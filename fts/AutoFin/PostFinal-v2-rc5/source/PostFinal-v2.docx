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1B7E" w14:textId="29673060" w:rsidR="00CB5F11" w:rsidRPr="005D74D1" w:rsidRDefault="007930A8" w:rsidP="007930A8">
      <w:pPr>
        <w:ind w:firstLine="0"/>
      </w:pPr>
      <w:r>
        <w:rPr>
          <w:noProof/>
          <w:lang w:eastAsia="ru-RU"/>
        </w:rPr>
        <w:t xml:space="preserve">                                                                                                 </w:t>
      </w:r>
      <w:r w:rsidRPr="005D74D1">
        <w:rPr>
          <w:noProof/>
          <w:lang w:eastAsia="ru-RU"/>
        </w:rPr>
        <w:t xml:space="preserve"> </w:t>
      </w:r>
    </w:p>
    <w:p w14:paraId="6BF998DE" w14:textId="0AA9DC4B" w:rsidR="005D10C8" w:rsidRPr="005D74D1" w:rsidRDefault="005D10C8" w:rsidP="00CB5F11"/>
    <w:p w14:paraId="3174CDBD" w14:textId="639C20B8" w:rsidR="005D10C8" w:rsidRPr="005D74D1" w:rsidRDefault="005D10C8" w:rsidP="00CB5F11"/>
    <w:p w14:paraId="77A0179F" w14:textId="77777777" w:rsidR="005D10C8" w:rsidRPr="005D74D1" w:rsidRDefault="005D10C8" w:rsidP="00CB5F11"/>
    <w:p w14:paraId="06BA5C03" w14:textId="77777777" w:rsidR="00CB5F11" w:rsidRPr="005D74D1" w:rsidRDefault="00CB5F11" w:rsidP="00CB5F11"/>
    <w:p w14:paraId="36688B26" w14:textId="77777777" w:rsidR="00CB5F11" w:rsidRPr="005D74D1" w:rsidRDefault="00CB5F11" w:rsidP="00CB5F11"/>
    <w:p w14:paraId="63AF0326" w14:textId="77777777" w:rsidR="00CB5F11" w:rsidRPr="005D74D1" w:rsidRDefault="00CB5F11" w:rsidP="00CB5F11"/>
    <w:p w14:paraId="4C18BA8C" w14:textId="77777777" w:rsidR="00CB5F11" w:rsidRPr="005D74D1" w:rsidRDefault="00CB5F11" w:rsidP="00CB5F11"/>
    <w:p w14:paraId="6BB95C5B" w14:textId="77777777" w:rsidR="00CB5F11" w:rsidRPr="005D74D1" w:rsidRDefault="00CB5F11" w:rsidP="00CB5F11"/>
    <w:p w14:paraId="0545506D" w14:textId="77777777" w:rsidR="008D0BBB" w:rsidRPr="005D74D1" w:rsidRDefault="008D0BBB" w:rsidP="00CB5F11"/>
    <w:p w14:paraId="262AA3B2" w14:textId="7FE37F2E" w:rsidR="00052F5C" w:rsidRPr="005D74D1" w:rsidRDefault="00052F5C" w:rsidP="00052F5C">
      <w:pPr>
        <w:spacing w:line="240" w:lineRule="atLeast"/>
        <w:jc w:val="center"/>
        <w:rPr>
          <w:b/>
          <w:bCs/>
          <w:sz w:val="40"/>
          <w:szCs w:val="40"/>
        </w:rPr>
      </w:pPr>
    </w:p>
    <w:p w14:paraId="221EF3B5" w14:textId="7BA700A4" w:rsidR="00516C6F" w:rsidRPr="005D74D1" w:rsidRDefault="00CF637A" w:rsidP="00516C6F">
      <w:pPr>
        <w:rPr>
          <w:b/>
          <w:sz w:val="40"/>
          <w:szCs w:val="40"/>
        </w:rPr>
      </w:pPr>
      <w:r>
        <w:rPr>
          <w:b/>
          <w:sz w:val="40"/>
          <w:szCs w:val="40"/>
        </w:rPr>
        <w:t>Функциональные требования</w:t>
      </w:r>
    </w:p>
    <w:p w14:paraId="4742253A" w14:textId="77777777" w:rsidR="005D74D1" w:rsidRPr="007D58E9" w:rsidRDefault="005D74D1" w:rsidP="00B31D97">
      <w:pPr>
        <w:rPr>
          <w:b/>
          <w:bCs/>
          <w:sz w:val="40"/>
          <w:szCs w:val="40"/>
        </w:rPr>
      </w:pPr>
      <w:r>
        <w:rPr>
          <w:b/>
          <w:bCs/>
          <w:sz w:val="40"/>
          <w:szCs w:val="40"/>
        </w:rPr>
        <w:t>Новый кредитный интерфейс</w:t>
      </w:r>
      <w:r w:rsidRPr="001D501C">
        <w:rPr>
          <w:b/>
          <w:bCs/>
          <w:sz w:val="40"/>
          <w:szCs w:val="40"/>
        </w:rPr>
        <w:t xml:space="preserve"> на базе конструктора приложений </w:t>
      </w:r>
      <w:r w:rsidRPr="001D501C">
        <w:rPr>
          <w:b/>
          <w:bCs/>
          <w:sz w:val="40"/>
          <w:szCs w:val="40"/>
          <w:lang w:val="en-US"/>
        </w:rPr>
        <w:t>FIS</w:t>
      </w:r>
      <w:r w:rsidRPr="001D501C">
        <w:rPr>
          <w:b/>
          <w:bCs/>
          <w:sz w:val="40"/>
          <w:szCs w:val="40"/>
        </w:rPr>
        <w:t xml:space="preserve"> </w:t>
      </w:r>
      <w:r w:rsidRPr="001D501C">
        <w:rPr>
          <w:b/>
          <w:bCs/>
          <w:sz w:val="40"/>
          <w:szCs w:val="40"/>
          <w:lang w:val="en-US"/>
        </w:rPr>
        <w:t>Platform</w:t>
      </w:r>
    </w:p>
    <w:p w14:paraId="4F2B1FF7" w14:textId="563C82FD" w:rsidR="008D0BBB" w:rsidRPr="005D74D1" w:rsidRDefault="00CF637A" w:rsidP="00B31D97">
      <w:pPr>
        <w:rPr>
          <w:sz w:val="40"/>
          <w:szCs w:val="40"/>
        </w:rPr>
      </w:pPr>
      <w:r>
        <w:rPr>
          <w:bCs/>
          <w:sz w:val="40"/>
          <w:szCs w:val="40"/>
        </w:rPr>
        <w:t>Раздел 4 «Заведение заявки на кредит»</w:t>
      </w:r>
    </w:p>
    <w:p w14:paraId="49352EA0" w14:textId="26EA2814" w:rsidR="00034B26" w:rsidRPr="005D74D1" w:rsidRDefault="00034B26" w:rsidP="00B31D97">
      <w:pPr>
        <w:rPr>
          <w:sz w:val="40"/>
          <w:szCs w:val="40"/>
        </w:rPr>
      </w:pPr>
    </w:p>
    <w:p w14:paraId="00105246" w14:textId="1AE8872B" w:rsidR="00034B26" w:rsidRPr="005D74D1" w:rsidRDefault="00034B26" w:rsidP="00B31D97">
      <w:pPr>
        <w:rPr>
          <w:sz w:val="40"/>
          <w:szCs w:val="40"/>
        </w:rPr>
      </w:pPr>
    </w:p>
    <w:p w14:paraId="659647C6" w14:textId="77777777" w:rsidR="00034B26" w:rsidRPr="005D74D1" w:rsidRDefault="00034B26" w:rsidP="00B31D97">
      <w:pPr>
        <w:rPr>
          <w:sz w:val="40"/>
          <w:szCs w:val="40"/>
        </w:rPr>
      </w:pPr>
    </w:p>
    <w:p w14:paraId="447633AD" w14:textId="77777777" w:rsidR="008D0BBB" w:rsidRPr="005D74D1" w:rsidRDefault="008D0BBB" w:rsidP="00CB5F11"/>
    <w:p w14:paraId="6F47D228" w14:textId="77777777" w:rsidR="008D0BBB" w:rsidRPr="005D74D1" w:rsidRDefault="008D0BBB" w:rsidP="00CB5F11"/>
    <w:p w14:paraId="31562AFD" w14:textId="77777777" w:rsidR="008D0BBB" w:rsidRPr="005D74D1" w:rsidRDefault="008D0BBB" w:rsidP="00CB5F11"/>
    <w:p w14:paraId="335DFDA2" w14:textId="3F0C9254" w:rsidR="008D0BBB" w:rsidRPr="005D74D1" w:rsidRDefault="008D0BBB" w:rsidP="00CB5F11"/>
    <w:p w14:paraId="60567E2D" w14:textId="407F637B" w:rsidR="00833DA2" w:rsidRPr="005D74D1" w:rsidRDefault="00833DA2" w:rsidP="00CB5F11"/>
    <w:p w14:paraId="72183302" w14:textId="481FD6F6" w:rsidR="00833DA2" w:rsidRPr="005D74D1" w:rsidRDefault="00833DA2" w:rsidP="00CB5F11"/>
    <w:p w14:paraId="088679C8" w14:textId="5F4D545D" w:rsidR="00833DA2" w:rsidRPr="005D74D1" w:rsidRDefault="00833DA2" w:rsidP="00CB5F11"/>
    <w:p w14:paraId="34AA53EB" w14:textId="293DD369" w:rsidR="00833DA2" w:rsidRPr="005D74D1" w:rsidRDefault="00833DA2" w:rsidP="00CB5F11"/>
    <w:p w14:paraId="023AF3B2" w14:textId="7C7A25A7" w:rsidR="00833DA2" w:rsidRPr="005D74D1" w:rsidRDefault="00833DA2" w:rsidP="00833DA2">
      <w:pPr>
        <w:ind w:firstLine="0"/>
      </w:pPr>
    </w:p>
    <w:p w14:paraId="0B0C0FA2" w14:textId="5B1EAC6F" w:rsidR="00833DA2" w:rsidRPr="005D74D1" w:rsidRDefault="00833DA2" w:rsidP="00833DA2">
      <w:pPr>
        <w:ind w:firstLine="0"/>
      </w:pPr>
    </w:p>
    <w:p w14:paraId="2A444ABD" w14:textId="39FE0A72" w:rsidR="008D0BBB" w:rsidRPr="003A5035" w:rsidRDefault="00833DA2" w:rsidP="00833DA2">
      <w:pPr>
        <w:spacing w:after="160" w:line="259" w:lineRule="auto"/>
        <w:ind w:firstLine="0"/>
        <w:jc w:val="center"/>
        <w:rPr>
          <w:b/>
          <w:lang w:val="en-US"/>
        </w:rPr>
      </w:pPr>
      <w:r w:rsidRPr="003A5035">
        <w:rPr>
          <w:b/>
          <w:lang w:val="en-US"/>
        </w:rPr>
        <w:t>202</w:t>
      </w:r>
      <w:r w:rsidR="007410C4">
        <w:rPr>
          <w:b/>
          <w:lang w:val="en-US"/>
        </w:rPr>
        <w:t>6</w:t>
      </w:r>
    </w:p>
    <w:sdt>
      <w:sdtPr>
        <w:id w:val="-1184280092"/>
        <w:docPartObj>
          <w:docPartGallery w:val="Table of Contents"/>
          <w:docPartUnique/>
        </w:docPartObj>
      </w:sdtPr>
      <w:sdtEndPr>
        <w:rPr>
          <w:b/>
          <w:bCs/>
        </w:rPr>
      </w:sdtEndPr>
      <w:sdtContent>
        <w:p w14:paraId="5227782D" w14:textId="77777777" w:rsidR="00FD65B5" w:rsidRPr="001115CC" w:rsidRDefault="00FD65B5" w:rsidP="001115CC">
          <w:pPr>
            <w:jc w:val="center"/>
          </w:pPr>
          <w:r w:rsidRPr="00FD65B5">
            <w:rPr>
              <w:b/>
              <w:sz w:val="32"/>
              <w:szCs w:val="32"/>
            </w:rPr>
            <w:t>Содержание</w:t>
          </w:r>
        </w:p>
        <w:p w14:paraId="4F3A28EB" w14:textId="77777777" w:rsidR="00FD65B5" w:rsidRPr="00FD65B5" w:rsidRDefault="00FD65B5" w:rsidP="00FD65B5">
          <w:pPr>
            <w:jc w:val="center"/>
            <w:rPr>
              <w:b/>
              <w:sz w:val="32"/>
              <w:szCs w:val="32"/>
            </w:rPr>
          </w:pPr>
        </w:p>
        <w:p w14:paraId="79C84440" w14:textId="68DD59B0" w:rsidR="00436E33" w:rsidRDefault="00FD65B5">
          <w:pPr>
            <w:pStyle w:val="12"/>
            <w:tabs>
              <w:tab w:val="right" w:leader="dot" w:pos="9345"/>
            </w:tabs>
            <w:rPr>
              <w:rFonts w:asciiTheme="minorHAnsi" w:eastAsiaTheme="minorEastAsia" w:hAnsiTheme="minorHAnsi"/>
              <w:noProof/>
              <w:color w:val="auto"/>
              <w:sz w:val="22"/>
              <w:lang w:eastAsia="ru-RU"/>
            </w:rPr>
          </w:pPr>
          <w:r w:rsidRPr="007410C4">
            <w:rPr>
              <w:highlight w:val="yellow"/>
            </w:rPr>
            <w:fldChar w:fldCharType="begin"/>
          </w:r>
          <w:r w:rsidRPr="007410C4">
            <w:rPr>
              <w:highlight w:val="yellow"/>
            </w:rPr>
            <w:instrText xml:space="preserve"> TOC \o "1-3" \h \z \u </w:instrText>
          </w:r>
          <w:r w:rsidRPr="007410C4">
            <w:rPr>
              <w:highlight w:val="yellow"/>
            </w:rPr>
            <w:fldChar w:fldCharType="separate"/>
          </w:r>
          <w:hyperlink w:anchor="_Toc234517535" w:history="1">
            <w:r w:rsidR="00436E33" w:rsidRPr="00892AED">
              <w:rPr>
                <w:rStyle w:val="aa"/>
                <w:rFonts w:cs="Times New Roman"/>
                <w:noProof/>
              </w:rPr>
              <w:t>История документа</w:t>
            </w:r>
            <w:r w:rsidR="00436E33">
              <w:rPr>
                <w:noProof/>
                <w:webHidden/>
              </w:rPr>
              <w:tab/>
            </w:r>
            <w:r w:rsidR="00436E33">
              <w:rPr>
                <w:noProof/>
                <w:webHidden/>
              </w:rPr>
              <w:fldChar w:fldCharType="begin"/>
            </w:r>
            <w:r w:rsidR="00436E33">
              <w:rPr>
                <w:noProof/>
                <w:webHidden/>
              </w:rPr>
              <w:instrText xml:space="preserve"> PAGEREF _Toc234517535 \h </w:instrText>
            </w:r>
            <w:r w:rsidR="00436E33">
              <w:rPr>
                <w:noProof/>
                <w:webHidden/>
              </w:rPr>
            </w:r>
            <w:r w:rsidR="00436E33">
              <w:rPr>
                <w:noProof/>
                <w:webHidden/>
              </w:rPr>
              <w:fldChar w:fldCharType="separate"/>
            </w:r>
            <w:r w:rsidR="00436E33">
              <w:rPr>
                <w:noProof/>
                <w:webHidden/>
              </w:rPr>
              <w:t>3</w:t>
            </w:r>
            <w:r w:rsidR="00436E33">
              <w:rPr>
                <w:noProof/>
                <w:webHidden/>
              </w:rPr>
              <w:fldChar w:fldCharType="end"/>
            </w:r>
          </w:hyperlink>
        </w:p>
        <w:p w14:paraId="12EF538C" w14:textId="1EDD4EEF" w:rsidR="00436E33" w:rsidRDefault="00F9653E">
          <w:pPr>
            <w:pStyle w:val="12"/>
            <w:tabs>
              <w:tab w:val="right" w:leader="dot" w:pos="9345"/>
            </w:tabs>
            <w:rPr>
              <w:rFonts w:asciiTheme="minorHAnsi" w:eastAsiaTheme="minorEastAsia" w:hAnsiTheme="minorHAnsi"/>
              <w:noProof/>
              <w:color w:val="auto"/>
              <w:sz w:val="22"/>
              <w:lang w:eastAsia="ru-RU"/>
            </w:rPr>
          </w:pPr>
          <w:hyperlink w:anchor="_Toc234517536" w:history="1">
            <w:r w:rsidR="00436E33" w:rsidRPr="00892AED">
              <w:rPr>
                <w:rStyle w:val="aa"/>
                <w:rFonts w:cs="Times New Roman"/>
                <w:noProof/>
              </w:rPr>
              <w:t>Термины, определения и сокращения</w:t>
            </w:r>
            <w:r w:rsidR="00436E33">
              <w:rPr>
                <w:noProof/>
                <w:webHidden/>
              </w:rPr>
              <w:tab/>
            </w:r>
            <w:r w:rsidR="00436E33">
              <w:rPr>
                <w:noProof/>
                <w:webHidden/>
              </w:rPr>
              <w:fldChar w:fldCharType="begin"/>
            </w:r>
            <w:r w:rsidR="00436E33">
              <w:rPr>
                <w:noProof/>
                <w:webHidden/>
              </w:rPr>
              <w:instrText xml:space="preserve"> PAGEREF _Toc234517536 \h </w:instrText>
            </w:r>
            <w:r w:rsidR="00436E33">
              <w:rPr>
                <w:noProof/>
                <w:webHidden/>
              </w:rPr>
            </w:r>
            <w:r w:rsidR="00436E33">
              <w:rPr>
                <w:noProof/>
                <w:webHidden/>
              </w:rPr>
              <w:fldChar w:fldCharType="separate"/>
            </w:r>
            <w:r w:rsidR="00436E33">
              <w:rPr>
                <w:noProof/>
                <w:webHidden/>
              </w:rPr>
              <w:t>3</w:t>
            </w:r>
            <w:r w:rsidR="00436E33">
              <w:rPr>
                <w:noProof/>
                <w:webHidden/>
              </w:rPr>
              <w:fldChar w:fldCharType="end"/>
            </w:r>
          </w:hyperlink>
        </w:p>
        <w:p w14:paraId="0264E4ED" w14:textId="06DE5357" w:rsidR="00436E33" w:rsidRDefault="00F9653E">
          <w:pPr>
            <w:pStyle w:val="12"/>
            <w:tabs>
              <w:tab w:val="right" w:leader="dot" w:pos="9345"/>
            </w:tabs>
            <w:rPr>
              <w:rFonts w:asciiTheme="minorHAnsi" w:eastAsiaTheme="minorEastAsia" w:hAnsiTheme="minorHAnsi"/>
              <w:noProof/>
              <w:color w:val="auto"/>
              <w:sz w:val="22"/>
              <w:lang w:eastAsia="ru-RU"/>
            </w:rPr>
          </w:pPr>
          <w:hyperlink w:anchor="_Toc234517537" w:history="1">
            <w:r w:rsidR="00436E33" w:rsidRPr="00892AED">
              <w:rPr>
                <w:rStyle w:val="aa"/>
                <w:noProof/>
              </w:rPr>
              <w:t>Ограничения</w:t>
            </w:r>
            <w:r w:rsidR="00436E33">
              <w:rPr>
                <w:noProof/>
                <w:webHidden/>
              </w:rPr>
              <w:tab/>
            </w:r>
            <w:r w:rsidR="00436E33">
              <w:rPr>
                <w:noProof/>
                <w:webHidden/>
              </w:rPr>
              <w:fldChar w:fldCharType="begin"/>
            </w:r>
            <w:r w:rsidR="00436E33">
              <w:rPr>
                <w:noProof/>
                <w:webHidden/>
              </w:rPr>
              <w:instrText xml:space="preserve"> PAGEREF _Toc234517537 \h </w:instrText>
            </w:r>
            <w:r w:rsidR="00436E33">
              <w:rPr>
                <w:noProof/>
                <w:webHidden/>
              </w:rPr>
            </w:r>
            <w:r w:rsidR="00436E33">
              <w:rPr>
                <w:noProof/>
                <w:webHidden/>
              </w:rPr>
              <w:fldChar w:fldCharType="separate"/>
            </w:r>
            <w:r w:rsidR="00436E33">
              <w:rPr>
                <w:noProof/>
                <w:webHidden/>
              </w:rPr>
              <w:t>4</w:t>
            </w:r>
            <w:r w:rsidR="00436E33">
              <w:rPr>
                <w:noProof/>
                <w:webHidden/>
              </w:rPr>
              <w:fldChar w:fldCharType="end"/>
            </w:r>
          </w:hyperlink>
        </w:p>
        <w:p w14:paraId="73AEFB03" w14:textId="0898C1C1" w:rsidR="00436E33" w:rsidRDefault="00F9653E">
          <w:pPr>
            <w:pStyle w:val="12"/>
            <w:tabs>
              <w:tab w:val="left" w:pos="1320"/>
              <w:tab w:val="right" w:leader="dot" w:pos="9345"/>
            </w:tabs>
            <w:rPr>
              <w:rFonts w:asciiTheme="minorHAnsi" w:eastAsiaTheme="minorEastAsia" w:hAnsiTheme="minorHAnsi"/>
              <w:noProof/>
              <w:color w:val="auto"/>
              <w:sz w:val="22"/>
              <w:lang w:eastAsia="ru-RU"/>
            </w:rPr>
          </w:pPr>
          <w:hyperlink w:anchor="_Toc234517538" w:history="1">
            <w:r w:rsidR="00436E33" w:rsidRPr="00892AED">
              <w:rPr>
                <w:rStyle w:val="aa"/>
                <w:noProof/>
              </w:rPr>
              <w:t>4.1.</w:t>
            </w:r>
            <w:r w:rsidR="00436E33">
              <w:rPr>
                <w:rFonts w:asciiTheme="minorHAnsi" w:eastAsiaTheme="minorEastAsia" w:hAnsiTheme="minorHAnsi"/>
                <w:noProof/>
                <w:color w:val="auto"/>
                <w:sz w:val="22"/>
                <w:lang w:eastAsia="ru-RU"/>
              </w:rPr>
              <w:tab/>
            </w:r>
            <w:r w:rsidR="00436E33" w:rsidRPr="00892AED">
              <w:rPr>
                <w:rStyle w:val="aa"/>
                <w:noProof/>
              </w:rPr>
              <w:t>Описание меню</w:t>
            </w:r>
            <w:r w:rsidR="00436E33">
              <w:rPr>
                <w:noProof/>
                <w:webHidden/>
              </w:rPr>
              <w:tab/>
            </w:r>
            <w:r w:rsidR="00436E33">
              <w:rPr>
                <w:noProof/>
                <w:webHidden/>
              </w:rPr>
              <w:fldChar w:fldCharType="begin"/>
            </w:r>
            <w:r w:rsidR="00436E33">
              <w:rPr>
                <w:noProof/>
                <w:webHidden/>
              </w:rPr>
              <w:instrText xml:space="preserve"> PAGEREF _Toc234517538 \h </w:instrText>
            </w:r>
            <w:r w:rsidR="00436E33">
              <w:rPr>
                <w:noProof/>
                <w:webHidden/>
              </w:rPr>
            </w:r>
            <w:r w:rsidR="00436E33">
              <w:rPr>
                <w:noProof/>
                <w:webHidden/>
              </w:rPr>
              <w:fldChar w:fldCharType="separate"/>
            </w:r>
            <w:r w:rsidR="00436E33">
              <w:rPr>
                <w:noProof/>
                <w:webHidden/>
              </w:rPr>
              <w:t>6</w:t>
            </w:r>
            <w:r w:rsidR="00436E33">
              <w:rPr>
                <w:noProof/>
                <w:webHidden/>
              </w:rPr>
              <w:fldChar w:fldCharType="end"/>
            </w:r>
          </w:hyperlink>
        </w:p>
        <w:p w14:paraId="1AE094A9" w14:textId="6A31DA99" w:rsidR="00436E33" w:rsidRDefault="00F9653E">
          <w:pPr>
            <w:pStyle w:val="12"/>
            <w:tabs>
              <w:tab w:val="left" w:pos="1320"/>
              <w:tab w:val="right" w:leader="dot" w:pos="9345"/>
            </w:tabs>
            <w:rPr>
              <w:rFonts w:asciiTheme="minorHAnsi" w:eastAsiaTheme="minorEastAsia" w:hAnsiTheme="minorHAnsi"/>
              <w:noProof/>
              <w:color w:val="auto"/>
              <w:sz w:val="22"/>
              <w:lang w:eastAsia="ru-RU"/>
            </w:rPr>
          </w:pPr>
          <w:hyperlink w:anchor="_Toc234517539" w:history="1">
            <w:r w:rsidR="00436E33" w:rsidRPr="00892AED">
              <w:rPr>
                <w:rStyle w:val="aa"/>
                <w:noProof/>
              </w:rPr>
              <w:t>4.2.</w:t>
            </w:r>
            <w:r w:rsidR="00436E33">
              <w:rPr>
                <w:rFonts w:asciiTheme="minorHAnsi" w:eastAsiaTheme="minorEastAsia" w:hAnsiTheme="minorHAnsi"/>
                <w:noProof/>
                <w:color w:val="auto"/>
                <w:sz w:val="22"/>
                <w:lang w:eastAsia="ru-RU"/>
              </w:rPr>
              <w:tab/>
            </w:r>
            <w:r w:rsidR="00436E33" w:rsidRPr="00892AED">
              <w:rPr>
                <w:rStyle w:val="aa"/>
                <w:noProof/>
              </w:rPr>
              <w:t>Меню «Заявки в системе»</w:t>
            </w:r>
            <w:r w:rsidR="00436E33">
              <w:rPr>
                <w:noProof/>
                <w:webHidden/>
              </w:rPr>
              <w:tab/>
            </w:r>
            <w:r w:rsidR="00436E33">
              <w:rPr>
                <w:noProof/>
                <w:webHidden/>
              </w:rPr>
              <w:fldChar w:fldCharType="begin"/>
            </w:r>
            <w:r w:rsidR="00436E33">
              <w:rPr>
                <w:noProof/>
                <w:webHidden/>
              </w:rPr>
              <w:instrText xml:space="preserve"> PAGEREF _Toc234517539 \h </w:instrText>
            </w:r>
            <w:r w:rsidR="00436E33">
              <w:rPr>
                <w:noProof/>
                <w:webHidden/>
              </w:rPr>
            </w:r>
            <w:r w:rsidR="00436E33">
              <w:rPr>
                <w:noProof/>
                <w:webHidden/>
              </w:rPr>
              <w:fldChar w:fldCharType="separate"/>
            </w:r>
            <w:r w:rsidR="00436E33">
              <w:rPr>
                <w:noProof/>
                <w:webHidden/>
              </w:rPr>
              <w:t>6</w:t>
            </w:r>
            <w:r w:rsidR="00436E33">
              <w:rPr>
                <w:noProof/>
                <w:webHidden/>
              </w:rPr>
              <w:fldChar w:fldCharType="end"/>
            </w:r>
          </w:hyperlink>
        </w:p>
        <w:p w14:paraId="34B3D776" w14:textId="120D5DDE" w:rsidR="00436E33" w:rsidRDefault="00F9653E">
          <w:pPr>
            <w:pStyle w:val="12"/>
            <w:tabs>
              <w:tab w:val="left" w:pos="1320"/>
              <w:tab w:val="right" w:leader="dot" w:pos="9345"/>
            </w:tabs>
            <w:rPr>
              <w:rFonts w:asciiTheme="minorHAnsi" w:eastAsiaTheme="minorEastAsia" w:hAnsiTheme="minorHAnsi"/>
              <w:noProof/>
              <w:color w:val="auto"/>
              <w:sz w:val="22"/>
              <w:lang w:eastAsia="ru-RU"/>
            </w:rPr>
          </w:pPr>
          <w:hyperlink w:anchor="_Toc234517540" w:history="1">
            <w:r w:rsidR="00436E33" w:rsidRPr="00892AED">
              <w:rPr>
                <w:rStyle w:val="aa"/>
                <w:noProof/>
              </w:rPr>
              <w:t>4.3.</w:t>
            </w:r>
            <w:r w:rsidR="00436E33">
              <w:rPr>
                <w:rFonts w:asciiTheme="minorHAnsi" w:eastAsiaTheme="minorEastAsia" w:hAnsiTheme="minorHAnsi"/>
                <w:noProof/>
                <w:color w:val="auto"/>
                <w:sz w:val="22"/>
                <w:lang w:eastAsia="ru-RU"/>
              </w:rPr>
              <w:tab/>
            </w:r>
            <w:r w:rsidR="00436E33" w:rsidRPr="00892AED">
              <w:rPr>
                <w:rStyle w:val="aa"/>
                <w:noProof/>
              </w:rPr>
              <w:t>Карточка «Заявка»</w:t>
            </w:r>
            <w:r w:rsidR="00436E33">
              <w:rPr>
                <w:noProof/>
                <w:webHidden/>
              </w:rPr>
              <w:tab/>
            </w:r>
            <w:r w:rsidR="00436E33">
              <w:rPr>
                <w:noProof/>
                <w:webHidden/>
              </w:rPr>
              <w:fldChar w:fldCharType="begin"/>
            </w:r>
            <w:r w:rsidR="00436E33">
              <w:rPr>
                <w:noProof/>
                <w:webHidden/>
              </w:rPr>
              <w:instrText xml:space="preserve"> PAGEREF _Toc234517540 \h </w:instrText>
            </w:r>
            <w:r w:rsidR="00436E33">
              <w:rPr>
                <w:noProof/>
                <w:webHidden/>
              </w:rPr>
            </w:r>
            <w:r w:rsidR="00436E33">
              <w:rPr>
                <w:noProof/>
                <w:webHidden/>
              </w:rPr>
              <w:fldChar w:fldCharType="separate"/>
            </w:r>
            <w:r w:rsidR="00436E33">
              <w:rPr>
                <w:noProof/>
                <w:webHidden/>
              </w:rPr>
              <w:t>10</w:t>
            </w:r>
            <w:r w:rsidR="00436E33">
              <w:rPr>
                <w:noProof/>
                <w:webHidden/>
              </w:rPr>
              <w:fldChar w:fldCharType="end"/>
            </w:r>
          </w:hyperlink>
        </w:p>
        <w:p w14:paraId="725D88F4" w14:textId="175E2816" w:rsidR="00436E33" w:rsidRDefault="00F9653E">
          <w:pPr>
            <w:pStyle w:val="12"/>
            <w:tabs>
              <w:tab w:val="left" w:pos="1320"/>
              <w:tab w:val="right" w:leader="dot" w:pos="9345"/>
            </w:tabs>
            <w:rPr>
              <w:rFonts w:asciiTheme="minorHAnsi" w:eastAsiaTheme="minorEastAsia" w:hAnsiTheme="minorHAnsi"/>
              <w:noProof/>
              <w:color w:val="auto"/>
              <w:sz w:val="22"/>
              <w:lang w:eastAsia="ru-RU"/>
            </w:rPr>
          </w:pPr>
          <w:hyperlink w:anchor="_Toc234517541" w:history="1">
            <w:r w:rsidR="00436E33" w:rsidRPr="00892AED">
              <w:rPr>
                <w:rStyle w:val="aa"/>
                <w:noProof/>
              </w:rPr>
              <w:t>4.4.</w:t>
            </w:r>
            <w:r w:rsidR="00436E33">
              <w:rPr>
                <w:rFonts w:asciiTheme="minorHAnsi" w:eastAsiaTheme="minorEastAsia" w:hAnsiTheme="minorHAnsi"/>
                <w:noProof/>
                <w:color w:val="auto"/>
                <w:sz w:val="22"/>
                <w:lang w:eastAsia="ru-RU"/>
              </w:rPr>
              <w:tab/>
            </w:r>
            <w:r w:rsidR="00436E33" w:rsidRPr="00892AED">
              <w:rPr>
                <w:rStyle w:val="aa"/>
                <w:noProof/>
              </w:rPr>
              <w:t>Требования к формированию печатных форм документов</w:t>
            </w:r>
            <w:r w:rsidR="00436E33">
              <w:rPr>
                <w:noProof/>
                <w:webHidden/>
              </w:rPr>
              <w:tab/>
            </w:r>
            <w:r w:rsidR="00436E33">
              <w:rPr>
                <w:noProof/>
                <w:webHidden/>
              </w:rPr>
              <w:fldChar w:fldCharType="begin"/>
            </w:r>
            <w:r w:rsidR="00436E33">
              <w:rPr>
                <w:noProof/>
                <w:webHidden/>
              </w:rPr>
              <w:instrText xml:space="preserve"> PAGEREF _Toc234517541 \h </w:instrText>
            </w:r>
            <w:r w:rsidR="00436E33">
              <w:rPr>
                <w:noProof/>
                <w:webHidden/>
              </w:rPr>
            </w:r>
            <w:r w:rsidR="00436E33">
              <w:rPr>
                <w:noProof/>
                <w:webHidden/>
              </w:rPr>
              <w:fldChar w:fldCharType="separate"/>
            </w:r>
            <w:r w:rsidR="00436E33">
              <w:rPr>
                <w:noProof/>
                <w:webHidden/>
              </w:rPr>
              <w:t>38</w:t>
            </w:r>
            <w:r w:rsidR="00436E33">
              <w:rPr>
                <w:noProof/>
                <w:webHidden/>
              </w:rPr>
              <w:fldChar w:fldCharType="end"/>
            </w:r>
          </w:hyperlink>
        </w:p>
        <w:p w14:paraId="095BF699" w14:textId="1CFB7D30" w:rsidR="00436E33" w:rsidRDefault="00F9653E">
          <w:pPr>
            <w:pStyle w:val="12"/>
            <w:tabs>
              <w:tab w:val="left" w:pos="1320"/>
              <w:tab w:val="right" w:leader="dot" w:pos="9345"/>
            </w:tabs>
            <w:rPr>
              <w:rFonts w:asciiTheme="minorHAnsi" w:eastAsiaTheme="minorEastAsia" w:hAnsiTheme="minorHAnsi"/>
              <w:noProof/>
              <w:color w:val="auto"/>
              <w:sz w:val="22"/>
              <w:lang w:eastAsia="ru-RU"/>
            </w:rPr>
          </w:pPr>
          <w:hyperlink w:anchor="_Toc234517542" w:history="1">
            <w:r w:rsidR="00436E33" w:rsidRPr="00892AED">
              <w:rPr>
                <w:rStyle w:val="aa"/>
                <w:noProof/>
              </w:rPr>
              <w:t>4.5.</w:t>
            </w:r>
            <w:r w:rsidR="00436E33">
              <w:rPr>
                <w:rFonts w:asciiTheme="minorHAnsi" w:eastAsiaTheme="minorEastAsia" w:hAnsiTheme="minorHAnsi"/>
                <w:noProof/>
                <w:color w:val="auto"/>
                <w:sz w:val="22"/>
                <w:lang w:eastAsia="ru-RU"/>
              </w:rPr>
              <w:tab/>
            </w:r>
            <w:r w:rsidR="00436E33" w:rsidRPr="00892AED">
              <w:rPr>
                <w:rStyle w:val="aa"/>
                <w:noProof/>
              </w:rPr>
              <w:t>Общие действия в карточке Универсальной заявки</w:t>
            </w:r>
            <w:r w:rsidR="00436E33">
              <w:rPr>
                <w:noProof/>
                <w:webHidden/>
              </w:rPr>
              <w:tab/>
            </w:r>
            <w:r w:rsidR="00436E33">
              <w:rPr>
                <w:noProof/>
                <w:webHidden/>
              </w:rPr>
              <w:fldChar w:fldCharType="begin"/>
            </w:r>
            <w:r w:rsidR="00436E33">
              <w:rPr>
                <w:noProof/>
                <w:webHidden/>
              </w:rPr>
              <w:instrText xml:space="preserve"> PAGEREF _Toc234517542 \h </w:instrText>
            </w:r>
            <w:r w:rsidR="00436E33">
              <w:rPr>
                <w:noProof/>
                <w:webHidden/>
              </w:rPr>
            </w:r>
            <w:r w:rsidR="00436E33">
              <w:rPr>
                <w:noProof/>
                <w:webHidden/>
              </w:rPr>
              <w:fldChar w:fldCharType="separate"/>
            </w:r>
            <w:r w:rsidR="00436E33">
              <w:rPr>
                <w:noProof/>
                <w:webHidden/>
              </w:rPr>
              <w:t>42</w:t>
            </w:r>
            <w:r w:rsidR="00436E33">
              <w:rPr>
                <w:noProof/>
                <w:webHidden/>
              </w:rPr>
              <w:fldChar w:fldCharType="end"/>
            </w:r>
          </w:hyperlink>
        </w:p>
        <w:p w14:paraId="28100C19" w14:textId="09520A32" w:rsidR="00436E33" w:rsidRDefault="00F9653E">
          <w:pPr>
            <w:pStyle w:val="12"/>
            <w:tabs>
              <w:tab w:val="right" w:leader="dot" w:pos="9345"/>
            </w:tabs>
            <w:rPr>
              <w:rFonts w:asciiTheme="minorHAnsi" w:eastAsiaTheme="minorEastAsia" w:hAnsiTheme="minorHAnsi"/>
              <w:noProof/>
              <w:color w:val="auto"/>
              <w:sz w:val="22"/>
              <w:lang w:eastAsia="ru-RU"/>
            </w:rPr>
          </w:pPr>
          <w:hyperlink w:anchor="_Toc234517543" w:history="1">
            <w:r w:rsidR="00436E33" w:rsidRPr="00892AED">
              <w:rPr>
                <w:rStyle w:val="aa"/>
                <w:noProof/>
              </w:rPr>
              <w:t>Приложение 1. Критерии визуальной оценки клиента</w:t>
            </w:r>
            <w:r w:rsidR="00436E33">
              <w:rPr>
                <w:noProof/>
                <w:webHidden/>
              </w:rPr>
              <w:tab/>
            </w:r>
            <w:r w:rsidR="00436E33">
              <w:rPr>
                <w:noProof/>
                <w:webHidden/>
              </w:rPr>
              <w:fldChar w:fldCharType="begin"/>
            </w:r>
            <w:r w:rsidR="00436E33">
              <w:rPr>
                <w:noProof/>
                <w:webHidden/>
              </w:rPr>
              <w:instrText xml:space="preserve"> PAGEREF _Toc234517543 \h </w:instrText>
            </w:r>
            <w:r w:rsidR="00436E33">
              <w:rPr>
                <w:noProof/>
                <w:webHidden/>
              </w:rPr>
            </w:r>
            <w:r w:rsidR="00436E33">
              <w:rPr>
                <w:noProof/>
                <w:webHidden/>
              </w:rPr>
              <w:fldChar w:fldCharType="separate"/>
            </w:r>
            <w:r w:rsidR="00436E33">
              <w:rPr>
                <w:noProof/>
                <w:webHidden/>
              </w:rPr>
              <w:t>42</w:t>
            </w:r>
            <w:r w:rsidR="00436E33">
              <w:rPr>
                <w:noProof/>
                <w:webHidden/>
              </w:rPr>
              <w:fldChar w:fldCharType="end"/>
            </w:r>
          </w:hyperlink>
        </w:p>
        <w:p w14:paraId="0AACDD9F" w14:textId="064ACB4C" w:rsidR="00436E33" w:rsidRDefault="00F9653E">
          <w:pPr>
            <w:pStyle w:val="12"/>
            <w:tabs>
              <w:tab w:val="right" w:leader="dot" w:pos="9345"/>
            </w:tabs>
            <w:rPr>
              <w:rFonts w:asciiTheme="minorHAnsi" w:eastAsiaTheme="minorEastAsia" w:hAnsiTheme="minorHAnsi"/>
              <w:noProof/>
              <w:color w:val="auto"/>
              <w:sz w:val="22"/>
              <w:lang w:eastAsia="ru-RU"/>
            </w:rPr>
          </w:pPr>
          <w:hyperlink w:anchor="_Toc234517544" w:history="1">
            <w:r w:rsidR="00436E33" w:rsidRPr="00892AED">
              <w:rPr>
                <w:rStyle w:val="aa"/>
                <w:noProof/>
              </w:rPr>
              <w:t>Приложение 2. Согласия/Проверки</w:t>
            </w:r>
            <w:r w:rsidR="00436E33">
              <w:rPr>
                <w:noProof/>
                <w:webHidden/>
              </w:rPr>
              <w:tab/>
            </w:r>
            <w:r w:rsidR="00436E33">
              <w:rPr>
                <w:noProof/>
                <w:webHidden/>
              </w:rPr>
              <w:fldChar w:fldCharType="begin"/>
            </w:r>
            <w:r w:rsidR="00436E33">
              <w:rPr>
                <w:noProof/>
                <w:webHidden/>
              </w:rPr>
              <w:instrText xml:space="preserve"> PAGEREF _Toc234517544 \h </w:instrText>
            </w:r>
            <w:r w:rsidR="00436E33">
              <w:rPr>
                <w:noProof/>
                <w:webHidden/>
              </w:rPr>
            </w:r>
            <w:r w:rsidR="00436E33">
              <w:rPr>
                <w:noProof/>
                <w:webHidden/>
              </w:rPr>
              <w:fldChar w:fldCharType="separate"/>
            </w:r>
            <w:r w:rsidR="00436E33">
              <w:rPr>
                <w:noProof/>
                <w:webHidden/>
              </w:rPr>
              <w:t>44</w:t>
            </w:r>
            <w:r w:rsidR="00436E33">
              <w:rPr>
                <w:noProof/>
                <w:webHidden/>
              </w:rPr>
              <w:fldChar w:fldCharType="end"/>
            </w:r>
          </w:hyperlink>
        </w:p>
        <w:p w14:paraId="03FFE5A4" w14:textId="27F19405" w:rsidR="00E56698" w:rsidRDefault="00FD65B5">
          <w:pPr>
            <w:rPr>
              <w:b/>
              <w:bCs/>
            </w:rPr>
          </w:pPr>
          <w:r w:rsidRPr="007410C4">
            <w:rPr>
              <w:b/>
              <w:bCs/>
              <w:highlight w:val="yellow"/>
            </w:rPr>
            <w:fldChar w:fldCharType="end"/>
          </w:r>
        </w:p>
        <w:p w14:paraId="1FBC2995" w14:textId="496E39E2" w:rsidR="00FD65B5" w:rsidRDefault="00F9653E"/>
      </w:sdtContent>
    </w:sdt>
    <w:p w14:paraId="75229CD9" w14:textId="77777777" w:rsidR="00E56698" w:rsidRDefault="00E56698">
      <w:pPr>
        <w:spacing w:after="160" w:line="259" w:lineRule="auto"/>
        <w:ind w:firstLine="0"/>
        <w:jc w:val="left"/>
        <w:sectPr w:rsidR="00E56698" w:rsidSect="00833DA2">
          <w:headerReference w:type="default" r:id="rId8"/>
          <w:footerReference w:type="default" r:id="rId9"/>
          <w:pgSz w:w="11906" w:h="16838"/>
          <w:pgMar w:top="1134" w:right="850" w:bottom="1134" w:left="1701" w:header="708" w:footer="708" w:gutter="0"/>
          <w:cols w:space="708"/>
          <w:titlePg/>
          <w:docGrid w:linePitch="360"/>
        </w:sectPr>
      </w:pPr>
    </w:p>
    <w:p w14:paraId="1180BB83" w14:textId="77777777" w:rsidR="00E226E5" w:rsidRPr="00A70B89" w:rsidRDefault="00E226E5" w:rsidP="00E226E5">
      <w:pPr>
        <w:pStyle w:val="10"/>
        <w:ind w:left="1429"/>
        <w:rPr>
          <w:rFonts w:cs="Times New Roman"/>
        </w:rPr>
      </w:pPr>
      <w:bookmarkStart w:id="0" w:name="_Toc520900510"/>
      <w:bookmarkStart w:id="1" w:name="_Toc527557330"/>
      <w:bookmarkStart w:id="2" w:name="_Toc212628653"/>
      <w:bookmarkStart w:id="3" w:name="_Toc212806165"/>
      <w:bookmarkStart w:id="4" w:name="_Toc212806320"/>
      <w:bookmarkStart w:id="5" w:name="_Toc214274374"/>
      <w:bookmarkStart w:id="6" w:name="_Toc220939204"/>
      <w:bookmarkStart w:id="7" w:name="_Toc234517535"/>
      <w:bookmarkStart w:id="8" w:name="_Toc525521237"/>
      <w:bookmarkStart w:id="9" w:name="_Toc526513428"/>
      <w:r w:rsidRPr="00A70B89">
        <w:rPr>
          <w:rFonts w:cs="Times New Roman"/>
        </w:rPr>
        <w:lastRenderedPageBreak/>
        <w:t>История документа</w:t>
      </w:r>
      <w:bookmarkEnd w:id="0"/>
      <w:bookmarkEnd w:id="1"/>
      <w:bookmarkEnd w:id="2"/>
      <w:bookmarkEnd w:id="3"/>
      <w:bookmarkEnd w:id="4"/>
      <w:bookmarkEnd w:id="5"/>
      <w:bookmarkEnd w:id="6"/>
      <w:bookmarkEnd w:id="7"/>
    </w:p>
    <w:p w14:paraId="12A65B12" w14:textId="77777777" w:rsidR="00E226E5" w:rsidRPr="00A70B89" w:rsidRDefault="00E226E5" w:rsidP="00E226E5">
      <w:pPr>
        <w:rPr>
          <w:rFonts w:cs="Times New Roman"/>
          <w:lang w:eastAsia="de-DE"/>
        </w:rPr>
      </w:pPr>
    </w:p>
    <w:tbl>
      <w:tblPr>
        <w:tblW w:w="943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40"/>
        <w:gridCol w:w="2416"/>
        <w:gridCol w:w="1080"/>
        <w:gridCol w:w="4500"/>
      </w:tblGrid>
      <w:tr w:rsidR="00E226E5" w:rsidRPr="00A70B89" w14:paraId="2275B12C" w14:textId="77777777" w:rsidTr="006337B1">
        <w:trPr>
          <w:cantSplit/>
          <w:trHeight w:val="231"/>
          <w:tblHead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008A26" w14:textId="77777777" w:rsidR="00E226E5" w:rsidRPr="00A70B89" w:rsidRDefault="00E226E5" w:rsidP="006337B1">
            <w:pPr>
              <w:spacing w:line="240" w:lineRule="auto"/>
              <w:ind w:firstLine="0"/>
              <w:jc w:val="center"/>
              <w:rPr>
                <w:rFonts w:cs="Times New Roman"/>
                <w:b/>
              </w:rPr>
            </w:pPr>
            <w:r w:rsidRPr="00A70B89">
              <w:rPr>
                <w:rFonts w:cs="Times New Roman"/>
                <w:b/>
              </w:rPr>
              <w:t>Дата</w:t>
            </w:r>
          </w:p>
        </w:tc>
        <w:tc>
          <w:tcPr>
            <w:tcW w:w="241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C087A8" w14:textId="77777777" w:rsidR="00E226E5" w:rsidRPr="00A70B89" w:rsidRDefault="00E226E5" w:rsidP="006337B1">
            <w:pPr>
              <w:spacing w:line="240" w:lineRule="auto"/>
              <w:ind w:firstLine="0"/>
              <w:jc w:val="center"/>
              <w:rPr>
                <w:rFonts w:cs="Times New Roman"/>
                <w:b/>
              </w:rPr>
            </w:pPr>
            <w:r w:rsidRPr="00A70B89">
              <w:rPr>
                <w:rFonts w:cs="Times New Roman"/>
                <w:b/>
              </w:rPr>
              <w:t>Авторы</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21062E" w14:textId="77777777" w:rsidR="00E226E5" w:rsidRPr="00A70B89" w:rsidRDefault="00E226E5" w:rsidP="006337B1">
            <w:pPr>
              <w:spacing w:line="240" w:lineRule="auto"/>
              <w:ind w:firstLine="0"/>
              <w:jc w:val="center"/>
              <w:rPr>
                <w:rFonts w:cs="Times New Roman"/>
                <w:b/>
              </w:rPr>
            </w:pPr>
            <w:r w:rsidRPr="00A70B89">
              <w:rPr>
                <w:rFonts w:cs="Times New Roman"/>
                <w:b/>
              </w:rPr>
              <w:t>Версия</w:t>
            </w:r>
          </w:p>
        </w:tc>
        <w:tc>
          <w:tcPr>
            <w:tcW w:w="45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F6FDDC" w14:textId="77777777" w:rsidR="00E226E5" w:rsidRPr="00A70B89" w:rsidRDefault="00E226E5" w:rsidP="006337B1">
            <w:pPr>
              <w:spacing w:line="240" w:lineRule="auto"/>
              <w:ind w:firstLine="0"/>
              <w:jc w:val="center"/>
              <w:rPr>
                <w:rFonts w:cs="Times New Roman"/>
                <w:b/>
              </w:rPr>
            </w:pPr>
            <w:r w:rsidRPr="00A70B89">
              <w:rPr>
                <w:rFonts w:cs="Times New Roman"/>
                <w:b/>
              </w:rPr>
              <w:t>Изменения/Причины</w:t>
            </w:r>
          </w:p>
        </w:tc>
      </w:tr>
      <w:tr w:rsidR="00E226E5" w:rsidRPr="00A70B89" w14:paraId="79E99B81" w14:textId="77777777" w:rsidTr="006337B1">
        <w:trPr>
          <w:tblHeader/>
        </w:trPr>
        <w:tc>
          <w:tcPr>
            <w:tcW w:w="1440" w:type="dxa"/>
            <w:tcBorders>
              <w:top w:val="single" w:sz="4" w:space="0" w:color="auto"/>
              <w:left w:val="single" w:sz="4" w:space="0" w:color="auto"/>
              <w:bottom w:val="single" w:sz="4" w:space="0" w:color="auto"/>
              <w:right w:val="single" w:sz="4" w:space="0" w:color="auto"/>
            </w:tcBorders>
          </w:tcPr>
          <w:p w14:paraId="181AAD11" w14:textId="1F6C7D1F" w:rsidR="00E226E5" w:rsidRPr="00A70B89" w:rsidRDefault="00E226E5" w:rsidP="006337B1">
            <w:pPr>
              <w:spacing w:line="240" w:lineRule="auto"/>
              <w:ind w:firstLine="0"/>
              <w:rPr>
                <w:rFonts w:cs="Times New Roman"/>
              </w:rPr>
            </w:pPr>
            <w:r>
              <w:rPr>
                <w:rFonts w:cs="Times New Roman"/>
              </w:rPr>
              <w:t>10.06.2026</w:t>
            </w:r>
          </w:p>
        </w:tc>
        <w:tc>
          <w:tcPr>
            <w:tcW w:w="2416" w:type="dxa"/>
            <w:tcBorders>
              <w:top w:val="single" w:sz="4" w:space="0" w:color="auto"/>
              <w:left w:val="single" w:sz="4" w:space="0" w:color="auto"/>
              <w:bottom w:val="single" w:sz="4" w:space="0" w:color="auto"/>
              <w:right w:val="single" w:sz="4" w:space="0" w:color="auto"/>
            </w:tcBorders>
          </w:tcPr>
          <w:p w14:paraId="526E34F9" w14:textId="48B4D587" w:rsidR="00E226E5" w:rsidRPr="00A70B89" w:rsidRDefault="00E226E5" w:rsidP="006337B1">
            <w:pPr>
              <w:spacing w:line="240" w:lineRule="auto"/>
              <w:ind w:firstLine="0"/>
              <w:rPr>
                <w:rFonts w:cs="Times New Roman"/>
              </w:rPr>
            </w:pPr>
            <w:r>
              <w:rPr>
                <w:rFonts w:cs="Times New Roman"/>
              </w:rPr>
              <w:t>Соболева А.</w:t>
            </w:r>
          </w:p>
        </w:tc>
        <w:tc>
          <w:tcPr>
            <w:tcW w:w="1080" w:type="dxa"/>
            <w:tcBorders>
              <w:top w:val="single" w:sz="4" w:space="0" w:color="auto"/>
              <w:left w:val="single" w:sz="4" w:space="0" w:color="auto"/>
              <w:bottom w:val="single" w:sz="4" w:space="0" w:color="auto"/>
              <w:right w:val="single" w:sz="4" w:space="0" w:color="auto"/>
            </w:tcBorders>
          </w:tcPr>
          <w:p w14:paraId="68F31F74" w14:textId="77777777" w:rsidR="00E226E5" w:rsidRPr="00A70B89" w:rsidRDefault="00E226E5" w:rsidP="006337B1">
            <w:pPr>
              <w:spacing w:line="240" w:lineRule="auto"/>
              <w:ind w:firstLine="0"/>
              <w:rPr>
                <w:rFonts w:cs="Times New Roman"/>
              </w:rPr>
            </w:pPr>
            <w:r w:rsidRPr="00A70B89">
              <w:rPr>
                <w:rFonts w:cs="Times New Roman"/>
                <w:lang w:val="en-US"/>
              </w:rPr>
              <w:t>v1</w:t>
            </w:r>
            <w:r w:rsidRPr="00A70B89">
              <w:rPr>
                <w:rFonts w:cs="Times New Roman"/>
              </w:rPr>
              <w:t>.0</w:t>
            </w:r>
          </w:p>
        </w:tc>
        <w:tc>
          <w:tcPr>
            <w:tcW w:w="4500" w:type="dxa"/>
            <w:tcBorders>
              <w:top w:val="single" w:sz="4" w:space="0" w:color="auto"/>
              <w:left w:val="single" w:sz="4" w:space="0" w:color="auto"/>
              <w:bottom w:val="single" w:sz="4" w:space="0" w:color="auto"/>
              <w:right w:val="single" w:sz="4" w:space="0" w:color="auto"/>
            </w:tcBorders>
          </w:tcPr>
          <w:p w14:paraId="520A8DAA" w14:textId="77777777" w:rsidR="00E226E5" w:rsidRPr="00A70B89" w:rsidRDefault="00E226E5" w:rsidP="006337B1">
            <w:pPr>
              <w:spacing w:line="240" w:lineRule="auto"/>
              <w:ind w:firstLine="0"/>
              <w:rPr>
                <w:rFonts w:cs="Times New Roman"/>
              </w:rPr>
            </w:pPr>
            <w:r w:rsidRPr="00A70B89">
              <w:rPr>
                <w:rFonts w:cs="Times New Roman"/>
              </w:rPr>
              <w:t>Первая версия документа</w:t>
            </w:r>
          </w:p>
        </w:tc>
      </w:tr>
      <w:tr w:rsidR="00E226E5" w:rsidRPr="00A70B89" w14:paraId="253CA64C" w14:textId="77777777" w:rsidTr="006337B1">
        <w:trPr>
          <w:tblHeader/>
        </w:trPr>
        <w:tc>
          <w:tcPr>
            <w:tcW w:w="1440" w:type="dxa"/>
            <w:tcBorders>
              <w:top w:val="single" w:sz="4" w:space="0" w:color="auto"/>
              <w:left w:val="single" w:sz="4" w:space="0" w:color="auto"/>
              <w:bottom w:val="single" w:sz="4" w:space="0" w:color="auto"/>
              <w:right w:val="single" w:sz="4" w:space="0" w:color="auto"/>
            </w:tcBorders>
          </w:tcPr>
          <w:p w14:paraId="7AB955AB" w14:textId="7D417EEC" w:rsidR="00E226E5" w:rsidRPr="00A70B89" w:rsidRDefault="00E226E5" w:rsidP="00E226E5">
            <w:pPr>
              <w:spacing w:line="240" w:lineRule="auto"/>
              <w:ind w:firstLine="0"/>
              <w:rPr>
                <w:rFonts w:cs="Times New Roman"/>
              </w:rPr>
            </w:pPr>
            <w:r>
              <w:rPr>
                <w:rFonts w:cs="Times New Roman"/>
              </w:rPr>
              <w:t>22.06.2026</w:t>
            </w:r>
          </w:p>
        </w:tc>
        <w:tc>
          <w:tcPr>
            <w:tcW w:w="2416" w:type="dxa"/>
            <w:tcBorders>
              <w:top w:val="single" w:sz="4" w:space="0" w:color="auto"/>
              <w:left w:val="single" w:sz="4" w:space="0" w:color="auto"/>
              <w:bottom w:val="single" w:sz="4" w:space="0" w:color="auto"/>
              <w:right w:val="single" w:sz="4" w:space="0" w:color="auto"/>
            </w:tcBorders>
          </w:tcPr>
          <w:p w14:paraId="33186839" w14:textId="25BBF9C4" w:rsidR="00E226E5" w:rsidRPr="00A70B89" w:rsidRDefault="00E226E5" w:rsidP="00E226E5">
            <w:pPr>
              <w:spacing w:line="240" w:lineRule="auto"/>
              <w:ind w:firstLine="0"/>
              <w:rPr>
                <w:rFonts w:cs="Times New Roman"/>
              </w:rPr>
            </w:pPr>
            <w:r>
              <w:rPr>
                <w:rFonts w:cs="Times New Roman"/>
              </w:rPr>
              <w:t>Соболева А.</w:t>
            </w:r>
          </w:p>
        </w:tc>
        <w:tc>
          <w:tcPr>
            <w:tcW w:w="1080" w:type="dxa"/>
            <w:tcBorders>
              <w:top w:val="single" w:sz="4" w:space="0" w:color="auto"/>
              <w:left w:val="single" w:sz="4" w:space="0" w:color="auto"/>
              <w:bottom w:val="single" w:sz="4" w:space="0" w:color="auto"/>
              <w:right w:val="single" w:sz="4" w:space="0" w:color="auto"/>
            </w:tcBorders>
          </w:tcPr>
          <w:p w14:paraId="4A632A26" w14:textId="5EF83F54" w:rsidR="00E226E5" w:rsidRPr="00A70B89" w:rsidRDefault="00E226E5" w:rsidP="00E226E5">
            <w:pPr>
              <w:spacing w:line="240" w:lineRule="auto"/>
              <w:ind w:firstLine="0"/>
              <w:rPr>
                <w:rFonts w:cs="Times New Roman"/>
                <w:lang w:val="en-US"/>
              </w:rPr>
            </w:pPr>
            <w:r w:rsidRPr="00A70B89">
              <w:rPr>
                <w:rFonts w:cs="Times New Roman"/>
                <w:lang w:val="en-US"/>
              </w:rPr>
              <w:t>v</w:t>
            </w:r>
            <w:r>
              <w:rPr>
                <w:rFonts w:cs="Times New Roman"/>
              </w:rPr>
              <w:t>2</w:t>
            </w:r>
            <w:r w:rsidRPr="00A70B89">
              <w:rPr>
                <w:rFonts w:cs="Times New Roman"/>
              </w:rPr>
              <w:t>.0</w:t>
            </w:r>
          </w:p>
        </w:tc>
        <w:tc>
          <w:tcPr>
            <w:tcW w:w="4500" w:type="dxa"/>
            <w:tcBorders>
              <w:top w:val="single" w:sz="4" w:space="0" w:color="auto"/>
              <w:left w:val="single" w:sz="4" w:space="0" w:color="auto"/>
              <w:bottom w:val="single" w:sz="4" w:space="0" w:color="auto"/>
              <w:right w:val="single" w:sz="4" w:space="0" w:color="auto"/>
            </w:tcBorders>
          </w:tcPr>
          <w:p w14:paraId="5954CCAB" w14:textId="77777777" w:rsidR="00E226E5" w:rsidRPr="00A70B89" w:rsidRDefault="00E226E5" w:rsidP="00E226E5">
            <w:pPr>
              <w:spacing w:line="240" w:lineRule="auto"/>
              <w:ind w:firstLine="0"/>
              <w:rPr>
                <w:rFonts w:cs="Times New Roman"/>
              </w:rPr>
            </w:pPr>
          </w:p>
        </w:tc>
      </w:tr>
      <w:tr w:rsidR="00C44CE3" w:rsidRPr="00A70B89" w14:paraId="23D1863C" w14:textId="77777777" w:rsidTr="006337B1">
        <w:trPr>
          <w:tblHeader/>
          <w:ins w:id="10" w:author="Соболева Анна" w:date="2026-07-09T16:13:00Z"/>
        </w:trPr>
        <w:tc>
          <w:tcPr>
            <w:tcW w:w="1440" w:type="dxa"/>
            <w:tcBorders>
              <w:top w:val="single" w:sz="4" w:space="0" w:color="auto"/>
              <w:left w:val="single" w:sz="4" w:space="0" w:color="auto"/>
              <w:bottom w:val="single" w:sz="4" w:space="0" w:color="auto"/>
              <w:right w:val="single" w:sz="4" w:space="0" w:color="auto"/>
            </w:tcBorders>
          </w:tcPr>
          <w:p w14:paraId="53C3DF65" w14:textId="6E946FE1" w:rsidR="00C44CE3" w:rsidRDefault="00C44CE3" w:rsidP="00C44CE3">
            <w:pPr>
              <w:spacing w:line="240" w:lineRule="auto"/>
              <w:ind w:firstLine="0"/>
              <w:rPr>
                <w:ins w:id="11" w:author="Соболева Анна" w:date="2026-07-09T16:13:00Z"/>
                <w:rFonts w:cs="Times New Roman"/>
              </w:rPr>
            </w:pPr>
            <w:ins w:id="12" w:author="Соболева Анна" w:date="2026-07-09T16:13:00Z">
              <w:r>
                <w:rPr>
                  <w:rFonts w:cs="Times New Roman"/>
                </w:rPr>
                <w:t>09.07.2026</w:t>
              </w:r>
            </w:ins>
          </w:p>
        </w:tc>
        <w:tc>
          <w:tcPr>
            <w:tcW w:w="2416" w:type="dxa"/>
            <w:tcBorders>
              <w:top w:val="single" w:sz="4" w:space="0" w:color="auto"/>
              <w:left w:val="single" w:sz="4" w:space="0" w:color="auto"/>
              <w:bottom w:val="single" w:sz="4" w:space="0" w:color="auto"/>
              <w:right w:val="single" w:sz="4" w:space="0" w:color="auto"/>
            </w:tcBorders>
          </w:tcPr>
          <w:p w14:paraId="1C5E0454" w14:textId="5E74AF8A" w:rsidR="00C44CE3" w:rsidRDefault="00C44CE3" w:rsidP="00C44CE3">
            <w:pPr>
              <w:spacing w:line="240" w:lineRule="auto"/>
              <w:ind w:firstLine="0"/>
              <w:rPr>
                <w:ins w:id="13" w:author="Соболева Анна" w:date="2026-07-09T16:13:00Z"/>
                <w:rFonts w:cs="Times New Roman"/>
              </w:rPr>
            </w:pPr>
            <w:ins w:id="14" w:author="Соболева Анна" w:date="2026-07-09T16:13:00Z">
              <w:r>
                <w:rPr>
                  <w:rFonts w:cs="Times New Roman"/>
                </w:rPr>
                <w:t>Соболева А.</w:t>
              </w:r>
            </w:ins>
          </w:p>
        </w:tc>
        <w:tc>
          <w:tcPr>
            <w:tcW w:w="1080" w:type="dxa"/>
            <w:tcBorders>
              <w:top w:val="single" w:sz="4" w:space="0" w:color="auto"/>
              <w:left w:val="single" w:sz="4" w:space="0" w:color="auto"/>
              <w:bottom w:val="single" w:sz="4" w:space="0" w:color="auto"/>
              <w:right w:val="single" w:sz="4" w:space="0" w:color="auto"/>
            </w:tcBorders>
          </w:tcPr>
          <w:p w14:paraId="5DD8CDCD" w14:textId="49401378" w:rsidR="00C44CE3" w:rsidRPr="00A70B89" w:rsidRDefault="00C44CE3" w:rsidP="00FF26C9">
            <w:pPr>
              <w:spacing w:line="240" w:lineRule="auto"/>
              <w:ind w:firstLine="0"/>
              <w:rPr>
                <w:ins w:id="15" w:author="Соболева Анна" w:date="2026-07-09T16:13:00Z"/>
                <w:rFonts w:cs="Times New Roman"/>
                <w:lang w:val="en-US"/>
              </w:rPr>
            </w:pPr>
            <w:ins w:id="16" w:author="Соболева Анна" w:date="2026-07-09T16:13:00Z">
              <w:r>
                <w:rPr>
                  <w:rFonts w:cs="Times New Roman"/>
                  <w:lang w:val="en-US"/>
                </w:rPr>
                <w:t xml:space="preserve">pf </w:t>
              </w:r>
              <w:r w:rsidRPr="00A70B89">
                <w:rPr>
                  <w:rFonts w:cs="Times New Roman"/>
                  <w:lang w:val="en-US"/>
                </w:rPr>
                <w:t>v</w:t>
              </w:r>
              <w:r>
                <w:rPr>
                  <w:rFonts w:cs="Times New Roman"/>
                  <w:lang w:val="en-US"/>
                </w:rPr>
                <w:t>1</w:t>
              </w:r>
              <w:r w:rsidRPr="00A70B89">
                <w:rPr>
                  <w:rFonts w:cs="Times New Roman"/>
                </w:rPr>
                <w:t>.0</w:t>
              </w:r>
            </w:ins>
          </w:p>
        </w:tc>
        <w:tc>
          <w:tcPr>
            <w:tcW w:w="4500" w:type="dxa"/>
            <w:tcBorders>
              <w:top w:val="single" w:sz="4" w:space="0" w:color="auto"/>
              <w:left w:val="single" w:sz="4" w:space="0" w:color="auto"/>
              <w:bottom w:val="single" w:sz="4" w:space="0" w:color="auto"/>
              <w:right w:val="single" w:sz="4" w:space="0" w:color="auto"/>
            </w:tcBorders>
          </w:tcPr>
          <w:p w14:paraId="6D255823" w14:textId="77777777" w:rsidR="00C44CE3" w:rsidRDefault="00BB289C" w:rsidP="00C44CE3">
            <w:pPr>
              <w:spacing w:line="240" w:lineRule="auto"/>
              <w:ind w:firstLine="0"/>
              <w:rPr>
                <w:ins w:id="17" w:author="Соболева Анна" w:date="2026-07-09T19:21:00Z"/>
                <w:rFonts w:cs="Times New Roman"/>
              </w:rPr>
            </w:pPr>
            <w:ins w:id="18" w:author="Соболева Анна" w:date="2026-07-09T19:21:00Z">
              <w:r>
                <w:rPr>
                  <w:rFonts w:cs="Times New Roman"/>
                </w:rPr>
                <w:t>Мелкие правки по тексту, исправление опечаток:</w:t>
              </w:r>
            </w:ins>
          </w:p>
          <w:p w14:paraId="432DFDD3" w14:textId="77777777" w:rsidR="00BB289C" w:rsidRDefault="00BB289C" w:rsidP="00BB289C">
            <w:pPr>
              <w:pStyle w:val="ae"/>
              <w:numPr>
                <w:ilvl w:val="0"/>
                <w:numId w:val="71"/>
              </w:numPr>
              <w:spacing w:line="240" w:lineRule="auto"/>
              <w:rPr>
                <w:ins w:id="19" w:author="Соболева Анна" w:date="2026-07-09T19:21:00Z"/>
                <w:rFonts w:cs="Times New Roman"/>
              </w:rPr>
            </w:pPr>
            <w:ins w:id="20" w:author="Соболева Анна" w:date="2026-07-09T19:21:00Z">
              <w:r>
                <w:rPr>
                  <w:rFonts w:cs="Times New Roman"/>
                </w:rPr>
                <w:t>Заменен макет на рисунке 1</w:t>
              </w:r>
            </w:ins>
          </w:p>
          <w:p w14:paraId="3588C7FD" w14:textId="77777777" w:rsidR="00BB289C" w:rsidRDefault="00BB289C" w:rsidP="00BB289C">
            <w:pPr>
              <w:pStyle w:val="ae"/>
              <w:numPr>
                <w:ilvl w:val="0"/>
                <w:numId w:val="71"/>
              </w:numPr>
              <w:spacing w:line="240" w:lineRule="auto"/>
              <w:rPr>
                <w:ins w:id="21" w:author="Соболева Анна" w:date="2026-07-09T19:22:00Z"/>
                <w:rFonts w:cs="Times New Roman"/>
              </w:rPr>
            </w:pPr>
            <w:ins w:id="22" w:author="Соболева Анна" w:date="2026-07-09T19:21:00Z">
              <w:r>
                <w:rPr>
                  <w:rFonts w:cs="Times New Roman"/>
                </w:rPr>
                <w:t xml:space="preserve">Наименование поля «Автор заведение» изменено </w:t>
              </w:r>
            </w:ins>
            <w:ins w:id="23" w:author="Соболева Анна" w:date="2026-07-09T19:22:00Z">
              <w:r>
                <w:rPr>
                  <w:rFonts w:cs="Times New Roman"/>
                </w:rPr>
                <w:t>на «Ответственный КМ» по тексту</w:t>
              </w:r>
            </w:ins>
          </w:p>
          <w:p w14:paraId="27F5F4DE" w14:textId="77777777" w:rsidR="00BB289C" w:rsidRDefault="00BB289C" w:rsidP="00BB289C">
            <w:pPr>
              <w:pStyle w:val="ae"/>
              <w:numPr>
                <w:ilvl w:val="0"/>
                <w:numId w:val="71"/>
              </w:numPr>
              <w:spacing w:line="240" w:lineRule="auto"/>
              <w:rPr>
                <w:ins w:id="24" w:author="Соболева Анна" w:date="2026-07-09T19:23:00Z"/>
                <w:rFonts w:cs="Times New Roman"/>
              </w:rPr>
            </w:pPr>
            <w:ins w:id="25" w:author="Соболева Анна" w:date="2026-07-09T19:23:00Z">
              <w:r>
                <w:rPr>
                  <w:rFonts w:cs="Times New Roman"/>
                </w:rPr>
                <w:t>Добавлено несколько ссылок на ФТ 2 Общие требования</w:t>
              </w:r>
            </w:ins>
          </w:p>
          <w:p w14:paraId="2B146130" w14:textId="77777777" w:rsidR="00BB289C" w:rsidRDefault="00BB289C" w:rsidP="00BB289C">
            <w:pPr>
              <w:pStyle w:val="ae"/>
              <w:numPr>
                <w:ilvl w:val="0"/>
                <w:numId w:val="71"/>
              </w:numPr>
              <w:spacing w:line="240" w:lineRule="auto"/>
              <w:rPr>
                <w:ins w:id="26" w:author="Соболева Анна" w:date="2026-07-09T19:23:00Z"/>
                <w:rFonts w:cs="Times New Roman"/>
              </w:rPr>
            </w:pPr>
            <w:ins w:id="27" w:author="Соболева Анна" w:date="2026-07-09T19:23:00Z">
              <w:r>
                <w:rPr>
                  <w:rFonts w:cs="Times New Roman"/>
                </w:rPr>
                <w:t>Скорректирован текст в окне подтверждения удаления участника</w:t>
              </w:r>
            </w:ins>
          </w:p>
          <w:p w14:paraId="07C355EA" w14:textId="77777777" w:rsidR="00BB289C" w:rsidRDefault="00BB289C" w:rsidP="00BB289C">
            <w:pPr>
              <w:pStyle w:val="ae"/>
              <w:numPr>
                <w:ilvl w:val="0"/>
                <w:numId w:val="71"/>
              </w:numPr>
              <w:spacing w:line="240" w:lineRule="auto"/>
              <w:rPr>
                <w:ins w:id="28" w:author="Соболева Анна" w:date="2026-07-09T19:24:00Z"/>
                <w:rFonts w:cs="Times New Roman"/>
              </w:rPr>
            </w:pPr>
            <w:ins w:id="29" w:author="Соболева Анна" w:date="2026-07-09T19:24:00Z">
              <w:r>
                <w:rPr>
                  <w:rFonts w:cs="Times New Roman"/>
                </w:rPr>
                <w:t>Скорректировано наименование кнопки «Нет» на «Отмена» (для унификации названий полей)</w:t>
              </w:r>
            </w:ins>
          </w:p>
          <w:p w14:paraId="615C0FA8" w14:textId="1168C113" w:rsidR="00BB289C" w:rsidRPr="00BB289C" w:rsidRDefault="00BB289C" w:rsidP="00BB289C">
            <w:pPr>
              <w:pStyle w:val="ae"/>
              <w:numPr>
                <w:ilvl w:val="0"/>
                <w:numId w:val="71"/>
              </w:numPr>
              <w:spacing w:line="240" w:lineRule="auto"/>
              <w:rPr>
                <w:ins w:id="30" w:author="Соболева Анна" w:date="2026-07-09T16:13:00Z"/>
                <w:rFonts w:cs="Times New Roman"/>
              </w:rPr>
            </w:pPr>
            <w:ins w:id="31" w:author="Соболева Анна" w:date="2026-07-09T19:24:00Z">
              <w:r>
                <w:rPr>
                  <w:rFonts w:cs="Times New Roman"/>
                </w:rPr>
                <w:t>Скорректирован перечень значений справочника ОПФ согласно справочнику Консультант Плюс</w:t>
              </w:r>
            </w:ins>
          </w:p>
        </w:tc>
      </w:tr>
      <w:tr w:rsidR="00EB6C26" w:rsidRPr="00A70B89" w14:paraId="61C98A64" w14:textId="77777777" w:rsidTr="006337B1">
        <w:trPr>
          <w:tblHeader/>
          <w:ins w:id="32" w:author="Соболева Анна" w:date="2026-07-13T17:38:00Z"/>
        </w:trPr>
        <w:tc>
          <w:tcPr>
            <w:tcW w:w="1440" w:type="dxa"/>
            <w:tcBorders>
              <w:top w:val="single" w:sz="4" w:space="0" w:color="auto"/>
              <w:left w:val="single" w:sz="4" w:space="0" w:color="auto"/>
              <w:bottom w:val="single" w:sz="4" w:space="0" w:color="auto"/>
              <w:right w:val="single" w:sz="4" w:space="0" w:color="auto"/>
            </w:tcBorders>
          </w:tcPr>
          <w:p w14:paraId="473128EE" w14:textId="4F2D749D" w:rsidR="00EB6C26" w:rsidRDefault="00EB6C26" w:rsidP="00EB6C26">
            <w:pPr>
              <w:spacing w:line="240" w:lineRule="auto"/>
              <w:ind w:firstLine="0"/>
              <w:rPr>
                <w:ins w:id="33" w:author="Соболева Анна" w:date="2026-07-13T17:38:00Z"/>
                <w:rFonts w:cs="Times New Roman"/>
              </w:rPr>
            </w:pPr>
            <w:ins w:id="34" w:author="Соболева Анна" w:date="2026-07-13T17:38:00Z">
              <w:r>
                <w:rPr>
                  <w:rFonts w:cs="Times New Roman"/>
                </w:rPr>
                <w:t>13.07.2026</w:t>
              </w:r>
            </w:ins>
          </w:p>
        </w:tc>
        <w:tc>
          <w:tcPr>
            <w:tcW w:w="2416" w:type="dxa"/>
            <w:tcBorders>
              <w:top w:val="single" w:sz="4" w:space="0" w:color="auto"/>
              <w:left w:val="single" w:sz="4" w:space="0" w:color="auto"/>
              <w:bottom w:val="single" w:sz="4" w:space="0" w:color="auto"/>
              <w:right w:val="single" w:sz="4" w:space="0" w:color="auto"/>
            </w:tcBorders>
          </w:tcPr>
          <w:p w14:paraId="43FC03E8" w14:textId="7AB7FFB2" w:rsidR="00EB6C26" w:rsidRDefault="00EB6C26" w:rsidP="00EB6C26">
            <w:pPr>
              <w:spacing w:line="240" w:lineRule="auto"/>
              <w:ind w:firstLine="0"/>
              <w:rPr>
                <w:ins w:id="35" w:author="Соболева Анна" w:date="2026-07-13T17:38:00Z"/>
                <w:rFonts w:cs="Times New Roman"/>
              </w:rPr>
            </w:pPr>
            <w:ins w:id="36" w:author="Соболева Анна" w:date="2026-07-13T17:39:00Z">
              <w:r>
                <w:rPr>
                  <w:rFonts w:cs="Times New Roman"/>
                </w:rPr>
                <w:t>Соболева А.</w:t>
              </w:r>
            </w:ins>
          </w:p>
        </w:tc>
        <w:tc>
          <w:tcPr>
            <w:tcW w:w="1080" w:type="dxa"/>
            <w:tcBorders>
              <w:top w:val="single" w:sz="4" w:space="0" w:color="auto"/>
              <w:left w:val="single" w:sz="4" w:space="0" w:color="auto"/>
              <w:bottom w:val="single" w:sz="4" w:space="0" w:color="auto"/>
              <w:right w:val="single" w:sz="4" w:space="0" w:color="auto"/>
            </w:tcBorders>
          </w:tcPr>
          <w:p w14:paraId="362EC621" w14:textId="5EB818CA" w:rsidR="00EB6C26" w:rsidRDefault="00EB6C26" w:rsidP="00EB6C26">
            <w:pPr>
              <w:spacing w:line="240" w:lineRule="auto"/>
              <w:ind w:firstLine="0"/>
              <w:rPr>
                <w:ins w:id="37" w:author="Соболева Анна" w:date="2026-07-13T17:38:00Z"/>
                <w:rFonts w:cs="Times New Roman"/>
                <w:lang w:val="en-US"/>
              </w:rPr>
            </w:pPr>
            <w:ins w:id="38" w:author="Соболева Анна" w:date="2026-07-13T17:39:00Z">
              <w:r>
                <w:rPr>
                  <w:rFonts w:cs="Times New Roman"/>
                  <w:lang w:val="en-US"/>
                </w:rPr>
                <w:t xml:space="preserve">pf </w:t>
              </w:r>
              <w:r w:rsidRPr="00A70B89">
                <w:rPr>
                  <w:rFonts w:cs="Times New Roman"/>
                  <w:lang w:val="en-US"/>
                </w:rPr>
                <w:t>v</w:t>
              </w:r>
              <w:r>
                <w:rPr>
                  <w:rFonts w:cs="Times New Roman"/>
                </w:rPr>
                <w:t>2</w:t>
              </w:r>
              <w:r w:rsidRPr="00A70B89">
                <w:rPr>
                  <w:rFonts w:cs="Times New Roman"/>
                </w:rPr>
                <w:t>.0</w:t>
              </w:r>
            </w:ins>
          </w:p>
        </w:tc>
        <w:tc>
          <w:tcPr>
            <w:tcW w:w="4500" w:type="dxa"/>
            <w:tcBorders>
              <w:top w:val="single" w:sz="4" w:space="0" w:color="auto"/>
              <w:left w:val="single" w:sz="4" w:space="0" w:color="auto"/>
              <w:bottom w:val="single" w:sz="4" w:space="0" w:color="auto"/>
              <w:right w:val="single" w:sz="4" w:space="0" w:color="auto"/>
            </w:tcBorders>
          </w:tcPr>
          <w:p w14:paraId="3B73BA94" w14:textId="2E255E70" w:rsidR="00EB6C26" w:rsidRDefault="00EB6C26" w:rsidP="00EB6C26">
            <w:pPr>
              <w:spacing w:line="240" w:lineRule="auto"/>
              <w:ind w:firstLine="0"/>
              <w:rPr>
                <w:ins w:id="39" w:author="Соболева Анна" w:date="2026-07-13T17:38:00Z"/>
                <w:rFonts w:cs="Times New Roman"/>
              </w:rPr>
            </w:pPr>
            <w:ins w:id="40" w:author="Соболева Анна" w:date="2026-07-13T17:43:00Z">
              <w:r>
                <w:rPr>
                  <w:rFonts w:cs="Times New Roman"/>
                </w:rPr>
                <w:t>Мелкие правки по тексту, исправление опечаток</w:t>
              </w:r>
            </w:ins>
          </w:p>
        </w:tc>
      </w:tr>
    </w:tbl>
    <w:p w14:paraId="6171A16C" w14:textId="248A9FCE" w:rsidR="00E226E5" w:rsidRDefault="00E226E5" w:rsidP="00282BD6"/>
    <w:p w14:paraId="2028A48B" w14:textId="77777777" w:rsidR="00282BD6" w:rsidRPr="00A70B89" w:rsidRDefault="00282BD6" w:rsidP="00282BD6">
      <w:pPr>
        <w:pStyle w:val="10"/>
        <w:rPr>
          <w:rFonts w:cs="Times New Roman"/>
          <w:lang w:val="en-US"/>
        </w:rPr>
      </w:pPr>
      <w:bookmarkStart w:id="41" w:name="_Toc212806166"/>
      <w:bookmarkStart w:id="42" w:name="_Toc212806321"/>
      <w:bookmarkStart w:id="43" w:name="_Toc214274375"/>
      <w:bookmarkStart w:id="44" w:name="_Toc220939205"/>
      <w:bookmarkStart w:id="45" w:name="_Toc234517536"/>
      <w:r w:rsidRPr="00A70B89">
        <w:rPr>
          <w:rFonts w:cs="Times New Roman"/>
        </w:rPr>
        <w:t>Термины, определения и сокращения</w:t>
      </w:r>
      <w:bookmarkEnd w:id="41"/>
      <w:bookmarkEnd w:id="42"/>
      <w:bookmarkEnd w:id="43"/>
      <w:bookmarkEnd w:id="44"/>
      <w:bookmarkEnd w:id="45"/>
    </w:p>
    <w:p w14:paraId="523D29FC" w14:textId="77777777" w:rsidR="00282BD6" w:rsidRPr="00A70B89" w:rsidRDefault="00282BD6" w:rsidP="00282BD6">
      <w:pPr>
        <w:rPr>
          <w:rFonts w:cs="Times New Roman"/>
          <w:lang w:val="en-US"/>
        </w:rPr>
      </w:pPr>
    </w:p>
    <w:tbl>
      <w:tblPr>
        <w:tblStyle w:val="a8"/>
        <w:tblW w:w="5000" w:type="pct"/>
        <w:tblLayout w:type="fixed"/>
        <w:tblLook w:val="04A0" w:firstRow="1" w:lastRow="0" w:firstColumn="1" w:lastColumn="0" w:noHBand="0" w:noVBand="1"/>
      </w:tblPr>
      <w:tblGrid>
        <w:gridCol w:w="2607"/>
        <w:gridCol w:w="6738"/>
      </w:tblGrid>
      <w:tr w:rsidR="00282BD6" w:rsidRPr="00A70B89" w14:paraId="5232E561" w14:textId="77777777" w:rsidTr="006337B1">
        <w:tc>
          <w:tcPr>
            <w:tcW w:w="1395" w:type="pct"/>
          </w:tcPr>
          <w:p w14:paraId="0F8078F3" w14:textId="77777777" w:rsidR="00282BD6" w:rsidRPr="00A70B89" w:rsidRDefault="00282BD6" w:rsidP="006337B1">
            <w:pPr>
              <w:spacing w:line="240" w:lineRule="auto"/>
              <w:ind w:firstLine="0"/>
              <w:jc w:val="center"/>
              <w:rPr>
                <w:rFonts w:cs="Times New Roman"/>
                <w:b/>
              </w:rPr>
            </w:pPr>
            <w:r w:rsidRPr="00A70B89">
              <w:rPr>
                <w:rFonts w:cs="Times New Roman"/>
                <w:b/>
              </w:rPr>
              <w:t>Сокращение</w:t>
            </w:r>
          </w:p>
        </w:tc>
        <w:tc>
          <w:tcPr>
            <w:tcW w:w="3605" w:type="pct"/>
          </w:tcPr>
          <w:p w14:paraId="4EACB1EE" w14:textId="77777777" w:rsidR="00282BD6" w:rsidRPr="00A70B89" w:rsidRDefault="00282BD6" w:rsidP="006337B1">
            <w:pPr>
              <w:spacing w:line="240" w:lineRule="auto"/>
              <w:ind w:firstLine="0"/>
              <w:jc w:val="center"/>
              <w:rPr>
                <w:rFonts w:cs="Times New Roman"/>
                <w:b/>
              </w:rPr>
            </w:pPr>
            <w:r w:rsidRPr="00A70B89">
              <w:rPr>
                <w:rFonts w:cs="Times New Roman"/>
                <w:b/>
              </w:rPr>
              <w:t>Полное наименование</w:t>
            </w:r>
          </w:p>
        </w:tc>
      </w:tr>
      <w:tr w:rsidR="00282BD6" w:rsidRPr="00A70B89" w14:paraId="370A7072" w14:textId="77777777" w:rsidTr="006337B1">
        <w:tc>
          <w:tcPr>
            <w:tcW w:w="1395" w:type="pct"/>
          </w:tcPr>
          <w:p w14:paraId="0596A5FD" w14:textId="77777777" w:rsidR="00282BD6" w:rsidRPr="00A70B89" w:rsidRDefault="00282BD6" w:rsidP="006337B1">
            <w:pPr>
              <w:spacing w:line="240" w:lineRule="auto"/>
              <w:ind w:firstLine="0"/>
              <w:rPr>
                <w:rFonts w:cs="Times New Roman"/>
              </w:rPr>
            </w:pPr>
            <w:r w:rsidRPr="00A70B89">
              <w:rPr>
                <w:rFonts w:cs="Times New Roman"/>
              </w:rPr>
              <w:t>Банк</w:t>
            </w:r>
          </w:p>
        </w:tc>
        <w:tc>
          <w:tcPr>
            <w:tcW w:w="3605" w:type="pct"/>
          </w:tcPr>
          <w:p w14:paraId="7F6A9606" w14:textId="2EA6658A" w:rsidR="00282BD6" w:rsidRPr="00A70B89" w:rsidRDefault="00282BD6" w:rsidP="006337B1">
            <w:pPr>
              <w:spacing w:line="240" w:lineRule="auto"/>
              <w:ind w:firstLine="0"/>
              <w:rPr>
                <w:rFonts w:cs="Times New Roman"/>
              </w:rPr>
            </w:pPr>
            <w:r>
              <w:rPr>
                <w:rFonts w:cs="Times New Roman"/>
              </w:rPr>
              <w:t xml:space="preserve">Авто </w:t>
            </w:r>
            <w:proofErr w:type="spellStart"/>
            <w:r>
              <w:rPr>
                <w:rFonts w:cs="Times New Roman"/>
              </w:rPr>
              <w:t>Финанс</w:t>
            </w:r>
            <w:proofErr w:type="spellEnd"/>
            <w:r>
              <w:rPr>
                <w:rFonts w:cs="Times New Roman"/>
              </w:rPr>
              <w:t xml:space="preserve"> Банк (заказчик)</w:t>
            </w:r>
          </w:p>
        </w:tc>
      </w:tr>
      <w:tr w:rsidR="00282BD6" w:rsidRPr="00A70B89" w14:paraId="6F923228" w14:textId="77777777" w:rsidTr="006337B1">
        <w:tc>
          <w:tcPr>
            <w:tcW w:w="1395" w:type="pct"/>
          </w:tcPr>
          <w:p w14:paraId="2688A074" w14:textId="77777777" w:rsidR="00282BD6" w:rsidRPr="00A70B89" w:rsidRDefault="00282BD6" w:rsidP="006337B1">
            <w:pPr>
              <w:spacing w:line="240" w:lineRule="auto"/>
              <w:ind w:firstLine="0"/>
              <w:rPr>
                <w:rFonts w:cs="Times New Roman"/>
              </w:rPr>
            </w:pPr>
            <w:r w:rsidRPr="00A70B89">
              <w:rPr>
                <w:rFonts w:cs="Times New Roman"/>
              </w:rPr>
              <w:t>Конструктор</w:t>
            </w:r>
          </w:p>
        </w:tc>
        <w:tc>
          <w:tcPr>
            <w:tcW w:w="3605" w:type="pct"/>
          </w:tcPr>
          <w:p w14:paraId="62805037" w14:textId="77777777" w:rsidR="00282BD6" w:rsidRPr="00A70B89" w:rsidRDefault="00282BD6" w:rsidP="006337B1">
            <w:pPr>
              <w:spacing w:line="240" w:lineRule="auto"/>
              <w:ind w:firstLine="0"/>
              <w:rPr>
                <w:rFonts w:cs="Times New Roman"/>
              </w:rPr>
            </w:pPr>
            <w:r w:rsidRPr="00A70B89">
              <w:rPr>
                <w:rFonts w:cs="Times New Roman"/>
              </w:rPr>
              <w:t xml:space="preserve">Конструктор приложений </w:t>
            </w:r>
            <w:r w:rsidRPr="00A70B89">
              <w:rPr>
                <w:rFonts w:cs="Times New Roman"/>
                <w:lang w:val="en-US"/>
              </w:rPr>
              <w:t>FIS Platform</w:t>
            </w:r>
          </w:p>
        </w:tc>
      </w:tr>
      <w:tr w:rsidR="00282BD6" w:rsidRPr="00A70B89" w14:paraId="5CAFDB23" w14:textId="77777777" w:rsidTr="006337B1">
        <w:tc>
          <w:tcPr>
            <w:tcW w:w="1395" w:type="pct"/>
          </w:tcPr>
          <w:p w14:paraId="519A0BB3" w14:textId="2D063B3A" w:rsidR="00282BD6" w:rsidRPr="00A70B89" w:rsidRDefault="00282BD6" w:rsidP="006337B1">
            <w:pPr>
              <w:spacing w:line="240" w:lineRule="auto"/>
              <w:ind w:firstLine="0"/>
              <w:rPr>
                <w:rFonts w:cs="Times New Roman"/>
              </w:rPr>
            </w:pPr>
            <w:r>
              <w:rPr>
                <w:rFonts w:cs="Times New Roman"/>
              </w:rPr>
              <w:t>НКИ</w:t>
            </w:r>
          </w:p>
        </w:tc>
        <w:tc>
          <w:tcPr>
            <w:tcW w:w="3605" w:type="pct"/>
          </w:tcPr>
          <w:p w14:paraId="1DBFA87F" w14:textId="07D4611E" w:rsidR="00282BD6" w:rsidRPr="00282BD6" w:rsidRDefault="00282BD6" w:rsidP="006337B1">
            <w:pPr>
              <w:spacing w:line="240" w:lineRule="auto"/>
              <w:ind w:firstLine="0"/>
              <w:rPr>
                <w:rFonts w:cs="Times New Roman"/>
              </w:rPr>
            </w:pPr>
            <w:r>
              <w:rPr>
                <w:rFonts w:cs="Times New Roman"/>
              </w:rPr>
              <w:t>Новый кредитный интерфейс (</w:t>
            </w:r>
            <w:r>
              <w:rPr>
                <w:rFonts w:cs="Times New Roman"/>
                <w:lang w:val="en-US"/>
              </w:rPr>
              <w:t>FIS)</w:t>
            </w:r>
          </w:p>
        </w:tc>
      </w:tr>
    </w:tbl>
    <w:p w14:paraId="75215C47" w14:textId="314EA18D" w:rsidR="00282BD6" w:rsidRDefault="00282BD6" w:rsidP="00282BD6"/>
    <w:p w14:paraId="309873B8" w14:textId="0BCF0915" w:rsidR="00282BD6" w:rsidRDefault="00282BD6" w:rsidP="00282BD6"/>
    <w:p w14:paraId="209C2D8B" w14:textId="77777777" w:rsidR="00282BD6" w:rsidRPr="00282BD6" w:rsidRDefault="00282BD6" w:rsidP="00282BD6">
      <w:pPr>
        <w:sectPr w:rsidR="00282BD6" w:rsidRPr="00282BD6">
          <w:pgSz w:w="11906" w:h="16838"/>
          <w:pgMar w:top="1134" w:right="850" w:bottom="1134" w:left="1701" w:header="708" w:footer="708" w:gutter="0"/>
          <w:cols w:space="708"/>
          <w:docGrid w:linePitch="360"/>
        </w:sectPr>
      </w:pPr>
    </w:p>
    <w:p w14:paraId="76BD8D22" w14:textId="1FECFB4E" w:rsidR="00E51359" w:rsidRDefault="00E51359" w:rsidP="00AF479B">
      <w:pPr>
        <w:pStyle w:val="10"/>
        <w:ind w:left="1072"/>
      </w:pPr>
      <w:bookmarkStart w:id="46" w:name="_Toc234517537"/>
      <w:commentRangeStart w:id="47"/>
      <w:commentRangeStart w:id="48"/>
      <w:r w:rsidRPr="009C4DB3">
        <w:lastRenderedPageBreak/>
        <w:t>Ограничения</w:t>
      </w:r>
      <w:bookmarkEnd w:id="8"/>
      <w:bookmarkEnd w:id="9"/>
      <w:bookmarkEnd w:id="46"/>
      <w:commentRangeEnd w:id="47"/>
      <w:r w:rsidR="00967542">
        <w:rPr>
          <w:rStyle w:val="af2"/>
          <w:sz w:val="32"/>
          <w:szCs w:val="32"/>
        </w:rPr>
        <w:commentReference w:id="47"/>
      </w:r>
      <w:commentRangeEnd w:id="48"/>
      <w:r w:rsidR="00F97CAE">
        <w:rPr>
          <w:rStyle w:val="af2"/>
          <w:rFonts w:eastAsiaTheme="minorHAnsi" w:cstheme="minorBidi"/>
          <w:b w:val="0"/>
        </w:rPr>
        <w:commentReference w:id="48"/>
      </w:r>
      <w:r>
        <w:t xml:space="preserve"> </w:t>
      </w:r>
    </w:p>
    <w:p w14:paraId="60DC36A7" w14:textId="77777777" w:rsidR="00E51359" w:rsidRPr="009C4DB3" w:rsidRDefault="00E51359" w:rsidP="00E51359"/>
    <w:p w14:paraId="3E448438" w14:textId="77777777" w:rsidR="008813DF" w:rsidRDefault="008813DF" w:rsidP="008813DF">
      <w:pPr>
        <w:pStyle w:val="ae"/>
        <w:numPr>
          <w:ilvl w:val="0"/>
          <w:numId w:val="1"/>
        </w:numPr>
        <w:ind w:left="0"/>
      </w:pPr>
      <w:r>
        <w:t>Значения полей на экранных формах (при наличии) указаны для примера, и не отражают реальные данные.</w:t>
      </w:r>
    </w:p>
    <w:p w14:paraId="65912752" w14:textId="77777777" w:rsidR="008813DF" w:rsidRDefault="008813DF" w:rsidP="008813DF">
      <w:pPr>
        <w:pStyle w:val="ae"/>
        <w:numPr>
          <w:ilvl w:val="0"/>
          <w:numId w:val="1"/>
        </w:numPr>
        <w:ind w:left="0"/>
      </w:pPr>
      <w:r w:rsidRPr="00AE1E6D">
        <w:t>Во всех требованиях ниже</w:t>
      </w:r>
      <w:r>
        <w:t xml:space="preserve"> по тексту</w:t>
      </w:r>
      <w:r w:rsidRPr="00AE1E6D">
        <w:t xml:space="preserve"> приоритетное значение имеет текстовое описание</w:t>
      </w:r>
      <w:r>
        <w:t xml:space="preserve"> (представленное в файле маппинга)</w:t>
      </w:r>
      <w:r w:rsidRPr="00AE1E6D">
        <w:t xml:space="preserve"> формы, фильтров, полей и т.д., а не их макет. При различиях считать верным описание в </w:t>
      </w:r>
      <w:r>
        <w:t>текстовом описании</w:t>
      </w:r>
      <w:r w:rsidRPr="00AE1E6D">
        <w:t>.</w:t>
      </w:r>
    </w:p>
    <w:p w14:paraId="0C9E5081" w14:textId="265C836A" w:rsidR="008813DF" w:rsidRDefault="008813DF" w:rsidP="008813DF">
      <w:pPr>
        <w:pStyle w:val="ae"/>
        <w:numPr>
          <w:ilvl w:val="0"/>
          <w:numId w:val="1"/>
        </w:numPr>
        <w:ind w:left="0"/>
      </w:pPr>
      <w:r>
        <w:t>Расположение полей</w:t>
      </w:r>
      <w:r w:rsidR="006678EE">
        <w:t xml:space="preserve"> в реализованном решении </w:t>
      </w:r>
      <w:r>
        <w:t xml:space="preserve">может отличаться от расположения полей на макетах экранных форм в текущем документе: изменение расположения полей согласовывается с бизнес-пользователями в рамках разработки. </w:t>
      </w:r>
    </w:p>
    <w:p w14:paraId="308324EE" w14:textId="77777777" w:rsidR="008813DF" w:rsidRDefault="008813DF" w:rsidP="008813DF">
      <w:pPr>
        <w:pStyle w:val="ae"/>
        <w:numPr>
          <w:ilvl w:val="0"/>
          <w:numId w:val="1"/>
        </w:numPr>
        <w:ind w:left="0"/>
      </w:pPr>
      <w:r>
        <w:t xml:space="preserve">Каждая табличная часть формы имеет возможность настройки отображения колонок по требованию пользователя, в заранее определенном диапазоне (диапазон колонок соответствует данным, хранимым в таблице). </w:t>
      </w:r>
    </w:p>
    <w:p w14:paraId="322C7D8D" w14:textId="77777777" w:rsidR="008813DF" w:rsidRPr="00D40761" w:rsidRDefault="008813DF" w:rsidP="008813DF">
      <w:pPr>
        <w:pStyle w:val="ae"/>
        <w:numPr>
          <w:ilvl w:val="0"/>
          <w:numId w:val="1"/>
        </w:numPr>
        <w:ind w:left="0"/>
      </w:pPr>
      <w:r w:rsidRPr="00D40761">
        <w:rPr>
          <w:rFonts w:cs="Times New Roman"/>
          <w:szCs w:val="24"/>
        </w:rPr>
        <w:t>Ограничения по типам данных:</w:t>
      </w:r>
    </w:p>
    <w:tbl>
      <w:tblPr>
        <w:tblStyle w:val="a8"/>
        <w:tblW w:w="9072" w:type="dxa"/>
        <w:tblInd w:w="-5" w:type="dxa"/>
        <w:tblLook w:val="04A0" w:firstRow="1" w:lastRow="0" w:firstColumn="1" w:lastColumn="0" w:noHBand="0" w:noVBand="1"/>
      </w:tblPr>
      <w:tblGrid>
        <w:gridCol w:w="2410"/>
        <w:gridCol w:w="6662"/>
      </w:tblGrid>
      <w:tr w:rsidR="008813DF" w14:paraId="321384B8" w14:textId="77777777" w:rsidTr="0092569A">
        <w:tc>
          <w:tcPr>
            <w:tcW w:w="2410" w:type="dxa"/>
            <w:shd w:val="clear" w:color="auto" w:fill="F2F2F2" w:themeFill="background1" w:themeFillShade="F2"/>
          </w:tcPr>
          <w:p w14:paraId="6FD961D0" w14:textId="77777777" w:rsidR="008813DF" w:rsidRPr="00CF39B4" w:rsidRDefault="008813DF" w:rsidP="008813DF">
            <w:pPr>
              <w:spacing w:line="240" w:lineRule="auto"/>
              <w:ind w:firstLine="0"/>
              <w:rPr>
                <w:rFonts w:cs="Times New Roman"/>
                <w:b/>
                <w:sz w:val="20"/>
                <w:szCs w:val="20"/>
              </w:rPr>
            </w:pPr>
            <w:r w:rsidRPr="00CF39B4">
              <w:rPr>
                <w:rFonts w:cs="Times New Roman"/>
                <w:b/>
                <w:sz w:val="20"/>
                <w:szCs w:val="20"/>
              </w:rPr>
              <w:t>Тип данных</w:t>
            </w:r>
          </w:p>
        </w:tc>
        <w:tc>
          <w:tcPr>
            <w:tcW w:w="6662" w:type="dxa"/>
            <w:shd w:val="clear" w:color="auto" w:fill="F2F2F2" w:themeFill="background1" w:themeFillShade="F2"/>
          </w:tcPr>
          <w:p w14:paraId="018A4F5E" w14:textId="77777777" w:rsidR="008813DF" w:rsidRPr="00CF39B4" w:rsidRDefault="008813DF" w:rsidP="008813DF">
            <w:pPr>
              <w:spacing w:line="240" w:lineRule="auto"/>
              <w:ind w:firstLine="0"/>
              <w:rPr>
                <w:rFonts w:cs="Times New Roman"/>
                <w:b/>
                <w:sz w:val="20"/>
                <w:szCs w:val="20"/>
              </w:rPr>
            </w:pPr>
            <w:r>
              <w:rPr>
                <w:rFonts w:cs="Times New Roman"/>
                <w:b/>
                <w:sz w:val="20"/>
                <w:szCs w:val="20"/>
              </w:rPr>
              <w:t>Ограничения</w:t>
            </w:r>
          </w:p>
        </w:tc>
      </w:tr>
      <w:tr w:rsidR="008813DF" w14:paraId="27B6BCC6" w14:textId="77777777" w:rsidTr="0092569A">
        <w:tc>
          <w:tcPr>
            <w:tcW w:w="2410" w:type="dxa"/>
          </w:tcPr>
          <w:p w14:paraId="31D749D5" w14:textId="77777777" w:rsidR="008813DF" w:rsidRPr="00CF39B4" w:rsidRDefault="008813DF" w:rsidP="008813DF">
            <w:pPr>
              <w:spacing w:line="240" w:lineRule="auto"/>
              <w:ind w:firstLine="0"/>
              <w:rPr>
                <w:rFonts w:cs="Times New Roman"/>
                <w:sz w:val="20"/>
                <w:szCs w:val="20"/>
              </w:rPr>
            </w:pPr>
            <w:r>
              <w:rPr>
                <w:rFonts w:cs="Times New Roman"/>
                <w:sz w:val="20"/>
                <w:szCs w:val="20"/>
              </w:rPr>
              <w:t>Текст</w:t>
            </w:r>
            <w:r w:rsidRPr="00755858">
              <w:rPr>
                <w:rFonts w:cs="Times New Roman"/>
                <w:sz w:val="20"/>
                <w:szCs w:val="20"/>
              </w:rPr>
              <w:t xml:space="preserve"> (</w:t>
            </w:r>
            <w:proofErr w:type="spellStart"/>
            <w:r w:rsidRPr="00755858">
              <w:rPr>
                <w:rFonts w:cs="Times New Roman"/>
                <w:sz w:val="20"/>
                <w:szCs w:val="20"/>
              </w:rPr>
              <w:t>string</w:t>
            </w:r>
            <w:proofErr w:type="spellEnd"/>
            <w:r w:rsidRPr="00755858">
              <w:rPr>
                <w:rFonts w:cs="Times New Roman"/>
                <w:sz w:val="20"/>
                <w:szCs w:val="20"/>
              </w:rPr>
              <w:t>)</w:t>
            </w:r>
          </w:p>
        </w:tc>
        <w:tc>
          <w:tcPr>
            <w:tcW w:w="6662" w:type="dxa"/>
          </w:tcPr>
          <w:p w14:paraId="2B383E32" w14:textId="77777777" w:rsidR="008813DF" w:rsidRPr="00CF39B4" w:rsidRDefault="008813DF" w:rsidP="008813DF">
            <w:pPr>
              <w:spacing w:line="240" w:lineRule="auto"/>
              <w:ind w:firstLine="0"/>
              <w:rPr>
                <w:rFonts w:cs="Times New Roman"/>
                <w:sz w:val="20"/>
                <w:szCs w:val="20"/>
              </w:rPr>
            </w:pPr>
            <w:r w:rsidRPr="005869E7">
              <w:rPr>
                <w:rFonts w:cs="Times New Roman"/>
                <w:sz w:val="20"/>
                <w:szCs w:val="20"/>
              </w:rPr>
              <w:t>Допустимое количество символов</w:t>
            </w:r>
            <w:r>
              <w:rPr>
                <w:rFonts w:cs="Times New Roman"/>
                <w:sz w:val="20"/>
                <w:szCs w:val="20"/>
              </w:rPr>
              <w:t>: 2000</w:t>
            </w:r>
          </w:p>
        </w:tc>
      </w:tr>
      <w:tr w:rsidR="008813DF" w14:paraId="0A4E67B2" w14:textId="77777777" w:rsidTr="0092569A">
        <w:tc>
          <w:tcPr>
            <w:tcW w:w="2410" w:type="dxa"/>
          </w:tcPr>
          <w:p w14:paraId="2874C765" w14:textId="77777777" w:rsidR="008813DF" w:rsidRPr="00D40761" w:rsidRDefault="008813DF" w:rsidP="008813DF">
            <w:pPr>
              <w:spacing w:line="240" w:lineRule="auto"/>
              <w:ind w:firstLine="0"/>
              <w:rPr>
                <w:rFonts w:cs="Times New Roman"/>
                <w:sz w:val="20"/>
                <w:szCs w:val="20"/>
              </w:rPr>
            </w:pPr>
            <w:r>
              <w:rPr>
                <w:rFonts w:cs="Times New Roman"/>
                <w:sz w:val="20"/>
                <w:szCs w:val="20"/>
              </w:rPr>
              <w:t>Длинный текст (</w:t>
            </w:r>
            <w:r>
              <w:rPr>
                <w:rFonts w:cs="Times New Roman"/>
                <w:sz w:val="20"/>
                <w:szCs w:val="20"/>
                <w:lang w:val="en-US"/>
              </w:rPr>
              <w:t>text</w:t>
            </w:r>
            <w:r>
              <w:rPr>
                <w:rFonts w:cs="Times New Roman"/>
                <w:sz w:val="20"/>
                <w:szCs w:val="20"/>
              </w:rPr>
              <w:t>)</w:t>
            </w:r>
          </w:p>
        </w:tc>
        <w:tc>
          <w:tcPr>
            <w:tcW w:w="6662" w:type="dxa"/>
          </w:tcPr>
          <w:p w14:paraId="23122627" w14:textId="77777777" w:rsidR="008813DF" w:rsidRPr="005869E7" w:rsidRDefault="008813DF" w:rsidP="008813DF">
            <w:pPr>
              <w:spacing w:line="240" w:lineRule="auto"/>
              <w:ind w:firstLine="0"/>
              <w:rPr>
                <w:rFonts w:cs="Times New Roman"/>
                <w:sz w:val="20"/>
                <w:szCs w:val="20"/>
              </w:rPr>
            </w:pPr>
            <w:r>
              <w:rPr>
                <w:rFonts w:cs="Times New Roman"/>
                <w:sz w:val="20"/>
                <w:szCs w:val="20"/>
              </w:rPr>
              <w:t>Максимальный размер значения:</w:t>
            </w:r>
            <w:r w:rsidRPr="00D841C5">
              <w:rPr>
                <w:rFonts w:cs="Times New Roman"/>
                <w:sz w:val="20"/>
                <w:szCs w:val="20"/>
              </w:rPr>
              <w:t xml:space="preserve"> ~2GB</w:t>
            </w:r>
          </w:p>
        </w:tc>
      </w:tr>
      <w:tr w:rsidR="008813DF" w14:paraId="0921A1F5" w14:textId="77777777" w:rsidTr="0092569A">
        <w:tc>
          <w:tcPr>
            <w:tcW w:w="2410" w:type="dxa"/>
          </w:tcPr>
          <w:p w14:paraId="7CECD85C" w14:textId="77777777" w:rsidR="008813DF" w:rsidRDefault="008813DF" w:rsidP="008813DF">
            <w:pPr>
              <w:spacing w:line="240" w:lineRule="auto"/>
              <w:ind w:firstLine="0"/>
              <w:rPr>
                <w:rFonts w:cs="Times New Roman"/>
                <w:sz w:val="20"/>
                <w:szCs w:val="20"/>
              </w:rPr>
            </w:pPr>
            <w:r w:rsidRPr="00755858">
              <w:rPr>
                <w:rFonts w:cs="Times New Roman"/>
                <w:sz w:val="20"/>
                <w:szCs w:val="20"/>
              </w:rPr>
              <w:t>Целое число (</w:t>
            </w:r>
            <w:proofErr w:type="spellStart"/>
            <w:r w:rsidRPr="00755858">
              <w:rPr>
                <w:rFonts w:cs="Times New Roman"/>
                <w:sz w:val="20"/>
                <w:szCs w:val="20"/>
              </w:rPr>
              <w:t>integer</w:t>
            </w:r>
            <w:proofErr w:type="spellEnd"/>
            <w:r w:rsidRPr="00755858">
              <w:rPr>
                <w:rFonts w:cs="Times New Roman"/>
                <w:sz w:val="20"/>
                <w:szCs w:val="20"/>
              </w:rPr>
              <w:t>)</w:t>
            </w:r>
          </w:p>
        </w:tc>
        <w:tc>
          <w:tcPr>
            <w:tcW w:w="6662" w:type="dxa"/>
          </w:tcPr>
          <w:p w14:paraId="25354EED" w14:textId="77777777" w:rsidR="008813DF" w:rsidRPr="005869E7" w:rsidRDefault="008813DF" w:rsidP="008813DF">
            <w:pPr>
              <w:spacing w:line="240" w:lineRule="auto"/>
              <w:ind w:firstLine="0"/>
              <w:rPr>
                <w:rFonts w:cs="Times New Roman"/>
                <w:sz w:val="20"/>
                <w:szCs w:val="20"/>
              </w:rPr>
            </w:pPr>
            <w:r>
              <w:rPr>
                <w:rFonts w:cs="Times New Roman"/>
                <w:sz w:val="20"/>
                <w:szCs w:val="20"/>
              </w:rPr>
              <w:t>Любые целые числа</w:t>
            </w:r>
            <w:r w:rsidRPr="00755858">
              <w:rPr>
                <w:rFonts w:cs="Times New Roman"/>
                <w:sz w:val="20"/>
                <w:szCs w:val="20"/>
              </w:rPr>
              <w:t xml:space="preserve"> в диапазоне ± </w:t>
            </w:r>
            <w:r w:rsidRPr="005926C5">
              <w:rPr>
                <w:rFonts w:cs="Times New Roman"/>
                <w:sz w:val="20"/>
                <w:szCs w:val="20"/>
              </w:rPr>
              <w:t>2147483648</w:t>
            </w:r>
          </w:p>
        </w:tc>
      </w:tr>
      <w:tr w:rsidR="008813DF" w14:paraId="4FAE0EA0" w14:textId="77777777" w:rsidTr="0092569A">
        <w:tc>
          <w:tcPr>
            <w:tcW w:w="2410" w:type="dxa"/>
          </w:tcPr>
          <w:p w14:paraId="6A4EEEE5" w14:textId="77777777" w:rsidR="008813DF" w:rsidRPr="00755858" w:rsidRDefault="008813DF" w:rsidP="008813DF">
            <w:pPr>
              <w:spacing w:line="240" w:lineRule="auto"/>
              <w:ind w:firstLine="0"/>
              <w:rPr>
                <w:rFonts w:cs="Times New Roman"/>
                <w:sz w:val="20"/>
                <w:szCs w:val="20"/>
              </w:rPr>
            </w:pPr>
            <w:r w:rsidRPr="00755858">
              <w:rPr>
                <w:rFonts w:cs="Times New Roman"/>
                <w:sz w:val="20"/>
                <w:szCs w:val="20"/>
              </w:rPr>
              <w:t>Дробное число (</w:t>
            </w:r>
            <w:proofErr w:type="spellStart"/>
            <w:r w:rsidRPr="00755858">
              <w:rPr>
                <w:rFonts w:cs="Times New Roman"/>
                <w:sz w:val="20"/>
                <w:szCs w:val="20"/>
              </w:rPr>
              <w:t>float</w:t>
            </w:r>
            <w:proofErr w:type="spellEnd"/>
            <w:r w:rsidRPr="00755858">
              <w:rPr>
                <w:rFonts w:cs="Times New Roman"/>
                <w:sz w:val="20"/>
                <w:szCs w:val="20"/>
              </w:rPr>
              <w:t>)</w:t>
            </w:r>
          </w:p>
        </w:tc>
        <w:tc>
          <w:tcPr>
            <w:tcW w:w="6662" w:type="dxa"/>
          </w:tcPr>
          <w:p w14:paraId="712FBE8D" w14:textId="77777777" w:rsidR="008813DF" w:rsidRPr="00755858" w:rsidRDefault="008813DF" w:rsidP="008813DF">
            <w:pPr>
              <w:spacing w:line="240" w:lineRule="auto"/>
              <w:ind w:firstLine="0"/>
              <w:rPr>
                <w:rFonts w:cs="Times New Roman"/>
                <w:sz w:val="20"/>
                <w:szCs w:val="20"/>
              </w:rPr>
            </w:pPr>
            <w:r>
              <w:rPr>
                <w:rFonts w:cs="Times New Roman"/>
                <w:sz w:val="20"/>
                <w:szCs w:val="20"/>
              </w:rPr>
              <w:t>Любые дробные (десятичные) числа</w:t>
            </w:r>
            <w:r w:rsidRPr="00755858">
              <w:rPr>
                <w:rFonts w:cs="Times New Roman"/>
                <w:sz w:val="20"/>
                <w:szCs w:val="20"/>
              </w:rPr>
              <w:t xml:space="preserve"> в диапазоне ± </w:t>
            </w:r>
            <w:r w:rsidRPr="005926C5">
              <w:rPr>
                <w:rFonts w:cs="Times New Roman"/>
                <w:sz w:val="20"/>
                <w:szCs w:val="20"/>
              </w:rPr>
              <w:t>2147483648</w:t>
            </w:r>
            <w:r>
              <w:rPr>
                <w:rFonts w:cs="Times New Roman"/>
                <w:sz w:val="20"/>
                <w:szCs w:val="20"/>
              </w:rPr>
              <w:t>. Максимальное количество знаков поле запятой - 16</w:t>
            </w:r>
          </w:p>
        </w:tc>
      </w:tr>
      <w:tr w:rsidR="008813DF" w14:paraId="42EBC701" w14:textId="77777777" w:rsidTr="0092569A">
        <w:tc>
          <w:tcPr>
            <w:tcW w:w="2410" w:type="dxa"/>
          </w:tcPr>
          <w:p w14:paraId="6373DD13" w14:textId="77777777" w:rsidR="008813DF" w:rsidRPr="00CF39B4" w:rsidRDefault="008813DF" w:rsidP="008813DF">
            <w:pPr>
              <w:spacing w:line="240" w:lineRule="auto"/>
              <w:ind w:firstLine="0"/>
              <w:rPr>
                <w:rFonts w:cs="Times New Roman"/>
                <w:sz w:val="20"/>
                <w:szCs w:val="20"/>
              </w:rPr>
            </w:pPr>
            <w:r w:rsidRPr="00755858">
              <w:rPr>
                <w:rFonts w:cs="Times New Roman"/>
                <w:sz w:val="20"/>
                <w:szCs w:val="20"/>
              </w:rPr>
              <w:t>Дата (</w:t>
            </w:r>
            <w:proofErr w:type="spellStart"/>
            <w:r w:rsidRPr="00755858">
              <w:rPr>
                <w:rFonts w:cs="Times New Roman"/>
                <w:sz w:val="20"/>
                <w:szCs w:val="20"/>
              </w:rPr>
              <w:t>date</w:t>
            </w:r>
            <w:proofErr w:type="spellEnd"/>
            <w:r w:rsidRPr="00755858">
              <w:rPr>
                <w:rFonts w:cs="Times New Roman"/>
                <w:sz w:val="20"/>
                <w:szCs w:val="20"/>
              </w:rPr>
              <w:t>)</w:t>
            </w:r>
          </w:p>
        </w:tc>
        <w:tc>
          <w:tcPr>
            <w:tcW w:w="6662" w:type="dxa"/>
          </w:tcPr>
          <w:p w14:paraId="6EF510A5"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 xml:space="preserve">Дата в формате </w:t>
            </w:r>
            <w:proofErr w:type="spellStart"/>
            <w:r w:rsidRPr="00E1075C">
              <w:rPr>
                <w:rFonts w:cs="Times New Roman"/>
                <w:sz w:val="20"/>
                <w:szCs w:val="20"/>
              </w:rPr>
              <w:t>дд.</w:t>
            </w:r>
            <w:proofErr w:type="gramStart"/>
            <w:r w:rsidRPr="00E1075C">
              <w:rPr>
                <w:rFonts w:cs="Times New Roman"/>
                <w:sz w:val="20"/>
                <w:szCs w:val="20"/>
              </w:rPr>
              <w:t>мм.гггг</w:t>
            </w:r>
            <w:proofErr w:type="spellEnd"/>
            <w:proofErr w:type="gramEnd"/>
            <w:r w:rsidRPr="00E1075C">
              <w:rPr>
                <w:rFonts w:cs="Times New Roman"/>
                <w:sz w:val="20"/>
                <w:szCs w:val="20"/>
              </w:rPr>
              <w:t>. При этом принимаются значения:</w:t>
            </w:r>
          </w:p>
          <w:p w14:paraId="4A8C759D" w14:textId="59FEBF59" w:rsidR="008813DF" w:rsidRPr="00E1075C" w:rsidRDefault="008813DF" w:rsidP="008813DF">
            <w:pPr>
              <w:spacing w:line="240" w:lineRule="auto"/>
              <w:ind w:firstLine="0"/>
              <w:rPr>
                <w:rFonts w:cs="Times New Roman"/>
                <w:sz w:val="20"/>
                <w:szCs w:val="20"/>
              </w:rPr>
            </w:pPr>
            <w:r w:rsidRPr="00E1075C">
              <w:rPr>
                <w:rFonts w:cs="Times New Roman"/>
                <w:sz w:val="20"/>
                <w:szCs w:val="20"/>
              </w:rPr>
              <w:t xml:space="preserve">•для года - целые положительные числа </w:t>
            </w:r>
            <w:proofErr w:type="gramStart"/>
            <w:r w:rsidRPr="00E1075C">
              <w:rPr>
                <w:rFonts w:cs="Times New Roman"/>
                <w:sz w:val="20"/>
                <w:szCs w:val="20"/>
              </w:rPr>
              <w:t>от  1900</w:t>
            </w:r>
            <w:proofErr w:type="gramEnd"/>
            <w:r w:rsidRPr="00E1075C">
              <w:rPr>
                <w:rFonts w:cs="Times New Roman"/>
                <w:sz w:val="20"/>
                <w:szCs w:val="20"/>
              </w:rPr>
              <w:t xml:space="preserve"> до 9999;</w:t>
            </w:r>
          </w:p>
          <w:p w14:paraId="0988E2A1"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•для месяца - целые числа в диапазоне от 01 до 12;</w:t>
            </w:r>
          </w:p>
          <w:p w14:paraId="636ADEC0"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•для дня - целые числа в диапазоне от 01 до 28/29/30/31 (в зависимости от выбранного месяца)</w:t>
            </w:r>
          </w:p>
          <w:p w14:paraId="15F068A9" w14:textId="77777777" w:rsidR="008813DF" w:rsidRPr="00CF39B4" w:rsidRDefault="008813DF" w:rsidP="008813DF">
            <w:pPr>
              <w:spacing w:line="240" w:lineRule="auto"/>
              <w:ind w:firstLine="0"/>
              <w:rPr>
                <w:rFonts w:cs="Times New Roman"/>
                <w:sz w:val="20"/>
                <w:szCs w:val="20"/>
              </w:rPr>
            </w:pPr>
            <w:r w:rsidRPr="00E1075C">
              <w:rPr>
                <w:rFonts w:cs="Times New Roman"/>
                <w:sz w:val="20"/>
                <w:szCs w:val="20"/>
              </w:rPr>
              <w:t>При сохранении данных в поле "Дата" НЕ происходит сдвиг данной даты по часовому поясу сервера базы данных относительно часового пояса пользователя - в базу данных сохраняется дата, указанная пользователем или системой.</w:t>
            </w:r>
          </w:p>
        </w:tc>
      </w:tr>
      <w:tr w:rsidR="008813DF" w14:paraId="2BA41163" w14:textId="77777777" w:rsidTr="0092569A">
        <w:tc>
          <w:tcPr>
            <w:tcW w:w="2410" w:type="dxa"/>
          </w:tcPr>
          <w:p w14:paraId="6A3E4043" w14:textId="77777777" w:rsidR="008813DF" w:rsidRPr="00CF39B4" w:rsidRDefault="008813DF" w:rsidP="008813DF">
            <w:pPr>
              <w:spacing w:line="240" w:lineRule="auto"/>
              <w:ind w:firstLine="0"/>
              <w:rPr>
                <w:rFonts w:cs="Times New Roman"/>
                <w:sz w:val="20"/>
                <w:szCs w:val="20"/>
              </w:rPr>
            </w:pPr>
            <w:r w:rsidRPr="00755858">
              <w:rPr>
                <w:rFonts w:cs="Times New Roman"/>
                <w:sz w:val="20"/>
                <w:szCs w:val="20"/>
              </w:rPr>
              <w:t>Дата и время (</w:t>
            </w:r>
            <w:proofErr w:type="spellStart"/>
            <w:r w:rsidRPr="00755858">
              <w:rPr>
                <w:rFonts w:cs="Times New Roman"/>
                <w:sz w:val="20"/>
                <w:szCs w:val="20"/>
              </w:rPr>
              <w:t>datetime</w:t>
            </w:r>
            <w:proofErr w:type="spellEnd"/>
            <w:r w:rsidRPr="00755858">
              <w:rPr>
                <w:rFonts w:cs="Times New Roman"/>
                <w:sz w:val="20"/>
                <w:szCs w:val="20"/>
              </w:rPr>
              <w:t>)</w:t>
            </w:r>
          </w:p>
        </w:tc>
        <w:tc>
          <w:tcPr>
            <w:tcW w:w="6662" w:type="dxa"/>
          </w:tcPr>
          <w:p w14:paraId="71342E71"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 xml:space="preserve">Дата и время в формате </w:t>
            </w:r>
            <w:proofErr w:type="spellStart"/>
            <w:r w:rsidRPr="00E1075C">
              <w:rPr>
                <w:rFonts w:cs="Times New Roman"/>
                <w:sz w:val="20"/>
                <w:szCs w:val="20"/>
              </w:rPr>
              <w:t>дд.</w:t>
            </w:r>
            <w:proofErr w:type="gramStart"/>
            <w:r w:rsidRPr="00E1075C">
              <w:rPr>
                <w:rFonts w:cs="Times New Roman"/>
                <w:sz w:val="20"/>
                <w:szCs w:val="20"/>
              </w:rPr>
              <w:t>мм.гггг</w:t>
            </w:r>
            <w:proofErr w:type="spellEnd"/>
            <w:proofErr w:type="gramEnd"/>
            <w:r w:rsidRPr="00E1075C">
              <w:rPr>
                <w:rFonts w:cs="Times New Roman"/>
                <w:sz w:val="20"/>
                <w:szCs w:val="20"/>
              </w:rPr>
              <w:t xml:space="preserve"> </w:t>
            </w:r>
            <w:proofErr w:type="spellStart"/>
            <w:r w:rsidRPr="00E1075C">
              <w:rPr>
                <w:rFonts w:cs="Times New Roman"/>
                <w:sz w:val="20"/>
                <w:szCs w:val="20"/>
              </w:rPr>
              <w:t>чч:мм:cc</w:t>
            </w:r>
            <w:proofErr w:type="spellEnd"/>
            <w:r w:rsidRPr="00E1075C">
              <w:rPr>
                <w:rFonts w:cs="Times New Roman"/>
                <w:sz w:val="20"/>
                <w:szCs w:val="20"/>
              </w:rPr>
              <w:t>. При этом принимаются значения:</w:t>
            </w:r>
          </w:p>
          <w:p w14:paraId="79E698A9"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•для года - целые положительные числа от 1900 до 9999;</w:t>
            </w:r>
          </w:p>
          <w:p w14:paraId="1E7B9617"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•для месяца - целые числа в диапазоне от 01 до 12;</w:t>
            </w:r>
          </w:p>
          <w:p w14:paraId="0639AC3A"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•для дня - целые числа в диапазоне от 01 до 28/29/30/31 (в зависимости от выбранного месяца);</w:t>
            </w:r>
          </w:p>
          <w:p w14:paraId="6D90E590"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•для часов - целые числа от 00 до 23;</w:t>
            </w:r>
          </w:p>
          <w:p w14:paraId="6AC3C3DD"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•для минут - целые числа от 00 до 59;</w:t>
            </w:r>
          </w:p>
          <w:p w14:paraId="733DED8B"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•для секунд - целые числа от 00 до 59.</w:t>
            </w:r>
          </w:p>
          <w:p w14:paraId="29CEDBCB"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Максимальное значение допустимое к вводу пользователем - 23:59:59. При попытке ввода большего значения система не позволит сохранить введенное значение.</w:t>
            </w:r>
          </w:p>
          <w:p w14:paraId="7FD2BC9B"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Если в поле в формате DATETIME частично указать значение (только дату или только время), то введенное значение будет интерпретироваться как NULL).</w:t>
            </w:r>
          </w:p>
          <w:p w14:paraId="529A798C" w14:textId="77777777" w:rsidR="008813DF" w:rsidRPr="00E1075C" w:rsidRDefault="008813DF" w:rsidP="008813DF">
            <w:pPr>
              <w:spacing w:line="240" w:lineRule="auto"/>
              <w:ind w:firstLine="0"/>
              <w:rPr>
                <w:rFonts w:cs="Times New Roman"/>
                <w:sz w:val="20"/>
                <w:szCs w:val="20"/>
              </w:rPr>
            </w:pPr>
            <w:r w:rsidRPr="00E1075C">
              <w:rPr>
                <w:rFonts w:cs="Times New Roman"/>
                <w:sz w:val="20"/>
                <w:szCs w:val="20"/>
              </w:rPr>
              <w:t xml:space="preserve">Операционные системы серверов системы </w:t>
            </w:r>
            <w:r>
              <w:rPr>
                <w:rFonts w:cs="Times New Roman"/>
                <w:sz w:val="20"/>
                <w:szCs w:val="20"/>
              </w:rPr>
              <w:t>СИСТЕМЕ</w:t>
            </w:r>
            <w:r w:rsidRPr="00E1075C">
              <w:rPr>
                <w:rFonts w:cs="Times New Roman"/>
                <w:sz w:val="20"/>
                <w:szCs w:val="20"/>
              </w:rPr>
              <w:t xml:space="preserve"> и базы данных, будут настроены на часовой пояс GMT+3 (Москва). При сохранении данных с поля «Дата и время» пользователем в интерфейсе, происходит сдвиг данной даты по часовому поясу операционной системы базы данных относительно </w:t>
            </w:r>
            <w:r w:rsidRPr="00E1075C">
              <w:rPr>
                <w:rFonts w:cs="Times New Roman"/>
                <w:sz w:val="20"/>
                <w:szCs w:val="20"/>
              </w:rPr>
              <w:lastRenderedPageBreak/>
              <w:t>часового пояса пользователя, т.е. в базу данных сохраняется дата и время по часовому поясу GMT+3 (Москва).</w:t>
            </w:r>
          </w:p>
          <w:p w14:paraId="0B35D7CA" w14:textId="77777777" w:rsidR="008813DF" w:rsidRPr="00CF39B4" w:rsidRDefault="008813DF" w:rsidP="008813DF">
            <w:pPr>
              <w:spacing w:line="240" w:lineRule="auto"/>
              <w:ind w:firstLine="0"/>
              <w:rPr>
                <w:rFonts w:cs="Times New Roman"/>
                <w:sz w:val="20"/>
                <w:szCs w:val="20"/>
              </w:rPr>
            </w:pPr>
            <w:r w:rsidRPr="00E1075C">
              <w:rPr>
                <w:rFonts w:cs="Times New Roman"/>
                <w:sz w:val="20"/>
                <w:szCs w:val="20"/>
              </w:rPr>
              <w:t xml:space="preserve">Система </w:t>
            </w:r>
            <w:r>
              <w:rPr>
                <w:rFonts w:cs="Times New Roman"/>
                <w:sz w:val="20"/>
                <w:szCs w:val="20"/>
              </w:rPr>
              <w:t>СИСТЕМЕ</w:t>
            </w:r>
            <w:r w:rsidRPr="00E1075C">
              <w:rPr>
                <w:rFonts w:cs="Times New Roman"/>
                <w:sz w:val="20"/>
                <w:szCs w:val="20"/>
              </w:rPr>
              <w:t xml:space="preserve"> не допускает возможности настройки поля на экране для работы с типом данных «Дата», если его значение требуется сохранить в поле источника данных системы </w:t>
            </w:r>
            <w:r>
              <w:rPr>
                <w:rFonts w:cs="Times New Roman"/>
                <w:sz w:val="20"/>
                <w:szCs w:val="20"/>
              </w:rPr>
              <w:t>СИСТЕМЕ</w:t>
            </w:r>
            <w:r w:rsidRPr="00E1075C">
              <w:rPr>
                <w:rFonts w:cs="Times New Roman"/>
                <w:sz w:val="20"/>
                <w:szCs w:val="20"/>
              </w:rPr>
              <w:t>, которое имеет тип данных «Дата и время».</w:t>
            </w:r>
          </w:p>
        </w:tc>
      </w:tr>
      <w:tr w:rsidR="008813DF" w14:paraId="21632835" w14:textId="77777777" w:rsidTr="0092569A">
        <w:tc>
          <w:tcPr>
            <w:tcW w:w="2410" w:type="dxa"/>
          </w:tcPr>
          <w:p w14:paraId="503BD4DC" w14:textId="77777777" w:rsidR="008813DF" w:rsidRPr="00CF39B4" w:rsidRDefault="008813DF" w:rsidP="008813DF">
            <w:pPr>
              <w:spacing w:line="240" w:lineRule="auto"/>
              <w:ind w:firstLine="0"/>
              <w:rPr>
                <w:rFonts w:cs="Times New Roman"/>
                <w:sz w:val="20"/>
                <w:szCs w:val="20"/>
              </w:rPr>
            </w:pPr>
            <w:r w:rsidRPr="00755858">
              <w:rPr>
                <w:rFonts w:cs="Times New Roman"/>
                <w:sz w:val="20"/>
                <w:szCs w:val="20"/>
              </w:rPr>
              <w:lastRenderedPageBreak/>
              <w:t>Двоичные данные (</w:t>
            </w:r>
            <w:proofErr w:type="spellStart"/>
            <w:r w:rsidRPr="00755858">
              <w:rPr>
                <w:rFonts w:cs="Times New Roman"/>
                <w:sz w:val="20"/>
                <w:szCs w:val="20"/>
              </w:rPr>
              <w:t>binary</w:t>
            </w:r>
            <w:proofErr w:type="spellEnd"/>
            <w:r w:rsidRPr="00755858">
              <w:rPr>
                <w:rFonts w:cs="Times New Roman"/>
                <w:sz w:val="20"/>
                <w:szCs w:val="20"/>
              </w:rPr>
              <w:t>)</w:t>
            </w:r>
          </w:p>
        </w:tc>
        <w:tc>
          <w:tcPr>
            <w:tcW w:w="6662" w:type="dxa"/>
          </w:tcPr>
          <w:p w14:paraId="2261EA38" w14:textId="77777777" w:rsidR="008813DF" w:rsidRPr="00CF39B4" w:rsidRDefault="008813DF" w:rsidP="008813DF">
            <w:pPr>
              <w:spacing w:line="240" w:lineRule="auto"/>
              <w:ind w:firstLine="0"/>
              <w:rPr>
                <w:rFonts w:cs="Times New Roman"/>
                <w:sz w:val="20"/>
                <w:szCs w:val="20"/>
              </w:rPr>
            </w:pPr>
            <w:r w:rsidRPr="00755858">
              <w:rPr>
                <w:rFonts w:cs="Times New Roman"/>
                <w:sz w:val="20"/>
                <w:szCs w:val="20"/>
              </w:rPr>
              <w:t>Любые данные содержимого файлов</w:t>
            </w:r>
          </w:p>
        </w:tc>
      </w:tr>
      <w:tr w:rsidR="008813DF" w14:paraId="029AF3B6" w14:textId="77777777" w:rsidTr="0092569A">
        <w:tc>
          <w:tcPr>
            <w:tcW w:w="2410" w:type="dxa"/>
          </w:tcPr>
          <w:p w14:paraId="740A4621" w14:textId="77777777" w:rsidR="008813DF" w:rsidRPr="00755858" w:rsidRDefault="008813DF" w:rsidP="008813DF">
            <w:pPr>
              <w:spacing w:line="240" w:lineRule="auto"/>
              <w:ind w:firstLine="0"/>
              <w:rPr>
                <w:rFonts w:cs="Times New Roman"/>
                <w:sz w:val="20"/>
                <w:szCs w:val="20"/>
              </w:rPr>
            </w:pPr>
            <w:r>
              <w:rPr>
                <w:rFonts w:cs="Times New Roman"/>
                <w:sz w:val="20"/>
                <w:szCs w:val="20"/>
              </w:rPr>
              <w:t>Список</w:t>
            </w:r>
          </w:p>
        </w:tc>
        <w:tc>
          <w:tcPr>
            <w:tcW w:w="6662" w:type="dxa"/>
          </w:tcPr>
          <w:p w14:paraId="493147C4" w14:textId="77777777" w:rsidR="008813DF" w:rsidRPr="00755858" w:rsidRDefault="008813DF" w:rsidP="008813DF">
            <w:pPr>
              <w:spacing w:line="240" w:lineRule="auto"/>
              <w:ind w:firstLine="0"/>
              <w:rPr>
                <w:rFonts w:cs="Times New Roman"/>
                <w:sz w:val="20"/>
                <w:szCs w:val="20"/>
              </w:rPr>
            </w:pPr>
            <w:r>
              <w:rPr>
                <w:rFonts w:cs="Times New Roman"/>
                <w:sz w:val="20"/>
                <w:szCs w:val="20"/>
              </w:rPr>
              <w:t>Значения из справочника. Возможен выбор только одного значения</w:t>
            </w:r>
          </w:p>
        </w:tc>
      </w:tr>
      <w:tr w:rsidR="008813DF" w14:paraId="0871B29E" w14:textId="77777777" w:rsidTr="0092569A">
        <w:tc>
          <w:tcPr>
            <w:tcW w:w="2410" w:type="dxa"/>
          </w:tcPr>
          <w:p w14:paraId="0D8447DD" w14:textId="77777777" w:rsidR="008813DF" w:rsidRPr="00755858" w:rsidRDefault="008813DF" w:rsidP="008813DF">
            <w:pPr>
              <w:spacing w:line="240" w:lineRule="auto"/>
              <w:ind w:firstLine="0"/>
              <w:rPr>
                <w:rFonts w:cs="Times New Roman"/>
                <w:sz w:val="20"/>
                <w:szCs w:val="20"/>
              </w:rPr>
            </w:pPr>
            <w:r>
              <w:rPr>
                <w:rFonts w:cs="Times New Roman"/>
                <w:sz w:val="20"/>
                <w:szCs w:val="20"/>
              </w:rPr>
              <w:t>Список с множественным выбором</w:t>
            </w:r>
          </w:p>
        </w:tc>
        <w:tc>
          <w:tcPr>
            <w:tcW w:w="6662" w:type="dxa"/>
          </w:tcPr>
          <w:p w14:paraId="26C5AC5A" w14:textId="77777777" w:rsidR="008813DF" w:rsidRPr="00755858" w:rsidRDefault="008813DF" w:rsidP="008813DF">
            <w:pPr>
              <w:spacing w:line="240" w:lineRule="auto"/>
              <w:ind w:firstLine="0"/>
              <w:rPr>
                <w:rFonts w:cs="Times New Roman"/>
                <w:sz w:val="20"/>
                <w:szCs w:val="20"/>
              </w:rPr>
            </w:pPr>
            <w:r>
              <w:rPr>
                <w:rFonts w:cs="Times New Roman"/>
                <w:sz w:val="20"/>
                <w:szCs w:val="20"/>
              </w:rPr>
              <w:t>Значения из справочника. Возможен выбор нескольких значения</w:t>
            </w:r>
          </w:p>
        </w:tc>
      </w:tr>
      <w:tr w:rsidR="008813DF" w14:paraId="36EFEC5B" w14:textId="77777777" w:rsidTr="0092569A">
        <w:tc>
          <w:tcPr>
            <w:tcW w:w="2410" w:type="dxa"/>
          </w:tcPr>
          <w:p w14:paraId="0CDE1A8A" w14:textId="77777777" w:rsidR="008813DF" w:rsidRPr="00755858" w:rsidRDefault="008813DF" w:rsidP="008813DF">
            <w:pPr>
              <w:spacing w:line="240" w:lineRule="auto"/>
              <w:ind w:firstLine="0"/>
              <w:rPr>
                <w:rFonts w:cs="Times New Roman"/>
                <w:sz w:val="20"/>
                <w:szCs w:val="20"/>
              </w:rPr>
            </w:pPr>
            <w:r w:rsidRPr="00BD482C">
              <w:rPr>
                <w:rFonts w:cs="Times New Roman"/>
                <w:sz w:val="20"/>
                <w:szCs w:val="20"/>
              </w:rPr>
              <w:t>Логическое значение (</w:t>
            </w:r>
            <w:proofErr w:type="spellStart"/>
            <w:r w:rsidRPr="00BD482C">
              <w:rPr>
                <w:rFonts w:cs="Times New Roman"/>
                <w:sz w:val="20"/>
                <w:szCs w:val="20"/>
              </w:rPr>
              <w:t>boolean</w:t>
            </w:r>
            <w:proofErr w:type="spellEnd"/>
            <w:r w:rsidRPr="00BD482C">
              <w:rPr>
                <w:rFonts w:cs="Times New Roman"/>
                <w:sz w:val="20"/>
                <w:szCs w:val="20"/>
              </w:rPr>
              <w:t>)</w:t>
            </w:r>
            <w:r w:rsidRPr="0007306D">
              <w:rPr>
                <w:rFonts w:cs="Times New Roman"/>
                <w:sz w:val="20"/>
                <w:szCs w:val="20"/>
              </w:rPr>
              <w:t xml:space="preserve"> / </w:t>
            </w:r>
            <w:r>
              <w:rPr>
                <w:rFonts w:cs="Times New Roman"/>
                <w:sz w:val="20"/>
                <w:szCs w:val="20"/>
              </w:rPr>
              <w:t>Логическое значение /Чек-бокс</w:t>
            </w:r>
          </w:p>
        </w:tc>
        <w:tc>
          <w:tcPr>
            <w:tcW w:w="6662" w:type="dxa"/>
          </w:tcPr>
          <w:p w14:paraId="3FACCA05" w14:textId="77777777" w:rsidR="008813DF" w:rsidRPr="00133494" w:rsidRDefault="008813DF" w:rsidP="008813DF">
            <w:pPr>
              <w:spacing w:line="240" w:lineRule="auto"/>
              <w:ind w:firstLine="0"/>
              <w:rPr>
                <w:rFonts w:cs="Times New Roman"/>
                <w:sz w:val="20"/>
                <w:szCs w:val="20"/>
              </w:rPr>
            </w:pPr>
            <w:r>
              <w:rPr>
                <w:rFonts w:cs="Times New Roman"/>
                <w:sz w:val="20"/>
                <w:szCs w:val="20"/>
                <w:lang w:val="en-US"/>
              </w:rPr>
              <w:t>Y</w:t>
            </w:r>
            <w:r w:rsidRPr="00106667">
              <w:rPr>
                <w:rFonts w:cs="Times New Roman"/>
                <w:sz w:val="20"/>
                <w:szCs w:val="20"/>
              </w:rPr>
              <w:t xml:space="preserve"> / </w:t>
            </w:r>
            <w:r>
              <w:rPr>
                <w:rFonts w:cs="Times New Roman"/>
                <w:sz w:val="20"/>
                <w:szCs w:val="20"/>
                <w:lang w:val="en-US"/>
              </w:rPr>
              <w:t>N</w:t>
            </w:r>
            <w:r>
              <w:rPr>
                <w:rFonts w:cs="Times New Roman"/>
                <w:sz w:val="20"/>
                <w:szCs w:val="20"/>
              </w:rPr>
              <w:t xml:space="preserve">; Да / Нет </w:t>
            </w:r>
            <w:r w:rsidRPr="00106667">
              <w:rPr>
                <w:rFonts w:cs="Times New Roman"/>
                <w:sz w:val="20"/>
                <w:szCs w:val="20"/>
              </w:rPr>
              <w:t xml:space="preserve">; </w:t>
            </w:r>
            <w:r>
              <w:rPr>
                <w:rFonts w:cs="Times New Roman"/>
                <w:sz w:val="20"/>
                <w:szCs w:val="20"/>
                <w:lang w:val="en-US"/>
              </w:rPr>
              <w:t>True</w:t>
            </w:r>
            <w:r w:rsidRPr="00106667">
              <w:rPr>
                <w:rFonts w:cs="Times New Roman"/>
                <w:sz w:val="20"/>
                <w:szCs w:val="20"/>
              </w:rPr>
              <w:t xml:space="preserve"> / </w:t>
            </w:r>
            <w:r>
              <w:rPr>
                <w:rFonts w:cs="Times New Roman"/>
                <w:sz w:val="20"/>
                <w:szCs w:val="20"/>
                <w:lang w:val="en-US"/>
              </w:rPr>
              <w:t>False</w:t>
            </w:r>
            <w:r w:rsidRPr="00133494">
              <w:rPr>
                <w:rFonts w:cs="Times New Roman"/>
                <w:sz w:val="20"/>
                <w:szCs w:val="20"/>
              </w:rPr>
              <w:t xml:space="preserve"> </w:t>
            </w:r>
          </w:p>
          <w:p w14:paraId="62CEE9E5" w14:textId="77777777" w:rsidR="008813DF" w:rsidRPr="00106667" w:rsidRDefault="008813DF" w:rsidP="008813DF">
            <w:pPr>
              <w:spacing w:line="240" w:lineRule="auto"/>
              <w:ind w:firstLine="0"/>
              <w:rPr>
                <w:rFonts w:cs="Times New Roman"/>
                <w:sz w:val="20"/>
                <w:szCs w:val="20"/>
              </w:rPr>
            </w:pPr>
            <w:r w:rsidRPr="001C6421">
              <w:rPr>
                <w:rFonts w:cs="Times New Roman"/>
                <w:sz w:val="20"/>
                <w:szCs w:val="20"/>
              </w:rPr>
              <w:t xml:space="preserve">Поля типа BOOLEAN на уровне хранения информации могут принимать значения </w:t>
            </w:r>
            <w:proofErr w:type="spellStart"/>
            <w:r w:rsidRPr="001C6421">
              <w:rPr>
                <w:rFonts w:cs="Times New Roman"/>
                <w:sz w:val="20"/>
                <w:szCs w:val="20"/>
              </w:rPr>
              <w:t>true</w:t>
            </w:r>
            <w:proofErr w:type="spellEnd"/>
            <w:r w:rsidRPr="001C6421">
              <w:rPr>
                <w:rFonts w:cs="Times New Roman"/>
                <w:sz w:val="20"/>
                <w:szCs w:val="20"/>
              </w:rPr>
              <w:t xml:space="preserve">, </w:t>
            </w:r>
            <w:proofErr w:type="spellStart"/>
            <w:r w:rsidRPr="001C6421">
              <w:rPr>
                <w:rFonts w:cs="Times New Roman"/>
                <w:sz w:val="20"/>
                <w:szCs w:val="20"/>
              </w:rPr>
              <w:t>false</w:t>
            </w:r>
            <w:proofErr w:type="spellEnd"/>
            <w:r w:rsidRPr="001C6421">
              <w:rPr>
                <w:rFonts w:cs="Times New Roman"/>
                <w:sz w:val="20"/>
                <w:szCs w:val="20"/>
              </w:rPr>
              <w:t xml:space="preserve">, </w:t>
            </w:r>
            <w:proofErr w:type="spellStart"/>
            <w:r w:rsidRPr="001C6421">
              <w:rPr>
                <w:rFonts w:cs="Times New Roman"/>
                <w:sz w:val="20"/>
                <w:szCs w:val="20"/>
              </w:rPr>
              <w:t>null</w:t>
            </w:r>
            <w:proofErr w:type="spellEnd"/>
            <w:r>
              <w:rPr>
                <w:rFonts w:cs="Times New Roman"/>
                <w:sz w:val="20"/>
                <w:szCs w:val="20"/>
              </w:rPr>
              <w:t>, н</w:t>
            </w:r>
            <w:r w:rsidRPr="001C6421">
              <w:rPr>
                <w:rFonts w:cs="Times New Roman"/>
                <w:sz w:val="20"/>
                <w:szCs w:val="20"/>
              </w:rPr>
              <w:t xml:space="preserve">о при внесении информации пользователем через виджет могут быть добавлены только 2 значения - </w:t>
            </w:r>
            <w:proofErr w:type="spellStart"/>
            <w:r w:rsidRPr="001C6421">
              <w:rPr>
                <w:rFonts w:cs="Times New Roman"/>
                <w:sz w:val="20"/>
                <w:szCs w:val="20"/>
              </w:rPr>
              <w:t>true</w:t>
            </w:r>
            <w:proofErr w:type="spellEnd"/>
            <w:r w:rsidRPr="001C6421">
              <w:rPr>
                <w:rFonts w:cs="Times New Roman"/>
                <w:sz w:val="20"/>
                <w:szCs w:val="20"/>
              </w:rPr>
              <w:t xml:space="preserve"> или </w:t>
            </w:r>
            <w:proofErr w:type="spellStart"/>
            <w:r w:rsidRPr="001C6421">
              <w:rPr>
                <w:rFonts w:cs="Times New Roman"/>
                <w:sz w:val="20"/>
                <w:szCs w:val="20"/>
              </w:rPr>
              <w:t>false</w:t>
            </w:r>
            <w:proofErr w:type="spellEnd"/>
            <w:r w:rsidRPr="001C6421">
              <w:rPr>
                <w:rFonts w:cs="Times New Roman"/>
                <w:sz w:val="20"/>
                <w:szCs w:val="20"/>
              </w:rPr>
              <w:t>.</w:t>
            </w:r>
          </w:p>
        </w:tc>
      </w:tr>
    </w:tbl>
    <w:p w14:paraId="2D4B23B2" w14:textId="77777777" w:rsidR="008813DF" w:rsidRDefault="008813DF" w:rsidP="008813DF">
      <w:pPr>
        <w:pStyle w:val="ae"/>
        <w:ind w:left="0" w:firstLine="0"/>
      </w:pPr>
      <w:r w:rsidRPr="001C6421">
        <w:t>По умолчанию значения в виджетах отсутствуют и интерпретиру</w:t>
      </w:r>
      <w:r>
        <w:t>ю</w:t>
      </w:r>
      <w:r w:rsidRPr="001C6421">
        <w:t>тся как NULL</w:t>
      </w:r>
    </w:p>
    <w:p w14:paraId="36A525D4" w14:textId="5B838274" w:rsidR="008813DF" w:rsidRDefault="008813DF" w:rsidP="008813DF">
      <w:pPr>
        <w:pStyle w:val="ae"/>
        <w:numPr>
          <w:ilvl w:val="0"/>
          <w:numId w:val="1"/>
        </w:numPr>
        <w:ind w:left="0" w:firstLine="0"/>
      </w:pPr>
      <w:bookmarkStart w:id="49" w:name="_Toc128128289"/>
      <w:r>
        <w:t xml:space="preserve">Основное описание </w:t>
      </w:r>
      <w:r w:rsidRPr="00FE644F">
        <w:t xml:space="preserve">интерфейсных виджетов </w:t>
      </w:r>
      <w:bookmarkEnd w:id="49"/>
      <w:r w:rsidR="00803AAB">
        <w:rPr>
          <w:lang w:val="en-US"/>
        </w:rPr>
        <w:t>FIS</w:t>
      </w:r>
      <w:r w:rsidR="00803AAB" w:rsidRPr="00803AAB">
        <w:t xml:space="preserve"> </w:t>
      </w:r>
      <w:r w:rsidR="00803AAB">
        <w:rPr>
          <w:lang w:val="en-US"/>
        </w:rPr>
        <w:t>Platform</w:t>
      </w:r>
      <w:r>
        <w:t>, их функциональных возможностей и ограничений приведены в документе «</w:t>
      </w:r>
      <w:r w:rsidRPr="000028C0">
        <w:t>Описание базовых возможностей интерфейсных видже</w:t>
      </w:r>
      <w:r w:rsidR="00803AAB">
        <w:t xml:space="preserve">тов </w:t>
      </w:r>
      <w:r w:rsidR="00803AAB">
        <w:rPr>
          <w:lang w:val="en-US"/>
        </w:rPr>
        <w:t>FIS</w:t>
      </w:r>
      <w:r w:rsidR="00803AAB" w:rsidRPr="00803AAB">
        <w:t xml:space="preserve"> </w:t>
      </w:r>
      <w:r w:rsidR="00803AAB">
        <w:rPr>
          <w:lang w:val="en-US"/>
        </w:rPr>
        <w:t>Platform</w:t>
      </w:r>
      <w:r>
        <w:t>» (может быть предоставлено отдельно по запросу)</w:t>
      </w:r>
    </w:p>
    <w:p w14:paraId="78A8F866" w14:textId="07B77ECF" w:rsidR="008813DF" w:rsidRDefault="008813DF" w:rsidP="008813DF">
      <w:pPr>
        <w:pStyle w:val="ae"/>
        <w:numPr>
          <w:ilvl w:val="0"/>
          <w:numId w:val="1"/>
        </w:numPr>
        <w:ind w:left="0" w:firstLine="0"/>
      </w:pPr>
      <w:r>
        <w:t xml:space="preserve">Бизнес-справочники и системные справочники, необходимые для работы функционала, описанного в данном документе, должны быть наполнены корректными значениями и присутствовать в </w:t>
      </w:r>
      <w:r w:rsidR="000027C8">
        <w:t>Системе</w:t>
      </w:r>
      <w:r>
        <w:t xml:space="preserve"> для проведения опытной эксплуатации, а также корректного функционирования Системы при старте промышленной эксплуатации. Дальнейшее сопровождение справочников осуществляется заказчиком самостоятельно.</w:t>
      </w:r>
    </w:p>
    <w:p w14:paraId="7A15F643" w14:textId="77777777" w:rsidR="008D57D0" w:rsidRDefault="008D57D0" w:rsidP="008D57D0">
      <w:pPr>
        <w:pStyle w:val="ab"/>
        <w:ind w:left="1429" w:firstLine="0"/>
        <w:sectPr w:rsidR="008D57D0">
          <w:pgSz w:w="11906" w:h="16838"/>
          <w:pgMar w:top="1134" w:right="850" w:bottom="1134" w:left="1701" w:header="708" w:footer="708" w:gutter="0"/>
          <w:cols w:space="708"/>
          <w:docGrid w:linePitch="360"/>
        </w:sectPr>
      </w:pPr>
    </w:p>
    <w:p w14:paraId="4923F389" w14:textId="5E4F8F7D" w:rsidR="00FB0682" w:rsidRDefault="00FB0682" w:rsidP="006F656D">
      <w:pPr>
        <w:pStyle w:val="10"/>
        <w:numPr>
          <w:ilvl w:val="0"/>
          <w:numId w:val="38"/>
        </w:numPr>
      </w:pPr>
      <w:bookmarkStart w:id="50" w:name="_Toc234517538"/>
      <w:bookmarkStart w:id="51" w:name="_Toc214023481"/>
      <w:r>
        <w:lastRenderedPageBreak/>
        <w:t>Описание меню</w:t>
      </w:r>
      <w:bookmarkEnd w:id="50"/>
    </w:p>
    <w:p w14:paraId="5A281951" w14:textId="2682B176" w:rsidR="00F97CAE" w:rsidRDefault="00F97CAE" w:rsidP="00754D5F">
      <w:pPr>
        <w:rPr>
          <w:ins w:id="52" w:author="Соболева Анна" w:date="2026-07-13T16:50:00Z"/>
        </w:rPr>
      </w:pPr>
    </w:p>
    <w:p w14:paraId="1A6C8E2E" w14:textId="77777777" w:rsidR="00F97CAE" w:rsidRDefault="00F97CAE" w:rsidP="00F97CAE">
      <w:pPr>
        <w:rPr>
          <w:ins w:id="53" w:author="Соболева Анна" w:date="2026-07-13T16:50:00Z"/>
        </w:rPr>
      </w:pPr>
      <w:ins w:id="54" w:author="Соболева Анна" w:date="2026-07-13T16:50:00Z">
        <w:r>
          <w:t>Цель документа:</w:t>
        </w:r>
      </w:ins>
    </w:p>
    <w:p w14:paraId="0CC86A6D" w14:textId="1BFB1CDF" w:rsidR="00F97CAE" w:rsidRDefault="00F97CAE" w:rsidP="00F97CAE">
      <w:pPr>
        <w:rPr>
          <w:ins w:id="55" w:author="Соболева Анна" w:date="2026-07-13T16:50:00Z"/>
        </w:rPr>
      </w:pPr>
      <w:ins w:id="56" w:author="Соболева Анна" w:date="2026-07-13T16:50:00Z">
        <w:r>
          <w:t xml:space="preserve">В текущем документе приведено описание заявки на кредит. </w:t>
        </w:r>
      </w:ins>
    </w:p>
    <w:p w14:paraId="51973142" w14:textId="6291C1E5" w:rsidR="00F97CAE" w:rsidRDefault="00F97CAE" w:rsidP="00F97CAE">
      <w:pPr>
        <w:rPr>
          <w:ins w:id="57" w:author="Соболева Анна" w:date="2026-07-13T16:50:00Z"/>
        </w:rPr>
      </w:pPr>
      <w:ins w:id="58" w:author="Соболева Анна" w:date="2026-07-13T16:50:00Z">
        <w:r>
          <w:t xml:space="preserve">Область применения: </w:t>
        </w:r>
      </w:ins>
    </w:p>
    <w:p w14:paraId="7EDECB83" w14:textId="2C1ADD39" w:rsidR="00F97CAE" w:rsidRDefault="000D2912" w:rsidP="00F97CAE">
      <w:pPr>
        <w:rPr>
          <w:ins w:id="59" w:author="Соболева Анна" w:date="2026-07-13T16:50:00Z"/>
        </w:rPr>
      </w:pPr>
      <w:ins w:id="60" w:author="Соболева Анна" w:date="2026-07-13T16:53:00Z">
        <w:r>
          <w:t>Сущность «</w:t>
        </w:r>
      </w:ins>
      <w:ins w:id="61" w:author="Соболева Анна" w:date="2026-07-13T16:52:00Z">
        <w:r w:rsidR="00F97CAE">
          <w:t>Заявка на кредит</w:t>
        </w:r>
      </w:ins>
      <w:ins w:id="62" w:author="Соболева Анна" w:date="2026-07-13T16:53:00Z">
        <w:r>
          <w:t>»</w:t>
        </w:r>
      </w:ins>
      <w:ins w:id="63" w:author="Соболева Анна" w:date="2026-07-13T16:52:00Z">
        <w:r w:rsidR="00F97CAE">
          <w:t xml:space="preserve"> необходима для заполнения </w:t>
        </w:r>
      </w:ins>
      <w:ins w:id="64" w:author="Соболева Анна" w:date="2026-07-13T16:53:00Z">
        <w:r>
          <w:t>данных по заемщику (и всем участникам сделки) и по желаемому объекту залога (</w:t>
        </w:r>
      </w:ins>
      <w:ins w:id="65" w:author="Соболева Анна" w:date="2026-07-13T16:54:00Z">
        <w:r>
          <w:t>автомобилю</w:t>
        </w:r>
      </w:ins>
      <w:ins w:id="66" w:author="Соболева Анна" w:date="2026-07-13T16:53:00Z">
        <w:r>
          <w:t>)</w:t>
        </w:r>
      </w:ins>
      <w:ins w:id="67" w:author="Соболева Анна" w:date="2026-07-13T16:56:00Z">
        <w:r w:rsidRPr="000D2912">
          <w:t xml:space="preserve"> для оценки надежности </w:t>
        </w:r>
        <w:r>
          <w:t xml:space="preserve">участников </w:t>
        </w:r>
        <w:r w:rsidRPr="000D2912">
          <w:t>и принятия решения о выдаче денег</w:t>
        </w:r>
      </w:ins>
      <w:ins w:id="68" w:author="Соболева Анна" w:date="2026-07-13T16:50:00Z">
        <w:r w:rsidR="00F97CAE">
          <w:t>.</w:t>
        </w:r>
      </w:ins>
    </w:p>
    <w:p w14:paraId="04D6A2F0" w14:textId="77777777" w:rsidR="00F97CAE" w:rsidRDefault="00F97CAE" w:rsidP="00754D5F">
      <w:pPr>
        <w:rPr>
          <w:ins w:id="69" w:author="Соболева Анна" w:date="2026-07-13T16:50:00Z"/>
        </w:rPr>
      </w:pPr>
    </w:p>
    <w:p w14:paraId="31912D89" w14:textId="1A3F2E0F" w:rsidR="00754D5F" w:rsidRDefault="00754D5F" w:rsidP="00754D5F">
      <w:r>
        <w:t>В текущем ФТ описаны разделы меню:</w:t>
      </w:r>
    </w:p>
    <w:p w14:paraId="57F11ECB" w14:textId="5BEEBB5C" w:rsidR="00754D5F" w:rsidRPr="00754D5F" w:rsidRDefault="00754D5F" w:rsidP="006016A9">
      <w:pPr>
        <w:pStyle w:val="ae"/>
        <w:numPr>
          <w:ilvl w:val="0"/>
          <w:numId w:val="66"/>
        </w:numPr>
      </w:pPr>
      <w:r>
        <w:t>Заявки в системе</w:t>
      </w:r>
    </w:p>
    <w:p w14:paraId="1D0E9FBB" w14:textId="77777777" w:rsidR="00F97CAE" w:rsidRPr="00FB0682" w:rsidRDefault="00F97CAE" w:rsidP="00FB0682"/>
    <w:p w14:paraId="1BD06790" w14:textId="0A42DE16" w:rsidR="00F94C85" w:rsidRDefault="00FB0682" w:rsidP="006F656D">
      <w:pPr>
        <w:pStyle w:val="10"/>
        <w:numPr>
          <w:ilvl w:val="0"/>
          <w:numId w:val="38"/>
        </w:numPr>
      </w:pPr>
      <w:bookmarkStart w:id="70" w:name="_Toc234517539"/>
      <w:bookmarkEnd w:id="51"/>
      <w:r>
        <w:t>Меню</w:t>
      </w:r>
      <w:r w:rsidR="006F656D">
        <w:t xml:space="preserve"> «</w:t>
      </w:r>
      <w:r>
        <w:t>Заявки в системе</w:t>
      </w:r>
      <w:r w:rsidR="006F656D">
        <w:t>»</w:t>
      </w:r>
      <w:bookmarkEnd w:id="70"/>
    </w:p>
    <w:p w14:paraId="13F3BE8D" w14:textId="6B1A38EB" w:rsidR="006258D8" w:rsidRDefault="00FB0682" w:rsidP="00497FA5">
      <w:pPr>
        <w:spacing w:line="240" w:lineRule="auto"/>
        <w:ind w:firstLine="0"/>
      </w:pPr>
      <w:bookmarkStart w:id="71" w:name="_Ref214634379"/>
      <w:r>
        <w:t>В меню</w:t>
      </w:r>
      <w:r w:rsidR="00497FA5">
        <w:t xml:space="preserve"> «</w:t>
      </w:r>
      <w:r>
        <w:t>Заявки в системе</w:t>
      </w:r>
      <w:r w:rsidR="00497FA5">
        <w:t xml:space="preserve">» осуществляется поиск заявки. </w:t>
      </w:r>
    </w:p>
    <w:p w14:paraId="7D82308F" w14:textId="77777777" w:rsidR="006258D8" w:rsidRDefault="006258D8" w:rsidP="00497FA5">
      <w:pPr>
        <w:spacing w:line="240" w:lineRule="auto"/>
        <w:ind w:firstLine="0"/>
      </w:pPr>
    </w:p>
    <w:p w14:paraId="2EA76E7D" w14:textId="0159CDC0" w:rsidR="00497FA5" w:rsidRPr="00DF3A54" w:rsidRDefault="00E157A6" w:rsidP="00E764C5">
      <w:pPr>
        <w:pStyle w:val="ae"/>
        <w:numPr>
          <w:ilvl w:val="0"/>
          <w:numId w:val="43"/>
        </w:numPr>
        <w:spacing w:line="240" w:lineRule="auto"/>
      </w:pPr>
      <w:r w:rsidRPr="00DF3A54">
        <w:t>Требования к поиску</w:t>
      </w:r>
      <w:r w:rsidR="00DF3A54">
        <w:t>:</w:t>
      </w:r>
    </w:p>
    <w:p w14:paraId="5CF929DD" w14:textId="7BC80F1D" w:rsidR="00E157A6" w:rsidRDefault="00E157A6" w:rsidP="00E157A6">
      <w:pPr>
        <w:numPr>
          <w:ilvl w:val="1"/>
          <w:numId w:val="33"/>
        </w:numPr>
        <w:spacing w:line="240" w:lineRule="auto"/>
        <w:ind w:left="0" w:firstLine="0"/>
      </w:pPr>
      <w:r>
        <w:t>Поиск выполняется по одному полю и по комбинации полей.</w:t>
      </w:r>
    </w:p>
    <w:p w14:paraId="5DC7EE82" w14:textId="77777777" w:rsidR="00E157A6" w:rsidRDefault="00E157A6" w:rsidP="00E157A6">
      <w:pPr>
        <w:numPr>
          <w:ilvl w:val="1"/>
          <w:numId w:val="33"/>
        </w:numPr>
        <w:spacing w:line="240" w:lineRule="auto"/>
        <w:ind w:left="0" w:firstLine="0"/>
      </w:pPr>
      <w:r>
        <w:t xml:space="preserve">Поиск </w:t>
      </w:r>
      <w:proofErr w:type="spellStart"/>
      <w:r>
        <w:t>регистронезависимый</w:t>
      </w:r>
      <w:proofErr w:type="spellEnd"/>
      <w:r>
        <w:t>; для текстовых полей — по подстроке.</w:t>
      </w:r>
    </w:p>
    <w:p w14:paraId="5A15C84B" w14:textId="4E57D25D" w:rsidR="00E157A6" w:rsidRDefault="00E157A6" w:rsidP="00E157A6">
      <w:pPr>
        <w:numPr>
          <w:ilvl w:val="1"/>
          <w:numId w:val="33"/>
        </w:numPr>
        <w:spacing w:line="240" w:lineRule="auto"/>
        <w:ind w:left="0" w:firstLine="0"/>
      </w:pPr>
      <w:r>
        <w:t>Видимость заявок ограничивается ролевой моделью.</w:t>
      </w:r>
    </w:p>
    <w:p w14:paraId="10B1C1A3" w14:textId="4E14A8CF" w:rsidR="00E157A6" w:rsidRDefault="00E157A6" w:rsidP="00E157A6">
      <w:pPr>
        <w:numPr>
          <w:ilvl w:val="1"/>
          <w:numId w:val="33"/>
        </w:numPr>
        <w:spacing w:line="240" w:lineRule="auto"/>
        <w:ind w:left="0" w:firstLine="0"/>
      </w:pPr>
      <w:r>
        <w:t xml:space="preserve">В результатах отображаются </w:t>
      </w:r>
      <w:r w:rsidR="00FB0682">
        <w:t xml:space="preserve">найденные </w:t>
      </w:r>
      <w:r>
        <w:t>заявки.</w:t>
      </w:r>
    </w:p>
    <w:p w14:paraId="55E480D8" w14:textId="157D7C1F" w:rsidR="00E157A6" w:rsidRDefault="00E157A6" w:rsidP="00E157A6">
      <w:pPr>
        <w:numPr>
          <w:ilvl w:val="1"/>
          <w:numId w:val="33"/>
        </w:numPr>
        <w:spacing w:line="240" w:lineRule="auto"/>
        <w:ind w:left="0" w:firstLine="0"/>
      </w:pPr>
      <w:r>
        <w:t>В случае, если не найдено ни одно</w:t>
      </w:r>
      <w:r w:rsidR="00FB0682">
        <w:t>й</w:t>
      </w:r>
      <w:r>
        <w:t xml:space="preserve"> заявки, то отображается подсказка «Не найдено ни одного результата».</w:t>
      </w:r>
    </w:p>
    <w:p w14:paraId="0A0F60EB" w14:textId="4F8C0600" w:rsidR="007A38EC" w:rsidRDefault="007A38EC" w:rsidP="007A38EC">
      <w:pPr>
        <w:numPr>
          <w:ilvl w:val="1"/>
          <w:numId w:val="33"/>
        </w:numPr>
        <w:spacing w:line="240" w:lineRule="auto"/>
        <w:ind w:left="0" w:firstLine="0"/>
      </w:pPr>
      <w:r>
        <w:t>П</w:t>
      </w:r>
      <w:r w:rsidRPr="007A38EC">
        <w:t>ри первичной загрузке формы/очистке фильтр</w:t>
      </w:r>
      <w:r>
        <w:t>ов, в системе должны</w:t>
      </w:r>
      <w:r w:rsidRPr="007A38EC">
        <w:t xml:space="preserve"> отображать</w:t>
      </w:r>
      <w:r>
        <w:t>ся</w:t>
      </w:r>
      <w:r w:rsidRPr="007A38EC">
        <w:t xml:space="preserve"> все активные заявки, у которых автор = текущий пользователь</w:t>
      </w:r>
    </w:p>
    <w:p w14:paraId="5DD12DE2" w14:textId="77777777" w:rsidR="007A38EC" w:rsidRDefault="007A38EC" w:rsidP="007A38EC">
      <w:pPr>
        <w:spacing w:line="240" w:lineRule="auto"/>
      </w:pPr>
    </w:p>
    <w:p w14:paraId="2696666F" w14:textId="618BE49E" w:rsidR="00515E21" w:rsidRDefault="004F5B74" w:rsidP="00497FA5">
      <w:pPr>
        <w:spacing w:line="240" w:lineRule="auto"/>
        <w:ind w:firstLine="0"/>
      </w:pPr>
      <w:r>
        <w:rPr>
          <w:noProof/>
          <w:lang w:eastAsia="ru-RU"/>
        </w:rPr>
        <w:lastRenderedPageBreak/>
        <w:pict w14:anchorId="72C873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62.5pt">
            <v:imagedata r:id="rId14" o:title="заявки"/>
          </v:shape>
        </w:pict>
      </w:r>
    </w:p>
    <w:p w14:paraId="028D377E" w14:textId="1ED8DD1E" w:rsidR="00761730" w:rsidRDefault="000D0E6C" w:rsidP="000D0E6C">
      <w:pPr>
        <w:pStyle w:val="4"/>
        <w:rPr>
          <w:i/>
        </w:rPr>
      </w:pPr>
      <w:r>
        <w:t>Макет раздела меню «Заявки в системе»</w:t>
      </w:r>
    </w:p>
    <w:p w14:paraId="617CD635" w14:textId="77777777" w:rsidR="00761730" w:rsidRDefault="00761730" w:rsidP="00497FA5">
      <w:pPr>
        <w:spacing w:line="240" w:lineRule="auto"/>
        <w:ind w:firstLine="0"/>
      </w:pPr>
    </w:p>
    <w:p w14:paraId="2D26CD4A" w14:textId="77F95868" w:rsidR="006F656D" w:rsidRDefault="006F656D" w:rsidP="006016A9">
      <w:pPr>
        <w:pStyle w:val="5"/>
      </w:pPr>
      <w:bookmarkStart w:id="72" w:name="X2427a18c57dcd08c8bc77fd60f9eb6e8cfb6cc9"/>
      <w:r>
        <w:t xml:space="preserve">Описание свойств полей формы в </w:t>
      </w:r>
      <w:r w:rsidR="00452D3C">
        <w:t>блоке</w:t>
      </w:r>
      <w:r>
        <w:t xml:space="preserve"> «</w:t>
      </w:r>
      <w:r w:rsidR="00452D3C">
        <w:t>Фильтры</w:t>
      </w:r>
      <w:r>
        <w:t>»</w:t>
      </w:r>
    </w:p>
    <w:tbl>
      <w:tblPr>
        <w:tblW w:w="493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1332"/>
        <w:gridCol w:w="925"/>
        <w:gridCol w:w="851"/>
        <w:gridCol w:w="2224"/>
        <w:gridCol w:w="3871"/>
      </w:tblGrid>
      <w:tr w:rsidR="00243547" w:rsidRPr="00F01B57" w14:paraId="062460FC" w14:textId="77777777" w:rsidTr="0046366B">
        <w:trPr>
          <w:tblHeader/>
        </w:trPr>
        <w:tc>
          <w:tcPr>
            <w:tcW w:w="1332" w:type="dxa"/>
          </w:tcPr>
          <w:p w14:paraId="449E544B" w14:textId="77777777" w:rsidR="00243547" w:rsidRPr="00F01B57" w:rsidRDefault="00243547" w:rsidP="004B783A">
            <w:pPr>
              <w:spacing w:line="240" w:lineRule="auto"/>
              <w:ind w:firstLine="0"/>
              <w:rPr>
                <w:b/>
                <w:sz w:val="20"/>
                <w:szCs w:val="20"/>
              </w:rPr>
            </w:pPr>
            <w:r w:rsidRPr="00F01B57">
              <w:rPr>
                <w:b/>
                <w:sz w:val="20"/>
                <w:szCs w:val="20"/>
              </w:rPr>
              <w:t>Название</w:t>
            </w:r>
          </w:p>
        </w:tc>
        <w:tc>
          <w:tcPr>
            <w:tcW w:w="925" w:type="dxa"/>
          </w:tcPr>
          <w:p w14:paraId="759FD765" w14:textId="77777777" w:rsidR="00243547" w:rsidRPr="00F01B57" w:rsidRDefault="00243547" w:rsidP="004B783A">
            <w:pPr>
              <w:spacing w:line="240" w:lineRule="auto"/>
              <w:ind w:firstLine="0"/>
              <w:rPr>
                <w:b/>
                <w:sz w:val="20"/>
                <w:szCs w:val="20"/>
              </w:rPr>
            </w:pPr>
            <w:r w:rsidRPr="00F01B57">
              <w:rPr>
                <w:b/>
                <w:sz w:val="20"/>
                <w:szCs w:val="20"/>
              </w:rPr>
              <w:t>О</w:t>
            </w:r>
          </w:p>
        </w:tc>
        <w:tc>
          <w:tcPr>
            <w:tcW w:w="851" w:type="dxa"/>
          </w:tcPr>
          <w:p w14:paraId="10173A3A" w14:textId="77777777" w:rsidR="00243547" w:rsidRPr="00F01B57" w:rsidRDefault="00243547" w:rsidP="004B783A">
            <w:pPr>
              <w:spacing w:line="240" w:lineRule="auto"/>
              <w:ind w:firstLine="0"/>
              <w:rPr>
                <w:b/>
                <w:sz w:val="20"/>
                <w:szCs w:val="20"/>
              </w:rPr>
            </w:pPr>
            <w:r w:rsidRPr="00F01B57">
              <w:rPr>
                <w:b/>
                <w:sz w:val="20"/>
                <w:szCs w:val="20"/>
              </w:rPr>
              <w:t>Р</w:t>
            </w:r>
          </w:p>
        </w:tc>
        <w:tc>
          <w:tcPr>
            <w:tcW w:w="2224" w:type="dxa"/>
          </w:tcPr>
          <w:p w14:paraId="66217259" w14:textId="37BF98BE" w:rsidR="00243547" w:rsidRPr="00F01B57" w:rsidRDefault="00243547" w:rsidP="004B783A">
            <w:pPr>
              <w:spacing w:line="240" w:lineRule="auto"/>
              <w:ind w:firstLine="0"/>
              <w:rPr>
                <w:b/>
                <w:sz w:val="20"/>
                <w:szCs w:val="20"/>
              </w:rPr>
            </w:pPr>
            <w:r w:rsidRPr="00F01B57">
              <w:rPr>
                <w:b/>
                <w:sz w:val="20"/>
                <w:szCs w:val="20"/>
              </w:rPr>
              <w:t>Тип значения</w:t>
            </w:r>
          </w:p>
        </w:tc>
        <w:tc>
          <w:tcPr>
            <w:tcW w:w="3871" w:type="dxa"/>
          </w:tcPr>
          <w:p w14:paraId="49ACD2EB" w14:textId="77777777" w:rsidR="00243547" w:rsidRPr="00F01B57" w:rsidRDefault="00243547" w:rsidP="004B783A">
            <w:pPr>
              <w:spacing w:line="240" w:lineRule="auto"/>
              <w:ind w:firstLine="0"/>
              <w:rPr>
                <w:b/>
                <w:sz w:val="20"/>
                <w:szCs w:val="20"/>
              </w:rPr>
            </w:pPr>
            <w:r w:rsidRPr="00F01B57">
              <w:rPr>
                <w:b/>
                <w:sz w:val="20"/>
                <w:szCs w:val="20"/>
              </w:rPr>
              <w:t>Примечание</w:t>
            </w:r>
          </w:p>
        </w:tc>
      </w:tr>
      <w:tr w:rsidR="00243547" w:rsidRPr="00A64A92" w14:paraId="0B94CFD2" w14:textId="77777777" w:rsidTr="0046366B">
        <w:tc>
          <w:tcPr>
            <w:tcW w:w="1332" w:type="dxa"/>
          </w:tcPr>
          <w:p w14:paraId="3CA94E55" w14:textId="7F2E4591" w:rsidR="00243547" w:rsidRPr="00A64A92" w:rsidRDefault="00243547" w:rsidP="007B1F8E">
            <w:pPr>
              <w:spacing w:line="240" w:lineRule="auto"/>
              <w:ind w:firstLine="0"/>
              <w:rPr>
                <w:sz w:val="20"/>
                <w:szCs w:val="20"/>
              </w:rPr>
            </w:pPr>
            <w:r w:rsidRPr="00A64A92">
              <w:rPr>
                <w:sz w:val="20"/>
                <w:szCs w:val="20"/>
              </w:rPr>
              <w:t>Ф</w:t>
            </w:r>
            <w:r w:rsidR="007B1F8E">
              <w:rPr>
                <w:sz w:val="20"/>
                <w:szCs w:val="20"/>
              </w:rPr>
              <w:t>амилия</w:t>
            </w:r>
            <w:r w:rsidRPr="00A64A92">
              <w:rPr>
                <w:sz w:val="20"/>
                <w:szCs w:val="20"/>
              </w:rPr>
              <w:t xml:space="preserve"> клиента</w:t>
            </w:r>
          </w:p>
        </w:tc>
        <w:tc>
          <w:tcPr>
            <w:tcW w:w="925" w:type="dxa"/>
          </w:tcPr>
          <w:p w14:paraId="0F9B5345" w14:textId="77777777" w:rsidR="00243547" w:rsidRPr="00A64A92" w:rsidRDefault="00243547" w:rsidP="004B783A">
            <w:pPr>
              <w:spacing w:line="240" w:lineRule="auto"/>
              <w:ind w:firstLine="0"/>
              <w:rPr>
                <w:sz w:val="20"/>
                <w:szCs w:val="20"/>
              </w:rPr>
            </w:pPr>
            <w:r w:rsidRPr="00A64A92">
              <w:rPr>
                <w:sz w:val="20"/>
                <w:szCs w:val="20"/>
              </w:rPr>
              <w:t>Нет</w:t>
            </w:r>
          </w:p>
        </w:tc>
        <w:tc>
          <w:tcPr>
            <w:tcW w:w="851" w:type="dxa"/>
          </w:tcPr>
          <w:p w14:paraId="54D64732" w14:textId="77777777" w:rsidR="00243547" w:rsidRPr="00A64A92" w:rsidRDefault="00243547" w:rsidP="004B783A">
            <w:pPr>
              <w:spacing w:line="240" w:lineRule="auto"/>
              <w:ind w:firstLine="0"/>
              <w:rPr>
                <w:sz w:val="20"/>
                <w:szCs w:val="20"/>
              </w:rPr>
            </w:pPr>
            <w:r w:rsidRPr="00A64A92">
              <w:rPr>
                <w:sz w:val="20"/>
                <w:szCs w:val="20"/>
              </w:rPr>
              <w:t>Да</w:t>
            </w:r>
          </w:p>
        </w:tc>
        <w:tc>
          <w:tcPr>
            <w:tcW w:w="2224" w:type="dxa"/>
          </w:tcPr>
          <w:p w14:paraId="6E063E75" w14:textId="77777777" w:rsidR="00243547" w:rsidRDefault="00243547" w:rsidP="004B783A">
            <w:pPr>
              <w:spacing w:line="240" w:lineRule="auto"/>
              <w:ind w:firstLine="0"/>
              <w:rPr>
                <w:rFonts w:eastAsia="Times New Roman" w:cs="Times New Roman"/>
                <w:sz w:val="20"/>
                <w:szCs w:val="20"/>
              </w:rPr>
            </w:pPr>
            <w:r w:rsidRPr="00675E6A">
              <w:rPr>
                <w:rFonts w:eastAsia="Times New Roman" w:cs="Times New Roman"/>
                <w:sz w:val="20"/>
                <w:szCs w:val="20"/>
              </w:rPr>
              <w:t>Поле ввода</w:t>
            </w:r>
            <w:r>
              <w:rPr>
                <w:rFonts w:eastAsia="Times New Roman" w:cs="Times New Roman"/>
                <w:sz w:val="20"/>
                <w:szCs w:val="20"/>
              </w:rPr>
              <w:t xml:space="preserve"> Текст.</w:t>
            </w:r>
          </w:p>
          <w:p w14:paraId="3B762DCB" w14:textId="6AC73378" w:rsidR="00243547" w:rsidRPr="004B783A" w:rsidRDefault="00243547" w:rsidP="004B783A">
            <w:pPr>
              <w:spacing w:line="240" w:lineRule="auto"/>
              <w:ind w:firstLine="0"/>
              <w:rPr>
                <w:rFonts w:eastAsia="Times New Roman" w:cs="Times New Roman"/>
                <w:sz w:val="20"/>
                <w:szCs w:val="20"/>
              </w:rPr>
            </w:pPr>
            <w:r>
              <w:rPr>
                <w:rFonts w:eastAsia="Times New Roman" w:cs="Times New Roman"/>
                <w:sz w:val="20"/>
                <w:szCs w:val="20"/>
              </w:rPr>
              <w:t>Строка</w:t>
            </w:r>
          </w:p>
        </w:tc>
        <w:tc>
          <w:tcPr>
            <w:tcW w:w="3871" w:type="dxa"/>
          </w:tcPr>
          <w:p w14:paraId="65766A66" w14:textId="77777777" w:rsidR="00243547" w:rsidRPr="009B088F" w:rsidRDefault="00243547" w:rsidP="009B088F">
            <w:pPr>
              <w:pStyle w:val="ae"/>
              <w:numPr>
                <w:ilvl w:val="0"/>
                <w:numId w:val="4"/>
              </w:numPr>
              <w:spacing w:line="240" w:lineRule="auto"/>
              <w:ind w:left="0" w:hanging="13"/>
              <w:rPr>
                <w:color w:val="000000"/>
                <w:sz w:val="20"/>
                <w:szCs w:val="20"/>
              </w:rPr>
            </w:pPr>
            <w:r w:rsidRPr="009B088F">
              <w:rPr>
                <w:color w:val="000000"/>
                <w:sz w:val="20"/>
                <w:szCs w:val="20"/>
              </w:rPr>
              <w:t>Видимость – всегда.</w:t>
            </w:r>
          </w:p>
          <w:p w14:paraId="63569112" w14:textId="77777777" w:rsidR="00243547" w:rsidRDefault="00243547" w:rsidP="009B088F">
            <w:pPr>
              <w:pStyle w:val="ae"/>
              <w:numPr>
                <w:ilvl w:val="0"/>
                <w:numId w:val="4"/>
              </w:numPr>
              <w:spacing w:line="240" w:lineRule="auto"/>
              <w:ind w:left="0" w:hanging="13"/>
              <w:rPr>
                <w:color w:val="000000"/>
                <w:sz w:val="20"/>
                <w:szCs w:val="20"/>
              </w:rPr>
            </w:pPr>
            <w:r w:rsidRPr="009B088F">
              <w:rPr>
                <w:color w:val="000000"/>
                <w:sz w:val="20"/>
                <w:szCs w:val="20"/>
              </w:rPr>
              <w:t xml:space="preserve">Поиск по подстроке, </w:t>
            </w:r>
            <w:proofErr w:type="spellStart"/>
            <w:r w:rsidRPr="009B088F">
              <w:rPr>
                <w:color w:val="000000"/>
                <w:sz w:val="20"/>
                <w:szCs w:val="20"/>
              </w:rPr>
              <w:t>регистронезависимый</w:t>
            </w:r>
            <w:proofErr w:type="spellEnd"/>
            <w:r w:rsidRPr="009B088F">
              <w:rPr>
                <w:color w:val="000000"/>
                <w:sz w:val="20"/>
                <w:szCs w:val="20"/>
              </w:rPr>
              <w:t xml:space="preserve">; при интеграции </w:t>
            </w:r>
            <w:proofErr w:type="spellStart"/>
            <w:r w:rsidRPr="009B088F">
              <w:rPr>
                <w:color w:val="000000"/>
                <w:sz w:val="20"/>
                <w:szCs w:val="20"/>
              </w:rPr>
              <w:t>DaData</w:t>
            </w:r>
            <w:proofErr w:type="spellEnd"/>
            <w:r w:rsidRPr="009B088F">
              <w:rPr>
                <w:color w:val="000000"/>
                <w:sz w:val="20"/>
                <w:szCs w:val="20"/>
              </w:rPr>
              <w:t xml:space="preserve"> допускаются подсказки</w:t>
            </w:r>
          </w:p>
          <w:p w14:paraId="67C855EA" w14:textId="6684DC95" w:rsidR="0046366B" w:rsidRPr="009B088F" w:rsidRDefault="0046366B" w:rsidP="009B088F">
            <w:pPr>
              <w:pStyle w:val="ae"/>
              <w:numPr>
                <w:ilvl w:val="0"/>
                <w:numId w:val="4"/>
              </w:numPr>
              <w:spacing w:line="240" w:lineRule="auto"/>
              <w:ind w:left="0" w:hanging="13"/>
              <w:rPr>
                <w:color w:val="000000"/>
                <w:sz w:val="20"/>
                <w:szCs w:val="20"/>
              </w:rPr>
            </w:pPr>
            <w:r>
              <w:rPr>
                <w:color w:val="000000"/>
                <w:sz w:val="20"/>
                <w:szCs w:val="20"/>
              </w:rPr>
              <w:t>Поиск может быть выполнен только по одному из компонентов: Фамилии, Имени или Отчеству</w:t>
            </w:r>
          </w:p>
        </w:tc>
      </w:tr>
      <w:tr w:rsidR="007B1F8E" w:rsidRPr="00A64A92" w14:paraId="01DE337D" w14:textId="77777777" w:rsidTr="0046366B">
        <w:tc>
          <w:tcPr>
            <w:tcW w:w="1332" w:type="dxa"/>
          </w:tcPr>
          <w:p w14:paraId="330BFDA7" w14:textId="54600BB0" w:rsidR="007B1F8E" w:rsidRPr="00A64A92" w:rsidRDefault="007B1F8E" w:rsidP="007B1F8E">
            <w:pPr>
              <w:spacing w:line="240" w:lineRule="auto"/>
              <w:ind w:firstLine="0"/>
              <w:rPr>
                <w:sz w:val="20"/>
                <w:szCs w:val="20"/>
              </w:rPr>
            </w:pPr>
            <w:r>
              <w:rPr>
                <w:sz w:val="20"/>
                <w:szCs w:val="20"/>
              </w:rPr>
              <w:t xml:space="preserve">Имя </w:t>
            </w:r>
            <w:r w:rsidRPr="00A64A92">
              <w:rPr>
                <w:sz w:val="20"/>
                <w:szCs w:val="20"/>
              </w:rPr>
              <w:t>клиента</w:t>
            </w:r>
          </w:p>
        </w:tc>
        <w:tc>
          <w:tcPr>
            <w:tcW w:w="925" w:type="dxa"/>
          </w:tcPr>
          <w:p w14:paraId="6E0EB832" w14:textId="627CAD85" w:rsidR="007B1F8E" w:rsidRPr="00A64A92" w:rsidRDefault="007B1F8E" w:rsidP="007B1F8E">
            <w:pPr>
              <w:spacing w:line="240" w:lineRule="auto"/>
              <w:ind w:firstLine="0"/>
              <w:rPr>
                <w:sz w:val="20"/>
                <w:szCs w:val="20"/>
              </w:rPr>
            </w:pPr>
            <w:r w:rsidRPr="00A64A92">
              <w:rPr>
                <w:sz w:val="20"/>
                <w:szCs w:val="20"/>
              </w:rPr>
              <w:t>Нет</w:t>
            </w:r>
          </w:p>
        </w:tc>
        <w:tc>
          <w:tcPr>
            <w:tcW w:w="851" w:type="dxa"/>
          </w:tcPr>
          <w:p w14:paraId="45BD4FC6" w14:textId="6419C33F" w:rsidR="007B1F8E" w:rsidRPr="00A64A92" w:rsidRDefault="007B1F8E" w:rsidP="007B1F8E">
            <w:pPr>
              <w:spacing w:line="240" w:lineRule="auto"/>
              <w:ind w:firstLine="0"/>
              <w:rPr>
                <w:sz w:val="20"/>
                <w:szCs w:val="20"/>
              </w:rPr>
            </w:pPr>
            <w:r w:rsidRPr="00A64A92">
              <w:rPr>
                <w:sz w:val="20"/>
                <w:szCs w:val="20"/>
              </w:rPr>
              <w:t>Да</w:t>
            </w:r>
          </w:p>
        </w:tc>
        <w:tc>
          <w:tcPr>
            <w:tcW w:w="2224" w:type="dxa"/>
          </w:tcPr>
          <w:p w14:paraId="0AAA3148" w14:textId="1844F1CA" w:rsidR="007B1F8E" w:rsidRPr="00675E6A" w:rsidRDefault="007B1F8E" w:rsidP="007B1F8E">
            <w:pPr>
              <w:spacing w:line="240" w:lineRule="auto"/>
              <w:ind w:firstLine="0"/>
              <w:rPr>
                <w:rFonts w:eastAsia="Times New Roman" w:cs="Times New Roman"/>
                <w:sz w:val="20"/>
                <w:szCs w:val="20"/>
              </w:rPr>
            </w:pPr>
            <w:r w:rsidRPr="00E95169">
              <w:rPr>
                <w:rFonts w:eastAsia="Times New Roman" w:cs="Times New Roman"/>
                <w:sz w:val="20"/>
                <w:szCs w:val="20"/>
              </w:rPr>
              <w:t>Поле ввода Текст.</w:t>
            </w:r>
          </w:p>
        </w:tc>
        <w:tc>
          <w:tcPr>
            <w:tcW w:w="3871" w:type="dxa"/>
          </w:tcPr>
          <w:p w14:paraId="509289A1" w14:textId="77777777" w:rsidR="007B1F8E" w:rsidRPr="009B088F" w:rsidRDefault="007B1F8E" w:rsidP="007B1F8E">
            <w:pPr>
              <w:pStyle w:val="ae"/>
              <w:numPr>
                <w:ilvl w:val="0"/>
                <w:numId w:val="4"/>
              </w:numPr>
              <w:spacing w:line="240" w:lineRule="auto"/>
              <w:ind w:left="0" w:hanging="13"/>
              <w:rPr>
                <w:color w:val="000000"/>
                <w:sz w:val="20"/>
                <w:szCs w:val="20"/>
              </w:rPr>
            </w:pPr>
            <w:r w:rsidRPr="009B088F">
              <w:rPr>
                <w:color w:val="000000"/>
                <w:sz w:val="20"/>
                <w:szCs w:val="20"/>
              </w:rPr>
              <w:t>Видимость – всегда.</w:t>
            </w:r>
          </w:p>
          <w:p w14:paraId="20B6C03B" w14:textId="77777777" w:rsidR="007B1F8E" w:rsidRDefault="007B1F8E" w:rsidP="007B1F8E">
            <w:pPr>
              <w:pStyle w:val="ae"/>
              <w:numPr>
                <w:ilvl w:val="0"/>
                <w:numId w:val="4"/>
              </w:numPr>
              <w:spacing w:line="240" w:lineRule="auto"/>
              <w:ind w:left="0" w:hanging="13"/>
              <w:rPr>
                <w:color w:val="000000"/>
                <w:sz w:val="20"/>
                <w:szCs w:val="20"/>
              </w:rPr>
            </w:pPr>
            <w:r w:rsidRPr="009B088F">
              <w:rPr>
                <w:color w:val="000000"/>
                <w:sz w:val="20"/>
                <w:szCs w:val="20"/>
              </w:rPr>
              <w:t xml:space="preserve">Поиск по подстроке, </w:t>
            </w:r>
            <w:proofErr w:type="spellStart"/>
            <w:r w:rsidRPr="009B088F">
              <w:rPr>
                <w:color w:val="000000"/>
                <w:sz w:val="20"/>
                <w:szCs w:val="20"/>
              </w:rPr>
              <w:t>регистронезависимый</w:t>
            </w:r>
            <w:proofErr w:type="spellEnd"/>
            <w:r w:rsidRPr="009B088F">
              <w:rPr>
                <w:color w:val="000000"/>
                <w:sz w:val="20"/>
                <w:szCs w:val="20"/>
              </w:rPr>
              <w:t xml:space="preserve">; при интеграции </w:t>
            </w:r>
            <w:proofErr w:type="spellStart"/>
            <w:r w:rsidRPr="009B088F">
              <w:rPr>
                <w:color w:val="000000"/>
                <w:sz w:val="20"/>
                <w:szCs w:val="20"/>
              </w:rPr>
              <w:t>DaData</w:t>
            </w:r>
            <w:proofErr w:type="spellEnd"/>
            <w:r w:rsidRPr="009B088F">
              <w:rPr>
                <w:color w:val="000000"/>
                <w:sz w:val="20"/>
                <w:szCs w:val="20"/>
              </w:rPr>
              <w:t xml:space="preserve"> допускаются подсказки</w:t>
            </w:r>
          </w:p>
          <w:p w14:paraId="3E313C2C" w14:textId="1DF949A3" w:rsidR="007B1F8E" w:rsidRPr="009B088F" w:rsidRDefault="007B1F8E" w:rsidP="007B1F8E">
            <w:pPr>
              <w:pStyle w:val="ae"/>
              <w:numPr>
                <w:ilvl w:val="0"/>
                <w:numId w:val="4"/>
              </w:numPr>
              <w:spacing w:line="240" w:lineRule="auto"/>
              <w:ind w:left="0" w:hanging="13"/>
              <w:rPr>
                <w:color w:val="000000"/>
                <w:sz w:val="20"/>
                <w:szCs w:val="20"/>
              </w:rPr>
            </w:pPr>
            <w:r>
              <w:rPr>
                <w:color w:val="000000"/>
                <w:sz w:val="20"/>
                <w:szCs w:val="20"/>
              </w:rPr>
              <w:t>Поиск может быть выполнен только по одному из компонентов: Фамилии, Имени или Отчеству</w:t>
            </w:r>
          </w:p>
        </w:tc>
      </w:tr>
      <w:tr w:rsidR="007B1F8E" w:rsidRPr="00A64A92" w14:paraId="20558609" w14:textId="77777777" w:rsidTr="0046366B">
        <w:tc>
          <w:tcPr>
            <w:tcW w:w="1332" w:type="dxa"/>
          </w:tcPr>
          <w:p w14:paraId="7796B869" w14:textId="51CA76ED" w:rsidR="007B1F8E" w:rsidRPr="00A64A92" w:rsidRDefault="00973A3E" w:rsidP="007B1F8E">
            <w:pPr>
              <w:spacing w:line="240" w:lineRule="auto"/>
              <w:ind w:firstLine="0"/>
              <w:rPr>
                <w:sz w:val="20"/>
                <w:szCs w:val="20"/>
              </w:rPr>
            </w:pPr>
            <w:r>
              <w:rPr>
                <w:sz w:val="20"/>
                <w:szCs w:val="20"/>
              </w:rPr>
              <w:t>Отчество</w:t>
            </w:r>
            <w:r w:rsidR="007B1F8E">
              <w:rPr>
                <w:sz w:val="20"/>
                <w:szCs w:val="20"/>
              </w:rPr>
              <w:t xml:space="preserve"> </w:t>
            </w:r>
            <w:r w:rsidR="007B1F8E" w:rsidRPr="00A64A92">
              <w:rPr>
                <w:sz w:val="20"/>
                <w:szCs w:val="20"/>
              </w:rPr>
              <w:t>клиента</w:t>
            </w:r>
          </w:p>
        </w:tc>
        <w:tc>
          <w:tcPr>
            <w:tcW w:w="925" w:type="dxa"/>
          </w:tcPr>
          <w:p w14:paraId="6C2D86DB" w14:textId="4B64325C" w:rsidR="007B1F8E" w:rsidRPr="00A64A92" w:rsidRDefault="007B1F8E" w:rsidP="007B1F8E">
            <w:pPr>
              <w:spacing w:line="240" w:lineRule="auto"/>
              <w:ind w:firstLine="0"/>
              <w:rPr>
                <w:sz w:val="20"/>
                <w:szCs w:val="20"/>
              </w:rPr>
            </w:pPr>
            <w:r w:rsidRPr="00A64A92">
              <w:rPr>
                <w:sz w:val="20"/>
                <w:szCs w:val="20"/>
              </w:rPr>
              <w:t>Нет</w:t>
            </w:r>
          </w:p>
        </w:tc>
        <w:tc>
          <w:tcPr>
            <w:tcW w:w="851" w:type="dxa"/>
          </w:tcPr>
          <w:p w14:paraId="299B835C" w14:textId="5DECD188" w:rsidR="007B1F8E" w:rsidRPr="00A64A92" w:rsidRDefault="007B1F8E" w:rsidP="007B1F8E">
            <w:pPr>
              <w:spacing w:line="240" w:lineRule="auto"/>
              <w:ind w:firstLine="0"/>
              <w:rPr>
                <w:sz w:val="20"/>
                <w:szCs w:val="20"/>
              </w:rPr>
            </w:pPr>
            <w:r w:rsidRPr="00A64A92">
              <w:rPr>
                <w:sz w:val="20"/>
                <w:szCs w:val="20"/>
              </w:rPr>
              <w:t>Да</w:t>
            </w:r>
          </w:p>
        </w:tc>
        <w:tc>
          <w:tcPr>
            <w:tcW w:w="2224" w:type="dxa"/>
          </w:tcPr>
          <w:p w14:paraId="4E0B2761" w14:textId="27FC9AD7" w:rsidR="007B1F8E" w:rsidRPr="00675E6A" w:rsidRDefault="007B1F8E" w:rsidP="007B1F8E">
            <w:pPr>
              <w:spacing w:line="240" w:lineRule="auto"/>
              <w:ind w:firstLine="0"/>
              <w:rPr>
                <w:rFonts w:eastAsia="Times New Roman" w:cs="Times New Roman"/>
                <w:sz w:val="20"/>
                <w:szCs w:val="20"/>
              </w:rPr>
            </w:pPr>
            <w:r w:rsidRPr="00E95169">
              <w:rPr>
                <w:rFonts w:eastAsia="Times New Roman" w:cs="Times New Roman"/>
                <w:sz w:val="20"/>
                <w:szCs w:val="20"/>
              </w:rPr>
              <w:t>Строка</w:t>
            </w:r>
          </w:p>
        </w:tc>
        <w:tc>
          <w:tcPr>
            <w:tcW w:w="3871" w:type="dxa"/>
          </w:tcPr>
          <w:p w14:paraId="04CA7EFA" w14:textId="77777777" w:rsidR="007B1F8E" w:rsidRPr="009B088F" w:rsidRDefault="007B1F8E" w:rsidP="007B1F8E">
            <w:pPr>
              <w:pStyle w:val="ae"/>
              <w:numPr>
                <w:ilvl w:val="0"/>
                <w:numId w:val="4"/>
              </w:numPr>
              <w:spacing w:line="240" w:lineRule="auto"/>
              <w:ind w:left="0" w:hanging="13"/>
              <w:rPr>
                <w:color w:val="000000"/>
                <w:sz w:val="20"/>
                <w:szCs w:val="20"/>
              </w:rPr>
            </w:pPr>
            <w:r w:rsidRPr="009B088F">
              <w:rPr>
                <w:color w:val="000000"/>
                <w:sz w:val="20"/>
                <w:szCs w:val="20"/>
              </w:rPr>
              <w:t>Видимость – всегда.</w:t>
            </w:r>
          </w:p>
          <w:p w14:paraId="6775F11E" w14:textId="77777777" w:rsidR="007B1F8E" w:rsidRDefault="007B1F8E" w:rsidP="007B1F8E">
            <w:pPr>
              <w:pStyle w:val="ae"/>
              <w:numPr>
                <w:ilvl w:val="0"/>
                <w:numId w:val="4"/>
              </w:numPr>
              <w:spacing w:line="240" w:lineRule="auto"/>
              <w:ind w:left="0" w:hanging="13"/>
              <w:rPr>
                <w:color w:val="000000"/>
                <w:sz w:val="20"/>
                <w:szCs w:val="20"/>
              </w:rPr>
            </w:pPr>
            <w:r w:rsidRPr="009B088F">
              <w:rPr>
                <w:color w:val="000000"/>
                <w:sz w:val="20"/>
                <w:szCs w:val="20"/>
              </w:rPr>
              <w:t xml:space="preserve">Поиск по подстроке, </w:t>
            </w:r>
            <w:proofErr w:type="spellStart"/>
            <w:r w:rsidRPr="009B088F">
              <w:rPr>
                <w:color w:val="000000"/>
                <w:sz w:val="20"/>
                <w:szCs w:val="20"/>
              </w:rPr>
              <w:t>регистронезависимый</w:t>
            </w:r>
            <w:proofErr w:type="spellEnd"/>
            <w:r w:rsidRPr="009B088F">
              <w:rPr>
                <w:color w:val="000000"/>
                <w:sz w:val="20"/>
                <w:szCs w:val="20"/>
              </w:rPr>
              <w:t xml:space="preserve">; при интеграции </w:t>
            </w:r>
            <w:proofErr w:type="spellStart"/>
            <w:r w:rsidRPr="009B088F">
              <w:rPr>
                <w:color w:val="000000"/>
                <w:sz w:val="20"/>
                <w:szCs w:val="20"/>
              </w:rPr>
              <w:t>DaData</w:t>
            </w:r>
            <w:proofErr w:type="spellEnd"/>
            <w:r w:rsidRPr="009B088F">
              <w:rPr>
                <w:color w:val="000000"/>
                <w:sz w:val="20"/>
                <w:szCs w:val="20"/>
              </w:rPr>
              <w:t xml:space="preserve"> допускаются подсказки</w:t>
            </w:r>
          </w:p>
          <w:p w14:paraId="1CF28E9B" w14:textId="32B003DC" w:rsidR="007B1F8E" w:rsidRPr="009B088F" w:rsidRDefault="007B1F8E" w:rsidP="007B1F8E">
            <w:pPr>
              <w:pStyle w:val="ae"/>
              <w:numPr>
                <w:ilvl w:val="0"/>
                <w:numId w:val="4"/>
              </w:numPr>
              <w:spacing w:line="240" w:lineRule="auto"/>
              <w:ind w:left="0" w:hanging="13"/>
              <w:rPr>
                <w:color w:val="000000"/>
                <w:sz w:val="20"/>
                <w:szCs w:val="20"/>
              </w:rPr>
            </w:pPr>
            <w:r>
              <w:rPr>
                <w:color w:val="000000"/>
                <w:sz w:val="20"/>
                <w:szCs w:val="20"/>
              </w:rPr>
              <w:t>Поиск может быть выполнен только по одному из компонентов: Фамилии, Имени или Отчеству</w:t>
            </w:r>
          </w:p>
        </w:tc>
      </w:tr>
      <w:tr w:rsidR="00243547" w:rsidRPr="00A64A92" w14:paraId="79EE5A7E" w14:textId="77777777" w:rsidTr="0046366B">
        <w:tc>
          <w:tcPr>
            <w:tcW w:w="1332" w:type="dxa"/>
          </w:tcPr>
          <w:p w14:paraId="66F56EA6" w14:textId="77777777" w:rsidR="00243547" w:rsidRPr="00A64A92" w:rsidRDefault="00243547" w:rsidP="004B783A">
            <w:pPr>
              <w:spacing w:line="240" w:lineRule="auto"/>
              <w:ind w:firstLine="0"/>
              <w:rPr>
                <w:sz w:val="20"/>
                <w:szCs w:val="20"/>
              </w:rPr>
            </w:pPr>
            <w:r w:rsidRPr="00A64A92">
              <w:rPr>
                <w:sz w:val="20"/>
                <w:szCs w:val="20"/>
              </w:rPr>
              <w:t>Дата рождения</w:t>
            </w:r>
          </w:p>
        </w:tc>
        <w:tc>
          <w:tcPr>
            <w:tcW w:w="925" w:type="dxa"/>
          </w:tcPr>
          <w:p w14:paraId="2DFE5996" w14:textId="77777777" w:rsidR="00243547" w:rsidRPr="00A64A92" w:rsidRDefault="00243547" w:rsidP="004B783A">
            <w:pPr>
              <w:spacing w:line="240" w:lineRule="auto"/>
              <w:ind w:firstLine="0"/>
              <w:rPr>
                <w:sz w:val="20"/>
                <w:szCs w:val="20"/>
              </w:rPr>
            </w:pPr>
            <w:r w:rsidRPr="00A64A92">
              <w:rPr>
                <w:sz w:val="20"/>
                <w:szCs w:val="20"/>
              </w:rPr>
              <w:t>Нет</w:t>
            </w:r>
          </w:p>
        </w:tc>
        <w:tc>
          <w:tcPr>
            <w:tcW w:w="851" w:type="dxa"/>
          </w:tcPr>
          <w:p w14:paraId="11BFA07E" w14:textId="77777777" w:rsidR="00243547" w:rsidRPr="00A64A92" w:rsidRDefault="00243547" w:rsidP="004B783A">
            <w:pPr>
              <w:spacing w:line="240" w:lineRule="auto"/>
              <w:ind w:firstLine="0"/>
              <w:rPr>
                <w:sz w:val="20"/>
                <w:szCs w:val="20"/>
              </w:rPr>
            </w:pPr>
            <w:r w:rsidRPr="00A64A92">
              <w:rPr>
                <w:sz w:val="20"/>
                <w:szCs w:val="20"/>
              </w:rPr>
              <w:t>Да</w:t>
            </w:r>
          </w:p>
        </w:tc>
        <w:tc>
          <w:tcPr>
            <w:tcW w:w="2224" w:type="dxa"/>
          </w:tcPr>
          <w:p w14:paraId="7F7CC2CF" w14:textId="7838D935" w:rsidR="00243547" w:rsidRPr="00A64A92" w:rsidRDefault="00243547" w:rsidP="004B783A">
            <w:pPr>
              <w:spacing w:line="240" w:lineRule="auto"/>
              <w:ind w:firstLine="0"/>
              <w:rPr>
                <w:sz w:val="20"/>
                <w:szCs w:val="20"/>
              </w:rPr>
            </w:pPr>
            <w:r w:rsidRPr="00675E6A">
              <w:rPr>
                <w:rFonts w:eastAsia="Times New Roman" w:cs="Times New Roman"/>
                <w:sz w:val="20"/>
                <w:szCs w:val="20"/>
              </w:rPr>
              <w:t>Поле ввода</w:t>
            </w:r>
            <w:r>
              <w:rPr>
                <w:rFonts w:eastAsia="Times New Roman" w:cs="Times New Roman"/>
                <w:sz w:val="20"/>
                <w:szCs w:val="20"/>
              </w:rPr>
              <w:t xml:space="preserve"> Дата</w:t>
            </w:r>
          </w:p>
        </w:tc>
        <w:tc>
          <w:tcPr>
            <w:tcW w:w="3871" w:type="dxa"/>
          </w:tcPr>
          <w:p w14:paraId="7317FA68" w14:textId="1CD6D8D3" w:rsidR="00243547" w:rsidRPr="00452D3C" w:rsidRDefault="00243547" w:rsidP="00452D3C">
            <w:pPr>
              <w:pStyle w:val="ae"/>
              <w:numPr>
                <w:ilvl w:val="0"/>
                <w:numId w:val="4"/>
              </w:numPr>
              <w:spacing w:line="240" w:lineRule="auto"/>
              <w:ind w:left="0" w:hanging="13"/>
              <w:rPr>
                <w:color w:val="000000"/>
                <w:sz w:val="20"/>
                <w:szCs w:val="20"/>
              </w:rPr>
            </w:pPr>
            <w:r w:rsidRPr="009B088F">
              <w:rPr>
                <w:color w:val="000000"/>
                <w:sz w:val="20"/>
                <w:szCs w:val="20"/>
              </w:rPr>
              <w:t>Видимость – всегда.</w:t>
            </w:r>
          </w:p>
        </w:tc>
      </w:tr>
      <w:tr w:rsidR="00243547" w:rsidRPr="00A64A92" w14:paraId="1425A361" w14:textId="77777777" w:rsidTr="0046366B">
        <w:tc>
          <w:tcPr>
            <w:tcW w:w="1332" w:type="dxa"/>
          </w:tcPr>
          <w:p w14:paraId="48129792" w14:textId="77777777" w:rsidR="00243547" w:rsidRPr="00A64A92" w:rsidRDefault="00243547" w:rsidP="004B783A">
            <w:pPr>
              <w:spacing w:line="240" w:lineRule="auto"/>
              <w:ind w:firstLine="0"/>
              <w:rPr>
                <w:sz w:val="20"/>
                <w:szCs w:val="20"/>
              </w:rPr>
            </w:pPr>
            <w:r w:rsidRPr="00A64A92">
              <w:rPr>
                <w:sz w:val="20"/>
                <w:szCs w:val="20"/>
              </w:rPr>
              <w:t>Мобильный телефон</w:t>
            </w:r>
          </w:p>
        </w:tc>
        <w:tc>
          <w:tcPr>
            <w:tcW w:w="925" w:type="dxa"/>
          </w:tcPr>
          <w:p w14:paraId="1A6708CA" w14:textId="77777777" w:rsidR="00243547" w:rsidRPr="00A64A92" w:rsidRDefault="00243547" w:rsidP="004B783A">
            <w:pPr>
              <w:spacing w:line="240" w:lineRule="auto"/>
              <w:ind w:firstLine="0"/>
              <w:rPr>
                <w:sz w:val="20"/>
                <w:szCs w:val="20"/>
              </w:rPr>
            </w:pPr>
            <w:r w:rsidRPr="00A64A92">
              <w:rPr>
                <w:sz w:val="20"/>
                <w:szCs w:val="20"/>
              </w:rPr>
              <w:t>Нет</w:t>
            </w:r>
          </w:p>
        </w:tc>
        <w:tc>
          <w:tcPr>
            <w:tcW w:w="851" w:type="dxa"/>
          </w:tcPr>
          <w:p w14:paraId="7DC8E31A" w14:textId="77777777" w:rsidR="00243547" w:rsidRPr="00A64A92" w:rsidRDefault="00243547" w:rsidP="004B783A">
            <w:pPr>
              <w:spacing w:line="240" w:lineRule="auto"/>
              <w:ind w:firstLine="0"/>
              <w:rPr>
                <w:sz w:val="20"/>
                <w:szCs w:val="20"/>
              </w:rPr>
            </w:pPr>
            <w:r w:rsidRPr="00A64A92">
              <w:rPr>
                <w:sz w:val="20"/>
                <w:szCs w:val="20"/>
              </w:rPr>
              <w:t>Да</w:t>
            </w:r>
          </w:p>
        </w:tc>
        <w:tc>
          <w:tcPr>
            <w:tcW w:w="2224" w:type="dxa"/>
          </w:tcPr>
          <w:p w14:paraId="343E6C84" w14:textId="77777777" w:rsidR="00243547" w:rsidRDefault="00243547" w:rsidP="004B783A">
            <w:pPr>
              <w:spacing w:line="240" w:lineRule="auto"/>
              <w:ind w:firstLine="0"/>
              <w:rPr>
                <w:rFonts w:eastAsia="Times New Roman" w:cs="Times New Roman"/>
                <w:sz w:val="20"/>
                <w:szCs w:val="20"/>
              </w:rPr>
            </w:pPr>
            <w:r w:rsidRPr="00675E6A">
              <w:rPr>
                <w:rFonts w:eastAsia="Times New Roman" w:cs="Times New Roman"/>
                <w:sz w:val="20"/>
                <w:szCs w:val="20"/>
              </w:rPr>
              <w:t>Поле ввода</w:t>
            </w:r>
            <w:r>
              <w:rPr>
                <w:rFonts w:eastAsia="Times New Roman" w:cs="Times New Roman"/>
                <w:sz w:val="20"/>
                <w:szCs w:val="20"/>
              </w:rPr>
              <w:t xml:space="preserve"> Текст.</w:t>
            </w:r>
          </w:p>
          <w:p w14:paraId="1EBD65B7" w14:textId="59D5CE81" w:rsidR="00243547" w:rsidRPr="00A64A92" w:rsidRDefault="00243547" w:rsidP="004B783A">
            <w:pPr>
              <w:spacing w:line="240" w:lineRule="auto"/>
              <w:ind w:firstLine="0"/>
              <w:rPr>
                <w:sz w:val="20"/>
                <w:szCs w:val="20"/>
              </w:rPr>
            </w:pPr>
            <w:r>
              <w:rPr>
                <w:rFonts w:eastAsia="Times New Roman" w:cs="Times New Roman"/>
                <w:sz w:val="20"/>
                <w:szCs w:val="20"/>
              </w:rPr>
              <w:t>Строка</w:t>
            </w:r>
          </w:p>
        </w:tc>
        <w:tc>
          <w:tcPr>
            <w:tcW w:w="3871" w:type="dxa"/>
          </w:tcPr>
          <w:p w14:paraId="02B480B0" w14:textId="77777777" w:rsidR="00243547" w:rsidRPr="009B088F" w:rsidRDefault="00243547" w:rsidP="009B088F">
            <w:pPr>
              <w:pStyle w:val="ae"/>
              <w:numPr>
                <w:ilvl w:val="0"/>
                <w:numId w:val="4"/>
              </w:numPr>
              <w:spacing w:line="240" w:lineRule="auto"/>
              <w:ind w:left="0" w:hanging="13"/>
              <w:rPr>
                <w:color w:val="000000"/>
                <w:sz w:val="20"/>
                <w:szCs w:val="20"/>
              </w:rPr>
            </w:pPr>
            <w:r w:rsidRPr="009B088F">
              <w:rPr>
                <w:color w:val="000000"/>
                <w:sz w:val="20"/>
                <w:szCs w:val="20"/>
              </w:rPr>
              <w:t>Видимость – всегда.</w:t>
            </w:r>
          </w:p>
          <w:p w14:paraId="430AE5FB" w14:textId="77777777" w:rsidR="00243547" w:rsidRPr="009B088F" w:rsidRDefault="00243547" w:rsidP="009B088F">
            <w:pPr>
              <w:pStyle w:val="ae"/>
              <w:numPr>
                <w:ilvl w:val="0"/>
                <w:numId w:val="4"/>
              </w:numPr>
              <w:spacing w:line="240" w:lineRule="auto"/>
              <w:ind w:left="0" w:hanging="13"/>
              <w:rPr>
                <w:color w:val="000000"/>
                <w:sz w:val="20"/>
                <w:szCs w:val="20"/>
              </w:rPr>
            </w:pPr>
            <w:r w:rsidRPr="009B088F">
              <w:rPr>
                <w:color w:val="000000"/>
                <w:sz w:val="20"/>
                <w:szCs w:val="20"/>
              </w:rPr>
              <w:t xml:space="preserve">Ввод в UI: маска +7 (9xx) </w:t>
            </w:r>
            <w:proofErr w:type="spellStart"/>
            <w:r w:rsidRPr="009B088F">
              <w:rPr>
                <w:color w:val="000000"/>
                <w:sz w:val="20"/>
                <w:szCs w:val="20"/>
              </w:rPr>
              <w:t>xxx-xx-xx</w:t>
            </w:r>
            <w:proofErr w:type="spellEnd"/>
            <w:r w:rsidRPr="009B088F">
              <w:rPr>
                <w:color w:val="000000"/>
                <w:sz w:val="20"/>
                <w:szCs w:val="20"/>
              </w:rPr>
              <w:t>; для поиска выполняется нормализация в 10 цифр без кода страны</w:t>
            </w:r>
          </w:p>
        </w:tc>
      </w:tr>
      <w:tr w:rsidR="00243547" w:rsidRPr="00A64A92" w14:paraId="0FF71F04" w14:textId="77777777" w:rsidTr="0046366B">
        <w:tc>
          <w:tcPr>
            <w:tcW w:w="1332" w:type="dxa"/>
          </w:tcPr>
          <w:p w14:paraId="02F987E0" w14:textId="04937AD3" w:rsidR="00243547" w:rsidRPr="00A64A92" w:rsidRDefault="00243547" w:rsidP="00973A3E">
            <w:pPr>
              <w:spacing w:line="240" w:lineRule="auto"/>
              <w:ind w:firstLine="0"/>
              <w:rPr>
                <w:sz w:val="20"/>
                <w:szCs w:val="20"/>
              </w:rPr>
            </w:pPr>
            <w:r w:rsidRPr="00A64A92">
              <w:rPr>
                <w:sz w:val="20"/>
                <w:szCs w:val="20"/>
              </w:rPr>
              <w:t xml:space="preserve">Серия </w:t>
            </w:r>
            <w:r w:rsidR="00973A3E">
              <w:rPr>
                <w:sz w:val="20"/>
                <w:szCs w:val="20"/>
              </w:rPr>
              <w:t>паспорта</w:t>
            </w:r>
          </w:p>
        </w:tc>
        <w:tc>
          <w:tcPr>
            <w:tcW w:w="925" w:type="dxa"/>
          </w:tcPr>
          <w:p w14:paraId="1EA4C727" w14:textId="77777777" w:rsidR="00243547" w:rsidRPr="00A64A92" w:rsidRDefault="00243547" w:rsidP="004B783A">
            <w:pPr>
              <w:spacing w:line="240" w:lineRule="auto"/>
              <w:ind w:firstLine="0"/>
              <w:rPr>
                <w:sz w:val="20"/>
                <w:szCs w:val="20"/>
              </w:rPr>
            </w:pPr>
            <w:r w:rsidRPr="00A64A92">
              <w:rPr>
                <w:sz w:val="20"/>
                <w:szCs w:val="20"/>
              </w:rPr>
              <w:t>Нет</w:t>
            </w:r>
          </w:p>
        </w:tc>
        <w:tc>
          <w:tcPr>
            <w:tcW w:w="851" w:type="dxa"/>
          </w:tcPr>
          <w:p w14:paraId="3278D3B9" w14:textId="77777777" w:rsidR="00243547" w:rsidRPr="00A64A92" w:rsidRDefault="00243547" w:rsidP="004B783A">
            <w:pPr>
              <w:spacing w:line="240" w:lineRule="auto"/>
              <w:ind w:firstLine="0"/>
              <w:rPr>
                <w:sz w:val="20"/>
                <w:szCs w:val="20"/>
              </w:rPr>
            </w:pPr>
            <w:r w:rsidRPr="00A64A92">
              <w:rPr>
                <w:sz w:val="20"/>
                <w:szCs w:val="20"/>
              </w:rPr>
              <w:t>Да</w:t>
            </w:r>
          </w:p>
        </w:tc>
        <w:tc>
          <w:tcPr>
            <w:tcW w:w="2224" w:type="dxa"/>
          </w:tcPr>
          <w:p w14:paraId="0D3D86B6" w14:textId="77777777" w:rsidR="00243547" w:rsidRDefault="00243547" w:rsidP="004B783A">
            <w:pPr>
              <w:spacing w:line="240" w:lineRule="auto"/>
              <w:ind w:firstLine="0"/>
              <w:rPr>
                <w:rFonts w:eastAsia="Times New Roman" w:cs="Times New Roman"/>
                <w:sz w:val="20"/>
                <w:szCs w:val="20"/>
              </w:rPr>
            </w:pPr>
            <w:r w:rsidRPr="00675E6A">
              <w:rPr>
                <w:rFonts w:eastAsia="Times New Roman" w:cs="Times New Roman"/>
                <w:sz w:val="20"/>
                <w:szCs w:val="20"/>
              </w:rPr>
              <w:t>Поле ввода</w:t>
            </w:r>
            <w:r>
              <w:rPr>
                <w:rFonts w:eastAsia="Times New Roman" w:cs="Times New Roman"/>
                <w:sz w:val="20"/>
                <w:szCs w:val="20"/>
              </w:rPr>
              <w:t xml:space="preserve"> Текст.</w:t>
            </w:r>
          </w:p>
          <w:p w14:paraId="605F2EA8" w14:textId="0C65B502" w:rsidR="00243547" w:rsidRPr="00A64A92" w:rsidRDefault="00243547" w:rsidP="004B783A">
            <w:pPr>
              <w:spacing w:line="240" w:lineRule="auto"/>
              <w:ind w:firstLine="0"/>
              <w:rPr>
                <w:sz w:val="20"/>
                <w:szCs w:val="20"/>
              </w:rPr>
            </w:pPr>
            <w:r>
              <w:rPr>
                <w:rFonts w:eastAsia="Times New Roman" w:cs="Times New Roman"/>
                <w:sz w:val="20"/>
                <w:szCs w:val="20"/>
              </w:rPr>
              <w:t>Строка</w:t>
            </w:r>
          </w:p>
        </w:tc>
        <w:tc>
          <w:tcPr>
            <w:tcW w:w="3871" w:type="dxa"/>
          </w:tcPr>
          <w:p w14:paraId="37AE2131" w14:textId="77777777" w:rsidR="00243547" w:rsidRPr="009B088F" w:rsidRDefault="00243547" w:rsidP="009B088F">
            <w:pPr>
              <w:pStyle w:val="ae"/>
              <w:numPr>
                <w:ilvl w:val="0"/>
                <w:numId w:val="4"/>
              </w:numPr>
              <w:spacing w:line="240" w:lineRule="auto"/>
              <w:ind w:left="0" w:hanging="13"/>
              <w:rPr>
                <w:color w:val="000000"/>
                <w:sz w:val="20"/>
                <w:szCs w:val="20"/>
              </w:rPr>
            </w:pPr>
            <w:r w:rsidRPr="009B088F">
              <w:rPr>
                <w:color w:val="000000"/>
                <w:sz w:val="20"/>
                <w:szCs w:val="20"/>
              </w:rPr>
              <w:t>Видимость – всегда.</w:t>
            </w:r>
          </w:p>
          <w:p w14:paraId="5F991CEA" w14:textId="18AF3DF2" w:rsidR="0046366B" w:rsidRPr="009B088F" w:rsidRDefault="00243547" w:rsidP="00973A3E">
            <w:pPr>
              <w:pStyle w:val="ae"/>
              <w:numPr>
                <w:ilvl w:val="0"/>
                <w:numId w:val="4"/>
              </w:numPr>
              <w:spacing w:line="240" w:lineRule="auto"/>
              <w:ind w:left="0" w:hanging="13"/>
              <w:rPr>
                <w:color w:val="000000"/>
                <w:sz w:val="20"/>
                <w:szCs w:val="20"/>
              </w:rPr>
            </w:pPr>
            <w:r w:rsidRPr="009B088F">
              <w:rPr>
                <w:color w:val="000000"/>
                <w:sz w:val="20"/>
                <w:szCs w:val="20"/>
              </w:rPr>
              <w:t>Формат: 4 цифр</w:t>
            </w:r>
            <w:r w:rsidR="00973A3E">
              <w:rPr>
                <w:color w:val="000000"/>
                <w:sz w:val="20"/>
                <w:szCs w:val="20"/>
              </w:rPr>
              <w:t>ы</w:t>
            </w:r>
          </w:p>
        </w:tc>
      </w:tr>
      <w:tr w:rsidR="00973A3E" w:rsidRPr="00A64A92" w14:paraId="45EEB349" w14:textId="77777777" w:rsidTr="0046366B">
        <w:tc>
          <w:tcPr>
            <w:tcW w:w="1332" w:type="dxa"/>
          </w:tcPr>
          <w:p w14:paraId="19A6A102" w14:textId="5085ABF5" w:rsidR="00973A3E" w:rsidRPr="00A64A92" w:rsidRDefault="00973A3E" w:rsidP="00973A3E">
            <w:pPr>
              <w:spacing w:line="240" w:lineRule="auto"/>
              <w:ind w:firstLine="0"/>
              <w:rPr>
                <w:sz w:val="20"/>
                <w:szCs w:val="20"/>
              </w:rPr>
            </w:pPr>
            <w:r>
              <w:rPr>
                <w:sz w:val="20"/>
                <w:szCs w:val="20"/>
              </w:rPr>
              <w:t>Н</w:t>
            </w:r>
            <w:r w:rsidRPr="00A64A92">
              <w:rPr>
                <w:sz w:val="20"/>
                <w:szCs w:val="20"/>
              </w:rPr>
              <w:t>омер паспорта</w:t>
            </w:r>
          </w:p>
        </w:tc>
        <w:tc>
          <w:tcPr>
            <w:tcW w:w="925" w:type="dxa"/>
          </w:tcPr>
          <w:p w14:paraId="287B7E07" w14:textId="102CE361" w:rsidR="00973A3E" w:rsidRPr="00A64A92" w:rsidRDefault="00973A3E" w:rsidP="00973A3E">
            <w:pPr>
              <w:spacing w:line="240" w:lineRule="auto"/>
              <w:ind w:firstLine="0"/>
              <w:rPr>
                <w:sz w:val="20"/>
                <w:szCs w:val="20"/>
              </w:rPr>
            </w:pPr>
            <w:r w:rsidRPr="00A64A92">
              <w:rPr>
                <w:sz w:val="20"/>
                <w:szCs w:val="20"/>
              </w:rPr>
              <w:t>Нет</w:t>
            </w:r>
          </w:p>
        </w:tc>
        <w:tc>
          <w:tcPr>
            <w:tcW w:w="851" w:type="dxa"/>
          </w:tcPr>
          <w:p w14:paraId="249EA424" w14:textId="251BB5D0" w:rsidR="00973A3E" w:rsidRPr="00A64A92" w:rsidRDefault="00973A3E" w:rsidP="00973A3E">
            <w:pPr>
              <w:spacing w:line="240" w:lineRule="auto"/>
              <w:ind w:firstLine="0"/>
              <w:rPr>
                <w:sz w:val="20"/>
                <w:szCs w:val="20"/>
              </w:rPr>
            </w:pPr>
            <w:r w:rsidRPr="00A64A92">
              <w:rPr>
                <w:sz w:val="20"/>
                <w:szCs w:val="20"/>
              </w:rPr>
              <w:t>Да</w:t>
            </w:r>
          </w:p>
        </w:tc>
        <w:tc>
          <w:tcPr>
            <w:tcW w:w="2224" w:type="dxa"/>
          </w:tcPr>
          <w:p w14:paraId="331AC188" w14:textId="77777777" w:rsidR="00973A3E" w:rsidRDefault="00973A3E" w:rsidP="00973A3E">
            <w:pPr>
              <w:spacing w:line="240" w:lineRule="auto"/>
              <w:ind w:firstLine="0"/>
              <w:rPr>
                <w:rFonts w:eastAsia="Times New Roman" w:cs="Times New Roman"/>
                <w:sz w:val="20"/>
                <w:szCs w:val="20"/>
              </w:rPr>
            </w:pPr>
            <w:r w:rsidRPr="00675E6A">
              <w:rPr>
                <w:rFonts w:eastAsia="Times New Roman" w:cs="Times New Roman"/>
                <w:sz w:val="20"/>
                <w:szCs w:val="20"/>
              </w:rPr>
              <w:t>Поле ввода</w:t>
            </w:r>
            <w:r>
              <w:rPr>
                <w:rFonts w:eastAsia="Times New Roman" w:cs="Times New Roman"/>
                <w:sz w:val="20"/>
                <w:szCs w:val="20"/>
              </w:rPr>
              <w:t xml:space="preserve"> Текст.</w:t>
            </w:r>
          </w:p>
          <w:p w14:paraId="750BCB7F" w14:textId="247F577F" w:rsidR="00973A3E" w:rsidRPr="00675E6A" w:rsidRDefault="00973A3E" w:rsidP="00973A3E">
            <w:pPr>
              <w:spacing w:line="240" w:lineRule="auto"/>
              <w:ind w:firstLine="0"/>
              <w:rPr>
                <w:rFonts w:eastAsia="Times New Roman" w:cs="Times New Roman"/>
                <w:sz w:val="20"/>
                <w:szCs w:val="20"/>
              </w:rPr>
            </w:pPr>
            <w:r>
              <w:rPr>
                <w:rFonts w:eastAsia="Times New Roman" w:cs="Times New Roman"/>
                <w:sz w:val="20"/>
                <w:szCs w:val="20"/>
              </w:rPr>
              <w:t>Строка</w:t>
            </w:r>
          </w:p>
        </w:tc>
        <w:tc>
          <w:tcPr>
            <w:tcW w:w="3871" w:type="dxa"/>
          </w:tcPr>
          <w:p w14:paraId="007927EA" w14:textId="77777777" w:rsidR="00973A3E" w:rsidRPr="009B088F" w:rsidRDefault="00973A3E" w:rsidP="00973A3E">
            <w:pPr>
              <w:pStyle w:val="ae"/>
              <w:numPr>
                <w:ilvl w:val="0"/>
                <w:numId w:val="4"/>
              </w:numPr>
              <w:spacing w:line="240" w:lineRule="auto"/>
              <w:ind w:left="0" w:hanging="13"/>
              <w:rPr>
                <w:color w:val="000000"/>
                <w:sz w:val="20"/>
                <w:szCs w:val="20"/>
              </w:rPr>
            </w:pPr>
            <w:r w:rsidRPr="009B088F">
              <w:rPr>
                <w:color w:val="000000"/>
                <w:sz w:val="20"/>
                <w:szCs w:val="20"/>
              </w:rPr>
              <w:t>Видимость – всегда.</w:t>
            </w:r>
          </w:p>
          <w:p w14:paraId="608ABFD8" w14:textId="2D296A12" w:rsidR="00973A3E" w:rsidRPr="009B088F" w:rsidRDefault="00973A3E" w:rsidP="00973A3E">
            <w:pPr>
              <w:pStyle w:val="ae"/>
              <w:numPr>
                <w:ilvl w:val="0"/>
                <w:numId w:val="4"/>
              </w:numPr>
              <w:spacing w:line="240" w:lineRule="auto"/>
              <w:ind w:left="0" w:hanging="13"/>
              <w:rPr>
                <w:color w:val="000000"/>
                <w:sz w:val="20"/>
                <w:szCs w:val="20"/>
              </w:rPr>
            </w:pPr>
            <w:r w:rsidRPr="009B088F">
              <w:rPr>
                <w:color w:val="000000"/>
                <w:sz w:val="20"/>
                <w:szCs w:val="20"/>
              </w:rPr>
              <w:t xml:space="preserve">Формат: </w:t>
            </w:r>
            <w:r>
              <w:rPr>
                <w:color w:val="000000"/>
                <w:sz w:val="20"/>
                <w:szCs w:val="20"/>
              </w:rPr>
              <w:t>6 цифр</w:t>
            </w:r>
          </w:p>
        </w:tc>
      </w:tr>
      <w:tr w:rsidR="00973A3E" w:rsidRPr="00A64A92" w14:paraId="16BEFC4D" w14:textId="77777777" w:rsidTr="0046366B">
        <w:tc>
          <w:tcPr>
            <w:tcW w:w="1332" w:type="dxa"/>
          </w:tcPr>
          <w:p w14:paraId="62FE6473" w14:textId="77777777" w:rsidR="00973A3E" w:rsidRPr="00A64A92" w:rsidRDefault="00973A3E" w:rsidP="00973A3E">
            <w:pPr>
              <w:spacing w:line="240" w:lineRule="auto"/>
              <w:ind w:firstLine="0"/>
              <w:rPr>
                <w:sz w:val="20"/>
                <w:szCs w:val="20"/>
              </w:rPr>
            </w:pPr>
            <w:r w:rsidRPr="00A64A92">
              <w:rPr>
                <w:sz w:val="20"/>
                <w:szCs w:val="20"/>
              </w:rPr>
              <w:t>VIN</w:t>
            </w:r>
          </w:p>
        </w:tc>
        <w:tc>
          <w:tcPr>
            <w:tcW w:w="925" w:type="dxa"/>
          </w:tcPr>
          <w:p w14:paraId="16AE8B4D" w14:textId="77777777" w:rsidR="00973A3E" w:rsidRPr="00A64A92" w:rsidRDefault="00973A3E" w:rsidP="00973A3E">
            <w:pPr>
              <w:spacing w:line="240" w:lineRule="auto"/>
              <w:ind w:firstLine="0"/>
              <w:rPr>
                <w:sz w:val="20"/>
                <w:szCs w:val="20"/>
              </w:rPr>
            </w:pPr>
            <w:r w:rsidRPr="00A64A92">
              <w:rPr>
                <w:sz w:val="20"/>
                <w:szCs w:val="20"/>
              </w:rPr>
              <w:t>Нет</w:t>
            </w:r>
          </w:p>
        </w:tc>
        <w:tc>
          <w:tcPr>
            <w:tcW w:w="851" w:type="dxa"/>
          </w:tcPr>
          <w:p w14:paraId="4122B5EE" w14:textId="77777777" w:rsidR="00973A3E" w:rsidRPr="00A64A92" w:rsidRDefault="00973A3E" w:rsidP="00973A3E">
            <w:pPr>
              <w:spacing w:line="240" w:lineRule="auto"/>
              <w:ind w:firstLine="0"/>
              <w:rPr>
                <w:sz w:val="20"/>
                <w:szCs w:val="20"/>
              </w:rPr>
            </w:pPr>
            <w:r w:rsidRPr="00A64A92">
              <w:rPr>
                <w:sz w:val="20"/>
                <w:szCs w:val="20"/>
              </w:rPr>
              <w:t>Да</w:t>
            </w:r>
          </w:p>
        </w:tc>
        <w:tc>
          <w:tcPr>
            <w:tcW w:w="2224" w:type="dxa"/>
          </w:tcPr>
          <w:p w14:paraId="636F0BB3" w14:textId="77777777" w:rsidR="00973A3E" w:rsidRDefault="00973A3E" w:rsidP="00973A3E">
            <w:pPr>
              <w:spacing w:line="240" w:lineRule="auto"/>
              <w:ind w:firstLine="0"/>
              <w:rPr>
                <w:rFonts w:eastAsia="Times New Roman" w:cs="Times New Roman"/>
                <w:sz w:val="20"/>
                <w:szCs w:val="20"/>
              </w:rPr>
            </w:pPr>
            <w:r w:rsidRPr="00675E6A">
              <w:rPr>
                <w:rFonts w:eastAsia="Times New Roman" w:cs="Times New Roman"/>
                <w:sz w:val="20"/>
                <w:szCs w:val="20"/>
              </w:rPr>
              <w:t>Поле ввода</w:t>
            </w:r>
            <w:r>
              <w:rPr>
                <w:rFonts w:eastAsia="Times New Roman" w:cs="Times New Roman"/>
                <w:sz w:val="20"/>
                <w:szCs w:val="20"/>
              </w:rPr>
              <w:t xml:space="preserve"> Текст.</w:t>
            </w:r>
          </w:p>
          <w:p w14:paraId="6BAA44B3" w14:textId="3620AAF8" w:rsidR="00973A3E" w:rsidRPr="00A64A92" w:rsidRDefault="00973A3E" w:rsidP="00973A3E">
            <w:pPr>
              <w:spacing w:line="240" w:lineRule="auto"/>
              <w:ind w:firstLine="0"/>
              <w:rPr>
                <w:sz w:val="20"/>
                <w:szCs w:val="20"/>
              </w:rPr>
            </w:pPr>
            <w:r>
              <w:rPr>
                <w:rFonts w:eastAsia="Times New Roman" w:cs="Times New Roman"/>
                <w:sz w:val="20"/>
                <w:szCs w:val="20"/>
              </w:rPr>
              <w:lastRenderedPageBreak/>
              <w:t>Строка</w:t>
            </w:r>
          </w:p>
        </w:tc>
        <w:tc>
          <w:tcPr>
            <w:tcW w:w="3871" w:type="dxa"/>
          </w:tcPr>
          <w:p w14:paraId="537E827B" w14:textId="77777777" w:rsidR="00973A3E" w:rsidRPr="009B088F" w:rsidRDefault="00973A3E" w:rsidP="00973A3E">
            <w:pPr>
              <w:pStyle w:val="ae"/>
              <w:numPr>
                <w:ilvl w:val="0"/>
                <w:numId w:val="4"/>
              </w:numPr>
              <w:spacing w:line="240" w:lineRule="auto"/>
              <w:ind w:left="0" w:hanging="13"/>
              <w:rPr>
                <w:color w:val="000000"/>
                <w:sz w:val="20"/>
                <w:szCs w:val="20"/>
              </w:rPr>
            </w:pPr>
            <w:r w:rsidRPr="009B088F">
              <w:rPr>
                <w:color w:val="000000"/>
                <w:sz w:val="20"/>
                <w:szCs w:val="20"/>
              </w:rPr>
              <w:lastRenderedPageBreak/>
              <w:t>Видимость – всегда.</w:t>
            </w:r>
          </w:p>
          <w:p w14:paraId="56EE805B" w14:textId="77777777" w:rsidR="00973A3E" w:rsidRPr="009B088F" w:rsidRDefault="00973A3E" w:rsidP="00973A3E">
            <w:pPr>
              <w:pStyle w:val="ae"/>
              <w:numPr>
                <w:ilvl w:val="0"/>
                <w:numId w:val="4"/>
              </w:numPr>
              <w:spacing w:line="240" w:lineRule="auto"/>
              <w:ind w:left="0" w:hanging="13"/>
              <w:rPr>
                <w:color w:val="000000"/>
                <w:sz w:val="20"/>
                <w:szCs w:val="20"/>
              </w:rPr>
            </w:pPr>
            <w:r w:rsidRPr="009B088F">
              <w:rPr>
                <w:color w:val="000000"/>
                <w:sz w:val="20"/>
                <w:szCs w:val="20"/>
              </w:rPr>
              <w:lastRenderedPageBreak/>
              <w:t>17 символов, латиница/цифры, исключая I/O/Q</w:t>
            </w:r>
          </w:p>
        </w:tc>
      </w:tr>
      <w:tr w:rsidR="00973A3E" w:rsidRPr="00A64A92" w14:paraId="41258679" w14:textId="77777777" w:rsidTr="0046366B">
        <w:tc>
          <w:tcPr>
            <w:tcW w:w="1332" w:type="dxa"/>
          </w:tcPr>
          <w:p w14:paraId="37E1D643" w14:textId="77777777" w:rsidR="00973A3E" w:rsidRPr="00837C4C" w:rsidRDefault="00973A3E" w:rsidP="00973A3E">
            <w:pPr>
              <w:spacing w:line="240" w:lineRule="auto"/>
              <w:ind w:firstLine="0"/>
              <w:rPr>
                <w:sz w:val="20"/>
                <w:szCs w:val="20"/>
              </w:rPr>
            </w:pPr>
            <w:r w:rsidRPr="00A64A92">
              <w:rPr>
                <w:sz w:val="20"/>
                <w:szCs w:val="20"/>
              </w:rPr>
              <w:lastRenderedPageBreak/>
              <w:t>Номер заявки</w:t>
            </w:r>
          </w:p>
        </w:tc>
        <w:tc>
          <w:tcPr>
            <w:tcW w:w="925" w:type="dxa"/>
          </w:tcPr>
          <w:p w14:paraId="1CAB5A79" w14:textId="77777777" w:rsidR="00973A3E" w:rsidRPr="00A64A92" w:rsidRDefault="00973A3E" w:rsidP="00973A3E">
            <w:pPr>
              <w:spacing w:line="240" w:lineRule="auto"/>
              <w:ind w:firstLine="0"/>
              <w:rPr>
                <w:sz w:val="20"/>
                <w:szCs w:val="20"/>
              </w:rPr>
            </w:pPr>
            <w:r w:rsidRPr="00A64A92">
              <w:rPr>
                <w:sz w:val="20"/>
                <w:szCs w:val="20"/>
              </w:rPr>
              <w:t>Нет</w:t>
            </w:r>
          </w:p>
        </w:tc>
        <w:tc>
          <w:tcPr>
            <w:tcW w:w="851" w:type="dxa"/>
          </w:tcPr>
          <w:p w14:paraId="74BA9584" w14:textId="77777777" w:rsidR="00973A3E" w:rsidRPr="00A64A92" w:rsidRDefault="00973A3E" w:rsidP="00973A3E">
            <w:pPr>
              <w:spacing w:line="240" w:lineRule="auto"/>
              <w:ind w:firstLine="0"/>
              <w:rPr>
                <w:sz w:val="20"/>
                <w:szCs w:val="20"/>
              </w:rPr>
            </w:pPr>
            <w:r w:rsidRPr="00A64A92">
              <w:rPr>
                <w:sz w:val="20"/>
                <w:szCs w:val="20"/>
              </w:rPr>
              <w:t>Да</w:t>
            </w:r>
          </w:p>
        </w:tc>
        <w:tc>
          <w:tcPr>
            <w:tcW w:w="2224" w:type="dxa"/>
          </w:tcPr>
          <w:p w14:paraId="2FAA2251" w14:textId="77777777" w:rsidR="00973A3E" w:rsidRDefault="00973A3E" w:rsidP="00973A3E">
            <w:pPr>
              <w:spacing w:line="240" w:lineRule="auto"/>
              <w:ind w:firstLine="0"/>
              <w:rPr>
                <w:rFonts w:eastAsia="Times New Roman" w:cs="Times New Roman"/>
                <w:sz w:val="20"/>
                <w:szCs w:val="20"/>
              </w:rPr>
            </w:pPr>
            <w:r w:rsidRPr="00675E6A">
              <w:rPr>
                <w:rFonts w:eastAsia="Times New Roman" w:cs="Times New Roman"/>
                <w:sz w:val="20"/>
                <w:szCs w:val="20"/>
              </w:rPr>
              <w:t>Поле ввода</w:t>
            </w:r>
            <w:r>
              <w:rPr>
                <w:rFonts w:eastAsia="Times New Roman" w:cs="Times New Roman"/>
                <w:sz w:val="20"/>
                <w:szCs w:val="20"/>
              </w:rPr>
              <w:t xml:space="preserve"> Текст.</w:t>
            </w:r>
          </w:p>
          <w:p w14:paraId="3506E6AF" w14:textId="2CF33985" w:rsidR="00973A3E" w:rsidRPr="00A64A92" w:rsidRDefault="00973A3E" w:rsidP="00973A3E">
            <w:pPr>
              <w:spacing w:line="240" w:lineRule="auto"/>
              <w:ind w:firstLine="0"/>
              <w:rPr>
                <w:sz w:val="20"/>
                <w:szCs w:val="20"/>
              </w:rPr>
            </w:pPr>
            <w:r>
              <w:rPr>
                <w:rFonts w:eastAsia="Times New Roman" w:cs="Times New Roman"/>
                <w:sz w:val="20"/>
                <w:szCs w:val="20"/>
              </w:rPr>
              <w:t>Строка</w:t>
            </w:r>
          </w:p>
        </w:tc>
        <w:tc>
          <w:tcPr>
            <w:tcW w:w="3871" w:type="dxa"/>
          </w:tcPr>
          <w:p w14:paraId="6464DA44" w14:textId="77777777" w:rsidR="00973A3E" w:rsidRPr="009B088F" w:rsidRDefault="00973A3E" w:rsidP="00973A3E">
            <w:pPr>
              <w:pStyle w:val="ae"/>
              <w:numPr>
                <w:ilvl w:val="0"/>
                <w:numId w:val="4"/>
              </w:numPr>
              <w:spacing w:line="240" w:lineRule="auto"/>
              <w:ind w:left="0" w:hanging="13"/>
              <w:rPr>
                <w:color w:val="000000"/>
                <w:sz w:val="20"/>
                <w:szCs w:val="20"/>
              </w:rPr>
            </w:pPr>
            <w:r w:rsidRPr="009B088F">
              <w:rPr>
                <w:color w:val="000000"/>
                <w:sz w:val="20"/>
                <w:szCs w:val="20"/>
              </w:rPr>
              <w:t>Видимость – всегда.</w:t>
            </w:r>
          </w:p>
          <w:p w14:paraId="182E3EA2" w14:textId="77777777" w:rsidR="00973A3E" w:rsidRPr="009B088F" w:rsidRDefault="00973A3E" w:rsidP="00973A3E">
            <w:pPr>
              <w:pStyle w:val="ae"/>
              <w:numPr>
                <w:ilvl w:val="0"/>
                <w:numId w:val="4"/>
              </w:numPr>
              <w:spacing w:line="240" w:lineRule="auto"/>
              <w:ind w:left="0" w:hanging="13"/>
              <w:rPr>
                <w:color w:val="000000"/>
                <w:sz w:val="20"/>
                <w:szCs w:val="20"/>
              </w:rPr>
            </w:pPr>
            <w:r w:rsidRPr="009B088F">
              <w:rPr>
                <w:color w:val="000000"/>
                <w:sz w:val="20"/>
                <w:szCs w:val="20"/>
              </w:rPr>
              <w:t>Поиск по полному и частичному совпадению</w:t>
            </w:r>
          </w:p>
        </w:tc>
      </w:tr>
      <w:tr w:rsidR="00973A3E" w:rsidRPr="00A64A92" w14:paraId="21DFD48C" w14:textId="77777777" w:rsidTr="0046366B">
        <w:tc>
          <w:tcPr>
            <w:tcW w:w="1332" w:type="dxa"/>
          </w:tcPr>
          <w:p w14:paraId="57A49D95" w14:textId="77777777" w:rsidR="00973A3E" w:rsidRPr="00A64A92" w:rsidRDefault="00973A3E" w:rsidP="00973A3E">
            <w:pPr>
              <w:spacing w:line="240" w:lineRule="auto"/>
              <w:ind w:firstLine="0"/>
              <w:rPr>
                <w:sz w:val="20"/>
                <w:szCs w:val="20"/>
              </w:rPr>
            </w:pPr>
            <w:r w:rsidRPr="00A64A92">
              <w:rPr>
                <w:sz w:val="20"/>
                <w:szCs w:val="20"/>
              </w:rPr>
              <w:t>Дата заведения заявки</w:t>
            </w:r>
          </w:p>
        </w:tc>
        <w:tc>
          <w:tcPr>
            <w:tcW w:w="925" w:type="dxa"/>
          </w:tcPr>
          <w:p w14:paraId="2BD80DDF" w14:textId="77777777" w:rsidR="00973A3E" w:rsidRPr="00A64A92" w:rsidRDefault="00973A3E" w:rsidP="00973A3E">
            <w:pPr>
              <w:spacing w:line="240" w:lineRule="auto"/>
              <w:ind w:firstLine="0"/>
              <w:rPr>
                <w:sz w:val="20"/>
                <w:szCs w:val="20"/>
              </w:rPr>
            </w:pPr>
            <w:r w:rsidRPr="00A64A92">
              <w:rPr>
                <w:sz w:val="20"/>
                <w:szCs w:val="20"/>
              </w:rPr>
              <w:t>Нет</w:t>
            </w:r>
          </w:p>
        </w:tc>
        <w:tc>
          <w:tcPr>
            <w:tcW w:w="851" w:type="dxa"/>
          </w:tcPr>
          <w:p w14:paraId="1A98DB89" w14:textId="77777777" w:rsidR="00973A3E" w:rsidRPr="00A64A92" w:rsidRDefault="00973A3E" w:rsidP="00973A3E">
            <w:pPr>
              <w:spacing w:line="240" w:lineRule="auto"/>
              <w:ind w:firstLine="0"/>
              <w:rPr>
                <w:sz w:val="20"/>
                <w:szCs w:val="20"/>
              </w:rPr>
            </w:pPr>
            <w:r w:rsidRPr="00A64A92">
              <w:rPr>
                <w:sz w:val="20"/>
                <w:szCs w:val="20"/>
              </w:rPr>
              <w:t>Да</w:t>
            </w:r>
          </w:p>
        </w:tc>
        <w:tc>
          <w:tcPr>
            <w:tcW w:w="2224" w:type="dxa"/>
          </w:tcPr>
          <w:p w14:paraId="752AE118" w14:textId="3C9D353D" w:rsidR="00973A3E" w:rsidRPr="004B783A" w:rsidRDefault="00973A3E" w:rsidP="00973A3E">
            <w:pPr>
              <w:spacing w:line="240" w:lineRule="auto"/>
              <w:ind w:firstLine="0"/>
              <w:rPr>
                <w:rFonts w:eastAsia="Times New Roman" w:cs="Times New Roman"/>
                <w:sz w:val="20"/>
                <w:szCs w:val="20"/>
              </w:rPr>
            </w:pPr>
            <w:r w:rsidRPr="00675E6A">
              <w:rPr>
                <w:rFonts w:eastAsia="Times New Roman" w:cs="Times New Roman"/>
                <w:sz w:val="20"/>
                <w:szCs w:val="20"/>
              </w:rPr>
              <w:t>Поле ввода</w:t>
            </w:r>
            <w:r>
              <w:rPr>
                <w:rFonts w:eastAsia="Times New Roman" w:cs="Times New Roman"/>
                <w:sz w:val="20"/>
                <w:szCs w:val="20"/>
              </w:rPr>
              <w:t xml:space="preserve"> Дата</w:t>
            </w:r>
          </w:p>
        </w:tc>
        <w:tc>
          <w:tcPr>
            <w:tcW w:w="3871" w:type="dxa"/>
          </w:tcPr>
          <w:p w14:paraId="181F3C73" w14:textId="77777777" w:rsidR="00973A3E" w:rsidRPr="009B088F" w:rsidRDefault="00973A3E" w:rsidP="00973A3E">
            <w:pPr>
              <w:pStyle w:val="ae"/>
              <w:numPr>
                <w:ilvl w:val="0"/>
                <w:numId w:val="4"/>
              </w:numPr>
              <w:spacing w:line="240" w:lineRule="auto"/>
              <w:ind w:left="0" w:hanging="13"/>
              <w:rPr>
                <w:color w:val="000000"/>
                <w:sz w:val="20"/>
                <w:szCs w:val="20"/>
              </w:rPr>
            </w:pPr>
            <w:r w:rsidRPr="009B088F">
              <w:rPr>
                <w:color w:val="000000"/>
                <w:sz w:val="20"/>
                <w:szCs w:val="20"/>
              </w:rPr>
              <w:t>Видимость – всегда.</w:t>
            </w:r>
          </w:p>
          <w:p w14:paraId="6DA30410" w14:textId="04F96A60" w:rsidR="00973A3E" w:rsidRPr="009B088F" w:rsidRDefault="00973A3E" w:rsidP="00973A3E">
            <w:pPr>
              <w:pStyle w:val="ae"/>
              <w:numPr>
                <w:ilvl w:val="0"/>
                <w:numId w:val="4"/>
              </w:numPr>
              <w:spacing w:line="240" w:lineRule="auto"/>
              <w:ind w:left="0" w:hanging="13"/>
              <w:rPr>
                <w:color w:val="000000"/>
                <w:sz w:val="20"/>
                <w:szCs w:val="20"/>
              </w:rPr>
            </w:pPr>
            <w:r w:rsidRPr="009B088F">
              <w:rPr>
                <w:color w:val="000000"/>
                <w:sz w:val="20"/>
                <w:szCs w:val="20"/>
              </w:rPr>
              <w:t>Фильтр по диапазону</w:t>
            </w:r>
            <w:r w:rsidRPr="006016A9">
              <w:rPr>
                <w:color w:val="000000"/>
                <w:sz w:val="20"/>
                <w:szCs w:val="20"/>
              </w:rPr>
              <w:t xml:space="preserve"> </w:t>
            </w:r>
            <w:r>
              <w:rPr>
                <w:color w:val="000000"/>
                <w:sz w:val="20"/>
                <w:szCs w:val="20"/>
              </w:rPr>
              <w:t>от-до</w:t>
            </w:r>
          </w:p>
        </w:tc>
      </w:tr>
      <w:tr w:rsidR="00973A3E" w:rsidRPr="00A64A92" w14:paraId="0D6CEAEB" w14:textId="77777777" w:rsidTr="0046366B">
        <w:tc>
          <w:tcPr>
            <w:tcW w:w="1332" w:type="dxa"/>
          </w:tcPr>
          <w:p w14:paraId="22E9C6B8" w14:textId="77777777" w:rsidR="00973A3E" w:rsidRPr="00A64A92" w:rsidRDefault="00973A3E" w:rsidP="00973A3E">
            <w:pPr>
              <w:spacing w:line="240" w:lineRule="auto"/>
              <w:ind w:firstLine="0"/>
              <w:rPr>
                <w:sz w:val="20"/>
                <w:szCs w:val="20"/>
              </w:rPr>
            </w:pPr>
            <w:r w:rsidRPr="00A64A92">
              <w:rPr>
                <w:sz w:val="20"/>
                <w:szCs w:val="20"/>
              </w:rPr>
              <w:t>Статус заявки</w:t>
            </w:r>
          </w:p>
        </w:tc>
        <w:tc>
          <w:tcPr>
            <w:tcW w:w="925" w:type="dxa"/>
          </w:tcPr>
          <w:p w14:paraId="2EF592A9" w14:textId="77777777" w:rsidR="00973A3E" w:rsidRPr="00A64A92" w:rsidRDefault="00973A3E" w:rsidP="00973A3E">
            <w:pPr>
              <w:spacing w:line="240" w:lineRule="auto"/>
              <w:ind w:firstLine="0"/>
              <w:rPr>
                <w:sz w:val="20"/>
                <w:szCs w:val="20"/>
              </w:rPr>
            </w:pPr>
            <w:r w:rsidRPr="00A64A92">
              <w:rPr>
                <w:sz w:val="20"/>
                <w:szCs w:val="20"/>
              </w:rPr>
              <w:t>Нет</w:t>
            </w:r>
          </w:p>
        </w:tc>
        <w:tc>
          <w:tcPr>
            <w:tcW w:w="851" w:type="dxa"/>
          </w:tcPr>
          <w:p w14:paraId="1E081E82" w14:textId="77777777" w:rsidR="00973A3E" w:rsidRPr="00A64A92" w:rsidRDefault="00973A3E" w:rsidP="00973A3E">
            <w:pPr>
              <w:spacing w:line="240" w:lineRule="auto"/>
              <w:ind w:firstLine="0"/>
              <w:rPr>
                <w:sz w:val="20"/>
                <w:szCs w:val="20"/>
              </w:rPr>
            </w:pPr>
            <w:r w:rsidRPr="00A64A92">
              <w:rPr>
                <w:sz w:val="20"/>
                <w:szCs w:val="20"/>
              </w:rPr>
              <w:t>Да</w:t>
            </w:r>
          </w:p>
        </w:tc>
        <w:tc>
          <w:tcPr>
            <w:tcW w:w="2224" w:type="dxa"/>
          </w:tcPr>
          <w:p w14:paraId="38873526" w14:textId="37AC2559" w:rsidR="00973A3E" w:rsidRPr="00A64A92" w:rsidRDefault="00973A3E" w:rsidP="00973A3E">
            <w:pPr>
              <w:spacing w:line="240" w:lineRule="auto"/>
              <w:ind w:firstLine="0"/>
              <w:rPr>
                <w:sz w:val="20"/>
                <w:szCs w:val="20"/>
              </w:rPr>
            </w:pPr>
            <w:r>
              <w:rPr>
                <w:sz w:val="20"/>
                <w:szCs w:val="20"/>
              </w:rPr>
              <w:t>Раскрывающийся с</w:t>
            </w:r>
            <w:r w:rsidRPr="00A64A92">
              <w:rPr>
                <w:sz w:val="20"/>
                <w:szCs w:val="20"/>
              </w:rPr>
              <w:t>писок</w:t>
            </w:r>
            <w:r>
              <w:rPr>
                <w:sz w:val="20"/>
                <w:szCs w:val="20"/>
              </w:rPr>
              <w:t xml:space="preserve"> с множественным выбором. Значения справочника «Статус заявки»</w:t>
            </w:r>
          </w:p>
        </w:tc>
        <w:tc>
          <w:tcPr>
            <w:tcW w:w="3871" w:type="dxa"/>
          </w:tcPr>
          <w:p w14:paraId="0A4C2E20" w14:textId="77777777" w:rsidR="00973A3E" w:rsidRPr="009B088F" w:rsidRDefault="00973A3E" w:rsidP="00973A3E">
            <w:pPr>
              <w:pStyle w:val="ae"/>
              <w:numPr>
                <w:ilvl w:val="0"/>
                <w:numId w:val="4"/>
              </w:numPr>
              <w:spacing w:line="240" w:lineRule="auto"/>
              <w:rPr>
                <w:color w:val="000000"/>
                <w:sz w:val="20"/>
                <w:szCs w:val="20"/>
              </w:rPr>
            </w:pPr>
            <w:r w:rsidRPr="009B088F">
              <w:rPr>
                <w:color w:val="000000"/>
                <w:sz w:val="20"/>
                <w:szCs w:val="20"/>
              </w:rPr>
              <w:t>Видимость – всегда.</w:t>
            </w:r>
          </w:p>
          <w:p w14:paraId="35817AC1" w14:textId="77777777" w:rsidR="00973A3E" w:rsidRDefault="00973A3E" w:rsidP="00973A3E">
            <w:pPr>
              <w:pStyle w:val="ae"/>
              <w:numPr>
                <w:ilvl w:val="0"/>
                <w:numId w:val="4"/>
              </w:numPr>
              <w:spacing w:line="240" w:lineRule="auto"/>
              <w:rPr>
                <w:color w:val="000000"/>
                <w:sz w:val="20"/>
                <w:szCs w:val="20"/>
              </w:rPr>
            </w:pPr>
            <w:r w:rsidRPr="009B088F">
              <w:rPr>
                <w:color w:val="000000"/>
                <w:sz w:val="20"/>
                <w:szCs w:val="20"/>
              </w:rPr>
              <w:t>Статусы из статусной модели Банка</w:t>
            </w:r>
          </w:p>
          <w:p w14:paraId="6D91CCDB" w14:textId="2A184565" w:rsidR="00973A3E" w:rsidRPr="00E33F04" w:rsidRDefault="00973A3E" w:rsidP="00973A3E">
            <w:pPr>
              <w:pStyle w:val="ae"/>
              <w:numPr>
                <w:ilvl w:val="0"/>
                <w:numId w:val="4"/>
              </w:numPr>
              <w:spacing w:line="240" w:lineRule="auto"/>
              <w:rPr>
                <w:sz w:val="20"/>
                <w:szCs w:val="20"/>
              </w:rPr>
            </w:pPr>
            <w:r w:rsidRPr="008F2ECC">
              <w:rPr>
                <w:sz w:val="20"/>
                <w:szCs w:val="20"/>
              </w:rPr>
              <w:t xml:space="preserve">По умолчанию </w:t>
            </w:r>
            <w:r>
              <w:rPr>
                <w:sz w:val="20"/>
                <w:szCs w:val="20"/>
              </w:rPr>
              <w:t>отмечены статусы</w:t>
            </w:r>
            <w:r w:rsidRPr="008F2ECC">
              <w:rPr>
                <w:sz w:val="20"/>
                <w:szCs w:val="20"/>
              </w:rPr>
              <w:t xml:space="preserve"> </w:t>
            </w:r>
            <w:r>
              <w:rPr>
                <w:sz w:val="20"/>
                <w:szCs w:val="20"/>
              </w:rPr>
              <w:t>заявок</w:t>
            </w:r>
            <w:r w:rsidRPr="008F2ECC">
              <w:rPr>
                <w:sz w:val="20"/>
                <w:szCs w:val="20"/>
              </w:rPr>
              <w:t xml:space="preserve"> в неконечных статусах (т.е. не отмененные, не отказанные и не выданные</w:t>
            </w:r>
            <w:r>
              <w:rPr>
                <w:sz w:val="20"/>
                <w:szCs w:val="20"/>
              </w:rPr>
              <w:t xml:space="preserve">). </w:t>
            </w:r>
            <w:r w:rsidRPr="008F2ECC">
              <w:rPr>
                <w:sz w:val="20"/>
                <w:szCs w:val="20"/>
              </w:rPr>
              <w:t>Если нажа</w:t>
            </w:r>
            <w:r>
              <w:rPr>
                <w:sz w:val="20"/>
                <w:szCs w:val="20"/>
              </w:rPr>
              <w:t>та кнопка</w:t>
            </w:r>
            <w:r w:rsidRPr="008F2ECC">
              <w:rPr>
                <w:sz w:val="20"/>
                <w:szCs w:val="20"/>
              </w:rPr>
              <w:t xml:space="preserve"> "</w:t>
            </w:r>
            <w:r>
              <w:rPr>
                <w:sz w:val="20"/>
                <w:szCs w:val="20"/>
              </w:rPr>
              <w:t>О</w:t>
            </w:r>
            <w:r w:rsidRPr="008F2ECC">
              <w:rPr>
                <w:sz w:val="20"/>
                <w:szCs w:val="20"/>
              </w:rPr>
              <w:t xml:space="preserve">чистить", то </w:t>
            </w:r>
            <w:r>
              <w:rPr>
                <w:sz w:val="20"/>
                <w:szCs w:val="20"/>
              </w:rPr>
              <w:t>значения в поле принимают значения по умолчанию</w:t>
            </w:r>
            <w:r w:rsidRPr="008F2ECC">
              <w:rPr>
                <w:sz w:val="20"/>
                <w:szCs w:val="20"/>
              </w:rPr>
              <w:t>. Подробно статусн</w:t>
            </w:r>
            <w:r>
              <w:rPr>
                <w:sz w:val="20"/>
                <w:szCs w:val="20"/>
              </w:rPr>
              <w:t>ая</w:t>
            </w:r>
            <w:r w:rsidRPr="008F2ECC">
              <w:rPr>
                <w:sz w:val="20"/>
                <w:szCs w:val="20"/>
              </w:rPr>
              <w:t xml:space="preserve"> модель </w:t>
            </w:r>
            <w:r>
              <w:rPr>
                <w:sz w:val="20"/>
                <w:szCs w:val="20"/>
              </w:rPr>
              <w:t>будет описана в ФТ «Общие требования».</w:t>
            </w:r>
          </w:p>
        </w:tc>
      </w:tr>
      <w:tr w:rsidR="00973A3E" w:rsidRPr="00A64A92" w14:paraId="3B3964AB" w14:textId="77777777" w:rsidTr="0046366B">
        <w:tc>
          <w:tcPr>
            <w:tcW w:w="1332" w:type="dxa"/>
          </w:tcPr>
          <w:p w14:paraId="267CE881" w14:textId="77777777" w:rsidR="00973A3E" w:rsidRPr="00A64A92" w:rsidRDefault="00973A3E" w:rsidP="00973A3E">
            <w:pPr>
              <w:spacing w:line="240" w:lineRule="auto"/>
              <w:ind w:firstLine="0"/>
              <w:rPr>
                <w:sz w:val="20"/>
                <w:szCs w:val="20"/>
              </w:rPr>
            </w:pPr>
            <w:r w:rsidRPr="00A64A92">
              <w:rPr>
                <w:sz w:val="20"/>
                <w:szCs w:val="20"/>
              </w:rPr>
              <w:t>Точка продаж / Офис заведения</w:t>
            </w:r>
          </w:p>
        </w:tc>
        <w:tc>
          <w:tcPr>
            <w:tcW w:w="925" w:type="dxa"/>
          </w:tcPr>
          <w:p w14:paraId="3FB9BA98" w14:textId="77777777" w:rsidR="00973A3E" w:rsidRPr="00A64A92" w:rsidRDefault="00973A3E" w:rsidP="00973A3E">
            <w:pPr>
              <w:spacing w:line="240" w:lineRule="auto"/>
              <w:ind w:firstLine="0"/>
              <w:rPr>
                <w:sz w:val="20"/>
                <w:szCs w:val="20"/>
              </w:rPr>
            </w:pPr>
            <w:r w:rsidRPr="00A64A92">
              <w:rPr>
                <w:sz w:val="20"/>
                <w:szCs w:val="20"/>
              </w:rPr>
              <w:t>Нет</w:t>
            </w:r>
          </w:p>
        </w:tc>
        <w:tc>
          <w:tcPr>
            <w:tcW w:w="851" w:type="dxa"/>
          </w:tcPr>
          <w:p w14:paraId="53383814" w14:textId="77777777" w:rsidR="00973A3E" w:rsidRPr="00A64A92" w:rsidRDefault="00973A3E" w:rsidP="00973A3E">
            <w:pPr>
              <w:spacing w:line="240" w:lineRule="auto"/>
              <w:ind w:firstLine="0"/>
              <w:rPr>
                <w:sz w:val="20"/>
                <w:szCs w:val="20"/>
              </w:rPr>
            </w:pPr>
            <w:r w:rsidRPr="00A64A92">
              <w:rPr>
                <w:sz w:val="20"/>
                <w:szCs w:val="20"/>
              </w:rPr>
              <w:t>Да</w:t>
            </w:r>
          </w:p>
        </w:tc>
        <w:tc>
          <w:tcPr>
            <w:tcW w:w="2224" w:type="dxa"/>
          </w:tcPr>
          <w:p w14:paraId="2ECC2F75" w14:textId="522DC939" w:rsidR="00973A3E" w:rsidRPr="00A64A92" w:rsidRDefault="00973A3E" w:rsidP="00973A3E">
            <w:pPr>
              <w:spacing w:line="240" w:lineRule="auto"/>
              <w:ind w:firstLine="0"/>
              <w:rPr>
                <w:sz w:val="20"/>
                <w:szCs w:val="20"/>
              </w:rPr>
            </w:pPr>
            <w:r>
              <w:rPr>
                <w:sz w:val="20"/>
                <w:szCs w:val="20"/>
              </w:rPr>
              <w:t>Раскрывающийся с</w:t>
            </w:r>
            <w:r w:rsidRPr="00A64A92">
              <w:rPr>
                <w:sz w:val="20"/>
                <w:szCs w:val="20"/>
              </w:rPr>
              <w:t>писок</w:t>
            </w:r>
            <w:r>
              <w:rPr>
                <w:sz w:val="20"/>
                <w:szCs w:val="20"/>
              </w:rPr>
              <w:t xml:space="preserve"> с множественным выбором. Значения справочника «</w:t>
            </w:r>
            <w:r w:rsidRPr="00A64A92">
              <w:rPr>
                <w:sz w:val="20"/>
                <w:szCs w:val="20"/>
              </w:rPr>
              <w:t>Точка продаж</w:t>
            </w:r>
            <w:r>
              <w:rPr>
                <w:sz w:val="20"/>
                <w:szCs w:val="20"/>
              </w:rPr>
              <w:t>»</w:t>
            </w:r>
          </w:p>
        </w:tc>
        <w:tc>
          <w:tcPr>
            <w:tcW w:w="3871" w:type="dxa"/>
          </w:tcPr>
          <w:p w14:paraId="59D817BE" w14:textId="77777777" w:rsidR="00973A3E" w:rsidRDefault="00973A3E" w:rsidP="00973A3E">
            <w:pPr>
              <w:pStyle w:val="ae"/>
              <w:numPr>
                <w:ilvl w:val="0"/>
                <w:numId w:val="4"/>
              </w:numPr>
              <w:spacing w:line="240" w:lineRule="auto"/>
              <w:ind w:left="0" w:hanging="13"/>
              <w:rPr>
                <w:color w:val="000000"/>
                <w:sz w:val="20"/>
                <w:szCs w:val="20"/>
              </w:rPr>
            </w:pPr>
            <w:r>
              <w:rPr>
                <w:color w:val="000000"/>
                <w:sz w:val="20"/>
                <w:szCs w:val="20"/>
              </w:rPr>
              <w:t>Видимость – всегда</w:t>
            </w:r>
          </w:p>
          <w:p w14:paraId="047FF07B" w14:textId="0735D476" w:rsidR="00973A3E" w:rsidRPr="009B088F" w:rsidRDefault="00973A3E" w:rsidP="00973A3E">
            <w:pPr>
              <w:pStyle w:val="ae"/>
              <w:numPr>
                <w:ilvl w:val="0"/>
                <w:numId w:val="4"/>
              </w:numPr>
              <w:spacing w:line="240" w:lineRule="auto"/>
              <w:ind w:left="0" w:hanging="13"/>
              <w:rPr>
                <w:color w:val="000000"/>
                <w:sz w:val="20"/>
                <w:szCs w:val="20"/>
              </w:rPr>
            </w:pPr>
            <w:r>
              <w:rPr>
                <w:color w:val="000000"/>
                <w:sz w:val="20"/>
                <w:szCs w:val="20"/>
              </w:rPr>
              <w:t>Фильтр - п</w:t>
            </w:r>
            <w:r w:rsidRPr="00B27729">
              <w:rPr>
                <w:color w:val="000000"/>
                <w:sz w:val="20"/>
                <w:szCs w:val="20"/>
              </w:rPr>
              <w:t xml:space="preserve">ри вводе значения фильтрует перечень точек продаж </w:t>
            </w:r>
            <w:r>
              <w:rPr>
                <w:color w:val="000000"/>
                <w:sz w:val="20"/>
                <w:szCs w:val="20"/>
              </w:rPr>
              <w:t>по частичному совпадению</w:t>
            </w:r>
            <w:r w:rsidRPr="00B27729">
              <w:rPr>
                <w:color w:val="000000"/>
                <w:sz w:val="20"/>
                <w:szCs w:val="20"/>
              </w:rPr>
              <w:t xml:space="preserve"> с первого символа</w:t>
            </w:r>
            <w:r>
              <w:rPr>
                <w:color w:val="000000"/>
                <w:sz w:val="20"/>
                <w:szCs w:val="20"/>
              </w:rPr>
              <w:t xml:space="preserve"> </w:t>
            </w:r>
          </w:p>
        </w:tc>
      </w:tr>
      <w:tr w:rsidR="00973A3E" w:rsidRPr="00A64A92" w14:paraId="134CC047" w14:textId="77777777" w:rsidTr="0046366B">
        <w:tc>
          <w:tcPr>
            <w:tcW w:w="1332" w:type="dxa"/>
          </w:tcPr>
          <w:p w14:paraId="23D7C0A0" w14:textId="59E17149" w:rsidR="00973A3E" w:rsidRPr="00A64A92" w:rsidRDefault="00973A3E" w:rsidP="00973A3E">
            <w:pPr>
              <w:spacing w:line="240" w:lineRule="auto"/>
              <w:ind w:firstLine="0"/>
              <w:rPr>
                <w:sz w:val="20"/>
                <w:szCs w:val="20"/>
              </w:rPr>
            </w:pPr>
            <w:del w:id="73" w:author="Соболева Анна" w:date="2026-07-09T16:26:00Z">
              <w:r w:rsidRPr="00A64A92" w:rsidDel="00C44CE3">
                <w:rPr>
                  <w:sz w:val="20"/>
                  <w:szCs w:val="20"/>
                </w:rPr>
                <w:delText>Автор заведения заявки</w:delText>
              </w:r>
            </w:del>
            <w:ins w:id="74" w:author="Соболева Анна" w:date="2026-07-09T16:26:00Z">
              <w:r w:rsidR="00C44CE3">
                <w:rPr>
                  <w:sz w:val="20"/>
                  <w:szCs w:val="20"/>
                </w:rPr>
                <w:t>Ответственный</w:t>
              </w:r>
            </w:ins>
          </w:p>
        </w:tc>
        <w:tc>
          <w:tcPr>
            <w:tcW w:w="925" w:type="dxa"/>
          </w:tcPr>
          <w:p w14:paraId="18E8407D" w14:textId="77777777" w:rsidR="00973A3E" w:rsidRPr="00A64A92" w:rsidRDefault="00973A3E" w:rsidP="00973A3E">
            <w:pPr>
              <w:spacing w:line="240" w:lineRule="auto"/>
              <w:ind w:firstLine="0"/>
              <w:rPr>
                <w:sz w:val="20"/>
                <w:szCs w:val="20"/>
              </w:rPr>
            </w:pPr>
            <w:r w:rsidRPr="00A64A92">
              <w:rPr>
                <w:sz w:val="20"/>
                <w:szCs w:val="20"/>
              </w:rPr>
              <w:t>Нет</w:t>
            </w:r>
          </w:p>
        </w:tc>
        <w:tc>
          <w:tcPr>
            <w:tcW w:w="851" w:type="dxa"/>
          </w:tcPr>
          <w:p w14:paraId="20FEAD51" w14:textId="77777777" w:rsidR="00973A3E" w:rsidRPr="00A64A92" w:rsidRDefault="00973A3E" w:rsidP="00973A3E">
            <w:pPr>
              <w:spacing w:line="240" w:lineRule="auto"/>
              <w:ind w:firstLine="0"/>
              <w:rPr>
                <w:sz w:val="20"/>
                <w:szCs w:val="20"/>
              </w:rPr>
            </w:pPr>
            <w:r w:rsidRPr="00A64A92">
              <w:rPr>
                <w:sz w:val="20"/>
                <w:szCs w:val="20"/>
              </w:rPr>
              <w:t>Да</w:t>
            </w:r>
          </w:p>
        </w:tc>
        <w:tc>
          <w:tcPr>
            <w:tcW w:w="2224" w:type="dxa"/>
          </w:tcPr>
          <w:p w14:paraId="654BAEDA" w14:textId="2E1A2DD0" w:rsidR="00973A3E" w:rsidRPr="00A64A92" w:rsidRDefault="00973A3E" w:rsidP="00973A3E">
            <w:pPr>
              <w:spacing w:line="240" w:lineRule="auto"/>
              <w:ind w:firstLine="0"/>
              <w:rPr>
                <w:sz w:val="20"/>
                <w:szCs w:val="20"/>
              </w:rPr>
            </w:pPr>
            <w:r>
              <w:rPr>
                <w:rFonts w:eastAsia="Times New Roman" w:cs="Times New Roman"/>
                <w:sz w:val="20"/>
                <w:szCs w:val="20"/>
              </w:rPr>
              <w:t>Список</w:t>
            </w:r>
          </w:p>
        </w:tc>
        <w:tc>
          <w:tcPr>
            <w:tcW w:w="3871" w:type="dxa"/>
          </w:tcPr>
          <w:p w14:paraId="1E6C6FAB" w14:textId="77777777" w:rsidR="00973A3E" w:rsidRDefault="00973A3E" w:rsidP="00973A3E">
            <w:pPr>
              <w:pStyle w:val="ae"/>
              <w:numPr>
                <w:ilvl w:val="0"/>
                <w:numId w:val="4"/>
              </w:numPr>
              <w:spacing w:line="240" w:lineRule="auto"/>
              <w:ind w:left="0" w:hanging="13"/>
              <w:rPr>
                <w:sz w:val="20"/>
                <w:szCs w:val="20"/>
              </w:rPr>
            </w:pPr>
            <w:r w:rsidRPr="009B088F">
              <w:rPr>
                <w:color w:val="000000"/>
                <w:sz w:val="20"/>
                <w:szCs w:val="20"/>
              </w:rPr>
              <w:t>Видимость</w:t>
            </w:r>
            <w:r>
              <w:rPr>
                <w:sz w:val="20"/>
                <w:szCs w:val="20"/>
              </w:rPr>
              <w:t xml:space="preserve"> – всегда.</w:t>
            </w:r>
          </w:p>
          <w:p w14:paraId="779E69C6" w14:textId="73B0DAA5" w:rsidR="00973A3E" w:rsidRPr="00A64A92" w:rsidRDefault="00973A3E" w:rsidP="00973A3E">
            <w:pPr>
              <w:pStyle w:val="ae"/>
              <w:numPr>
                <w:ilvl w:val="0"/>
                <w:numId w:val="4"/>
              </w:numPr>
              <w:spacing w:line="240" w:lineRule="auto"/>
              <w:ind w:left="0" w:hanging="13"/>
              <w:rPr>
                <w:sz w:val="20"/>
                <w:szCs w:val="20"/>
              </w:rPr>
            </w:pPr>
            <w:r>
              <w:rPr>
                <w:sz w:val="20"/>
                <w:szCs w:val="20"/>
              </w:rPr>
              <w:t>По справочнику сотрудников: подтягивается ФИО сотрудников с определенной ролью (ролевая модель будет описана в ФТ 11 Ролевая модель)</w:t>
            </w:r>
            <w:ins w:id="75" w:author="Соболева Анна" w:date="2026-07-09T16:26:00Z">
              <w:r w:rsidR="0013276D">
                <w:rPr>
                  <w:sz w:val="20"/>
                  <w:szCs w:val="20"/>
                </w:rPr>
                <w:t xml:space="preserve"> + значение «Не назначен» (в случае, если заявка не закреплена ни за каким ответственным пользователем)</w:t>
              </w:r>
            </w:ins>
          </w:p>
        </w:tc>
      </w:tr>
    </w:tbl>
    <w:p w14:paraId="6200FE27" w14:textId="77777777" w:rsidR="00497FA5" w:rsidRDefault="00497FA5" w:rsidP="006F656D">
      <w:pPr>
        <w:spacing w:line="240" w:lineRule="auto"/>
        <w:ind w:firstLine="0"/>
      </w:pPr>
    </w:p>
    <w:p w14:paraId="13F0831C" w14:textId="0076A02A" w:rsidR="00E33F04" w:rsidRDefault="00E33F04" w:rsidP="006016A9">
      <w:pPr>
        <w:pStyle w:val="ae"/>
        <w:numPr>
          <w:ilvl w:val="0"/>
          <w:numId w:val="43"/>
        </w:numPr>
        <w:spacing w:line="240" w:lineRule="auto"/>
        <w:ind w:firstLine="0"/>
      </w:pPr>
      <w:r>
        <w:t>Сортировка по умолчанию в таблице «Заявки»:</w:t>
      </w:r>
      <w:r w:rsidRPr="00E33F04">
        <w:t xml:space="preserve"> по дате заведения заявки </w:t>
      </w:r>
      <w:r>
        <w:t xml:space="preserve">по убыванию </w:t>
      </w:r>
      <w:r w:rsidRPr="00E33F04">
        <w:t xml:space="preserve">от </w:t>
      </w:r>
      <w:r>
        <w:t>большей даты к меньшей</w:t>
      </w:r>
      <w:r w:rsidR="0081172A">
        <w:t xml:space="preserve"> (от текущей даты к «прошлым» датам)</w:t>
      </w:r>
      <w:r w:rsidRPr="00E33F04">
        <w:t xml:space="preserve">. </w:t>
      </w:r>
    </w:p>
    <w:p w14:paraId="10E71D2D" w14:textId="77777777" w:rsidR="00E33F04" w:rsidRDefault="00E33F04" w:rsidP="008F2ECC">
      <w:pPr>
        <w:pStyle w:val="ae"/>
        <w:spacing w:line="240" w:lineRule="auto"/>
        <w:ind w:firstLine="0"/>
      </w:pPr>
    </w:p>
    <w:p w14:paraId="6247959F" w14:textId="237A6F9C" w:rsidR="006F656D" w:rsidRDefault="006F656D" w:rsidP="00452D3C">
      <w:pPr>
        <w:pStyle w:val="5"/>
      </w:pPr>
      <w:r>
        <w:t>Таблица «Заявки»</w:t>
      </w:r>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3676"/>
        <w:gridCol w:w="850"/>
        <w:gridCol w:w="1843"/>
        <w:gridCol w:w="2977"/>
      </w:tblGrid>
      <w:tr w:rsidR="00452D3C" w:rsidRPr="00A64A92" w14:paraId="6B0B5BF2" w14:textId="77777777" w:rsidTr="00452D3C">
        <w:trPr>
          <w:tblHeader/>
        </w:trPr>
        <w:tc>
          <w:tcPr>
            <w:tcW w:w="3676" w:type="dxa"/>
          </w:tcPr>
          <w:p w14:paraId="6B351BDC" w14:textId="77777777" w:rsidR="00452D3C" w:rsidRPr="007D58E9" w:rsidRDefault="00452D3C" w:rsidP="00170053">
            <w:pPr>
              <w:spacing w:line="240" w:lineRule="auto"/>
              <w:ind w:firstLine="0"/>
              <w:rPr>
                <w:b/>
                <w:sz w:val="20"/>
                <w:szCs w:val="20"/>
              </w:rPr>
            </w:pPr>
            <w:r>
              <w:rPr>
                <w:b/>
                <w:sz w:val="20"/>
                <w:szCs w:val="20"/>
              </w:rPr>
              <w:t>Наименование</w:t>
            </w:r>
          </w:p>
        </w:tc>
        <w:tc>
          <w:tcPr>
            <w:tcW w:w="850" w:type="dxa"/>
          </w:tcPr>
          <w:p w14:paraId="52E59794" w14:textId="77777777" w:rsidR="00452D3C" w:rsidRPr="00A64A92" w:rsidRDefault="00452D3C" w:rsidP="00170053">
            <w:pPr>
              <w:spacing w:line="240" w:lineRule="auto"/>
              <w:ind w:firstLine="0"/>
              <w:rPr>
                <w:b/>
                <w:sz w:val="20"/>
                <w:szCs w:val="20"/>
              </w:rPr>
            </w:pPr>
            <w:r>
              <w:rPr>
                <w:b/>
                <w:sz w:val="20"/>
                <w:szCs w:val="20"/>
              </w:rPr>
              <w:t>Р</w:t>
            </w:r>
          </w:p>
        </w:tc>
        <w:tc>
          <w:tcPr>
            <w:tcW w:w="1843" w:type="dxa"/>
          </w:tcPr>
          <w:p w14:paraId="4CF4DF9B" w14:textId="77777777" w:rsidR="00452D3C" w:rsidRPr="00A64A92" w:rsidRDefault="00452D3C" w:rsidP="00170053">
            <w:pPr>
              <w:spacing w:line="240" w:lineRule="auto"/>
              <w:ind w:firstLine="0"/>
              <w:rPr>
                <w:b/>
                <w:sz w:val="20"/>
                <w:szCs w:val="20"/>
              </w:rPr>
            </w:pPr>
            <w:r>
              <w:rPr>
                <w:b/>
                <w:sz w:val="20"/>
                <w:szCs w:val="20"/>
              </w:rPr>
              <w:t>Тип значения</w:t>
            </w:r>
          </w:p>
        </w:tc>
        <w:tc>
          <w:tcPr>
            <w:tcW w:w="2977" w:type="dxa"/>
          </w:tcPr>
          <w:p w14:paraId="69332B27" w14:textId="77777777" w:rsidR="00452D3C" w:rsidRPr="00A64A92" w:rsidRDefault="00452D3C" w:rsidP="00170053">
            <w:pPr>
              <w:spacing w:line="240" w:lineRule="auto"/>
              <w:ind w:firstLine="0"/>
              <w:rPr>
                <w:b/>
                <w:sz w:val="20"/>
                <w:szCs w:val="20"/>
              </w:rPr>
            </w:pPr>
            <w:r w:rsidRPr="00A64A92">
              <w:rPr>
                <w:b/>
                <w:sz w:val="20"/>
                <w:szCs w:val="20"/>
              </w:rPr>
              <w:t>Примечание</w:t>
            </w:r>
          </w:p>
        </w:tc>
      </w:tr>
      <w:tr w:rsidR="00452D3C" w:rsidRPr="00A64A92" w14:paraId="044096E8" w14:textId="77777777" w:rsidTr="00452D3C">
        <w:tc>
          <w:tcPr>
            <w:tcW w:w="3676" w:type="dxa"/>
          </w:tcPr>
          <w:p w14:paraId="6FE1E785" w14:textId="59703A70" w:rsidR="00452D3C" w:rsidRPr="00A64A92" w:rsidRDefault="00452D3C" w:rsidP="007D58E9">
            <w:pPr>
              <w:spacing w:line="240" w:lineRule="auto"/>
              <w:ind w:firstLine="0"/>
              <w:rPr>
                <w:sz w:val="20"/>
                <w:szCs w:val="20"/>
              </w:rPr>
            </w:pPr>
            <w:r w:rsidRPr="00A64A92">
              <w:rPr>
                <w:sz w:val="20"/>
                <w:szCs w:val="20"/>
              </w:rPr>
              <w:t>Номер заявки</w:t>
            </w:r>
          </w:p>
        </w:tc>
        <w:tc>
          <w:tcPr>
            <w:tcW w:w="850" w:type="dxa"/>
          </w:tcPr>
          <w:p w14:paraId="4F101A9F" w14:textId="77777777" w:rsidR="00452D3C" w:rsidRPr="00A64A92" w:rsidRDefault="00452D3C" w:rsidP="007D58E9">
            <w:pPr>
              <w:spacing w:line="240" w:lineRule="auto"/>
              <w:ind w:firstLine="0"/>
              <w:rPr>
                <w:sz w:val="20"/>
                <w:szCs w:val="20"/>
              </w:rPr>
            </w:pPr>
            <w:r>
              <w:rPr>
                <w:sz w:val="20"/>
                <w:szCs w:val="20"/>
              </w:rPr>
              <w:t>Нет</w:t>
            </w:r>
          </w:p>
        </w:tc>
        <w:tc>
          <w:tcPr>
            <w:tcW w:w="1843" w:type="dxa"/>
          </w:tcPr>
          <w:p w14:paraId="37DA291E" w14:textId="1CD227D5" w:rsidR="00452D3C" w:rsidRPr="00A64A92" w:rsidRDefault="00452D3C" w:rsidP="007D58E9">
            <w:pPr>
              <w:spacing w:line="240" w:lineRule="auto"/>
              <w:ind w:firstLine="0"/>
              <w:rPr>
                <w:sz w:val="20"/>
                <w:szCs w:val="20"/>
              </w:rPr>
            </w:pPr>
            <w:r w:rsidRPr="00A64A92">
              <w:rPr>
                <w:sz w:val="20"/>
                <w:szCs w:val="20"/>
              </w:rPr>
              <w:t>Строка</w:t>
            </w:r>
          </w:p>
        </w:tc>
        <w:tc>
          <w:tcPr>
            <w:tcW w:w="2977" w:type="dxa"/>
          </w:tcPr>
          <w:p w14:paraId="47683831" w14:textId="77777777" w:rsidR="00452D3C" w:rsidRPr="00A64A92" w:rsidRDefault="00452D3C" w:rsidP="007D58E9">
            <w:pPr>
              <w:spacing w:line="240" w:lineRule="auto"/>
              <w:ind w:firstLine="0"/>
              <w:rPr>
                <w:sz w:val="20"/>
                <w:szCs w:val="20"/>
              </w:rPr>
            </w:pPr>
          </w:p>
        </w:tc>
      </w:tr>
      <w:tr w:rsidR="00452D3C" w:rsidRPr="00A64A92" w14:paraId="3FC8FE7E" w14:textId="77777777" w:rsidTr="00452D3C">
        <w:tc>
          <w:tcPr>
            <w:tcW w:w="3676" w:type="dxa"/>
          </w:tcPr>
          <w:p w14:paraId="3CE9F35C" w14:textId="6303DA21" w:rsidR="00452D3C" w:rsidRPr="00A64A92" w:rsidRDefault="00452D3C" w:rsidP="007D58E9">
            <w:pPr>
              <w:spacing w:line="240" w:lineRule="auto"/>
              <w:ind w:firstLine="0"/>
              <w:rPr>
                <w:sz w:val="20"/>
                <w:szCs w:val="20"/>
              </w:rPr>
            </w:pPr>
            <w:r w:rsidRPr="00A64A92">
              <w:rPr>
                <w:sz w:val="20"/>
                <w:szCs w:val="20"/>
              </w:rPr>
              <w:t>Статус</w:t>
            </w:r>
            <w:r w:rsidR="00891825">
              <w:rPr>
                <w:sz w:val="20"/>
                <w:szCs w:val="20"/>
              </w:rPr>
              <w:t xml:space="preserve"> заявки</w:t>
            </w:r>
          </w:p>
        </w:tc>
        <w:tc>
          <w:tcPr>
            <w:tcW w:w="850" w:type="dxa"/>
          </w:tcPr>
          <w:p w14:paraId="40E77FB1" w14:textId="77777777" w:rsidR="00452D3C" w:rsidRPr="00A64A92" w:rsidRDefault="00452D3C" w:rsidP="007D58E9">
            <w:pPr>
              <w:spacing w:line="240" w:lineRule="auto"/>
              <w:ind w:firstLine="0"/>
              <w:rPr>
                <w:sz w:val="20"/>
                <w:szCs w:val="20"/>
              </w:rPr>
            </w:pPr>
            <w:r>
              <w:rPr>
                <w:sz w:val="20"/>
                <w:szCs w:val="20"/>
              </w:rPr>
              <w:t>Нет</w:t>
            </w:r>
          </w:p>
        </w:tc>
        <w:tc>
          <w:tcPr>
            <w:tcW w:w="1843" w:type="dxa"/>
          </w:tcPr>
          <w:p w14:paraId="0C1A91FB" w14:textId="454ECBE1" w:rsidR="00452D3C" w:rsidRPr="00A64A92" w:rsidRDefault="00452D3C" w:rsidP="007D58E9">
            <w:pPr>
              <w:spacing w:line="240" w:lineRule="auto"/>
              <w:ind w:firstLine="0"/>
              <w:rPr>
                <w:sz w:val="20"/>
                <w:szCs w:val="20"/>
              </w:rPr>
            </w:pPr>
            <w:r w:rsidRPr="00A64A92">
              <w:rPr>
                <w:sz w:val="20"/>
                <w:szCs w:val="20"/>
              </w:rPr>
              <w:t>Значение справочника</w:t>
            </w:r>
          </w:p>
        </w:tc>
        <w:tc>
          <w:tcPr>
            <w:tcW w:w="2977" w:type="dxa"/>
          </w:tcPr>
          <w:p w14:paraId="725EF424" w14:textId="12E5A3D0" w:rsidR="00452D3C" w:rsidRPr="00A64A92" w:rsidRDefault="00891825" w:rsidP="007D58E9">
            <w:pPr>
              <w:spacing w:line="240" w:lineRule="auto"/>
              <w:ind w:firstLine="0"/>
              <w:rPr>
                <w:sz w:val="20"/>
                <w:szCs w:val="20"/>
              </w:rPr>
            </w:pPr>
            <w:r>
              <w:rPr>
                <w:sz w:val="20"/>
                <w:szCs w:val="20"/>
              </w:rPr>
              <w:t xml:space="preserve">По справочнику статусов заявки. Описание справочника </w:t>
            </w:r>
            <w:r>
              <w:rPr>
                <w:sz w:val="20"/>
                <w:szCs w:val="20"/>
              </w:rPr>
              <w:lastRenderedPageBreak/>
              <w:t>будет приведено в ФТ 2 «Общие требования»</w:t>
            </w:r>
          </w:p>
        </w:tc>
      </w:tr>
      <w:tr w:rsidR="00452D3C" w:rsidRPr="00A64A92" w14:paraId="7D219D03" w14:textId="77777777" w:rsidTr="00452D3C">
        <w:tc>
          <w:tcPr>
            <w:tcW w:w="3676" w:type="dxa"/>
          </w:tcPr>
          <w:p w14:paraId="1CD7F387" w14:textId="38AEE4E0" w:rsidR="00452D3C" w:rsidRPr="00A64A92" w:rsidRDefault="00452D3C" w:rsidP="007D58E9">
            <w:pPr>
              <w:spacing w:line="240" w:lineRule="auto"/>
              <w:ind w:firstLine="0"/>
              <w:rPr>
                <w:sz w:val="20"/>
                <w:szCs w:val="20"/>
              </w:rPr>
            </w:pPr>
            <w:r w:rsidRPr="00A64A92">
              <w:rPr>
                <w:sz w:val="20"/>
                <w:szCs w:val="20"/>
              </w:rPr>
              <w:lastRenderedPageBreak/>
              <w:t>Дата создания</w:t>
            </w:r>
          </w:p>
        </w:tc>
        <w:tc>
          <w:tcPr>
            <w:tcW w:w="850" w:type="dxa"/>
          </w:tcPr>
          <w:p w14:paraId="3E0BF6B3" w14:textId="77777777" w:rsidR="00452D3C" w:rsidRPr="00A64A92" w:rsidRDefault="00452D3C" w:rsidP="007D58E9">
            <w:pPr>
              <w:spacing w:line="240" w:lineRule="auto"/>
              <w:ind w:firstLine="0"/>
              <w:rPr>
                <w:sz w:val="20"/>
                <w:szCs w:val="20"/>
              </w:rPr>
            </w:pPr>
            <w:r>
              <w:rPr>
                <w:sz w:val="20"/>
                <w:szCs w:val="20"/>
              </w:rPr>
              <w:t>Нет</w:t>
            </w:r>
          </w:p>
        </w:tc>
        <w:tc>
          <w:tcPr>
            <w:tcW w:w="1843" w:type="dxa"/>
          </w:tcPr>
          <w:p w14:paraId="6C04058B" w14:textId="7AF044BC" w:rsidR="00452D3C" w:rsidRPr="00A64A92" w:rsidRDefault="00452D3C" w:rsidP="007D58E9">
            <w:pPr>
              <w:spacing w:line="240" w:lineRule="auto"/>
              <w:ind w:firstLine="0"/>
              <w:rPr>
                <w:sz w:val="20"/>
                <w:szCs w:val="20"/>
              </w:rPr>
            </w:pPr>
            <w:r w:rsidRPr="00A64A92">
              <w:rPr>
                <w:sz w:val="20"/>
                <w:szCs w:val="20"/>
              </w:rPr>
              <w:t>Дата</w:t>
            </w:r>
          </w:p>
        </w:tc>
        <w:tc>
          <w:tcPr>
            <w:tcW w:w="2977" w:type="dxa"/>
          </w:tcPr>
          <w:p w14:paraId="7155A180" w14:textId="77777777" w:rsidR="00452D3C" w:rsidRPr="00A64A92" w:rsidRDefault="00452D3C" w:rsidP="007D58E9">
            <w:pPr>
              <w:spacing w:line="240" w:lineRule="auto"/>
              <w:ind w:firstLine="0"/>
              <w:rPr>
                <w:sz w:val="20"/>
                <w:szCs w:val="20"/>
              </w:rPr>
            </w:pPr>
          </w:p>
        </w:tc>
      </w:tr>
      <w:tr w:rsidR="00452D3C" w:rsidRPr="00A64A92" w14:paraId="4419E6D1" w14:textId="77777777" w:rsidTr="00452D3C">
        <w:tc>
          <w:tcPr>
            <w:tcW w:w="3676" w:type="dxa"/>
          </w:tcPr>
          <w:p w14:paraId="6970D731" w14:textId="6909C910" w:rsidR="00452D3C" w:rsidRPr="00A64A92" w:rsidRDefault="00452D3C" w:rsidP="007D58E9">
            <w:pPr>
              <w:spacing w:line="240" w:lineRule="auto"/>
              <w:ind w:firstLine="0"/>
              <w:rPr>
                <w:sz w:val="20"/>
                <w:szCs w:val="20"/>
              </w:rPr>
            </w:pPr>
            <w:r w:rsidRPr="00A64A92">
              <w:rPr>
                <w:sz w:val="20"/>
                <w:szCs w:val="20"/>
              </w:rPr>
              <w:t>Клиент</w:t>
            </w:r>
          </w:p>
        </w:tc>
        <w:tc>
          <w:tcPr>
            <w:tcW w:w="850" w:type="dxa"/>
          </w:tcPr>
          <w:p w14:paraId="7705C858" w14:textId="77777777" w:rsidR="00452D3C" w:rsidRPr="00A64A92" w:rsidRDefault="00452D3C" w:rsidP="007D58E9">
            <w:pPr>
              <w:spacing w:line="240" w:lineRule="auto"/>
              <w:ind w:firstLine="0"/>
              <w:rPr>
                <w:sz w:val="20"/>
                <w:szCs w:val="20"/>
              </w:rPr>
            </w:pPr>
            <w:r>
              <w:rPr>
                <w:sz w:val="20"/>
                <w:szCs w:val="20"/>
              </w:rPr>
              <w:t>Нет</w:t>
            </w:r>
          </w:p>
        </w:tc>
        <w:tc>
          <w:tcPr>
            <w:tcW w:w="1843" w:type="dxa"/>
          </w:tcPr>
          <w:p w14:paraId="33E3CD88" w14:textId="50AC507D" w:rsidR="00452D3C" w:rsidRPr="00A64A92" w:rsidRDefault="00452D3C" w:rsidP="007D58E9">
            <w:pPr>
              <w:spacing w:line="240" w:lineRule="auto"/>
              <w:ind w:firstLine="0"/>
              <w:rPr>
                <w:sz w:val="20"/>
                <w:szCs w:val="20"/>
              </w:rPr>
            </w:pPr>
            <w:r w:rsidRPr="00A64A92">
              <w:rPr>
                <w:sz w:val="20"/>
                <w:szCs w:val="20"/>
              </w:rPr>
              <w:t>Строка</w:t>
            </w:r>
          </w:p>
        </w:tc>
        <w:tc>
          <w:tcPr>
            <w:tcW w:w="2977" w:type="dxa"/>
          </w:tcPr>
          <w:p w14:paraId="4550B418" w14:textId="41039966" w:rsidR="00452D3C" w:rsidRPr="00283B81" w:rsidRDefault="00452D3C" w:rsidP="007D58E9">
            <w:pPr>
              <w:spacing w:line="240" w:lineRule="auto"/>
              <w:ind w:firstLine="0"/>
              <w:rPr>
                <w:sz w:val="20"/>
                <w:szCs w:val="20"/>
              </w:rPr>
            </w:pPr>
            <w:r>
              <w:rPr>
                <w:sz w:val="20"/>
                <w:szCs w:val="20"/>
              </w:rPr>
              <w:t>ФИО клиента</w:t>
            </w:r>
          </w:p>
        </w:tc>
      </w:tr>
      <w:tr w:rsidR="00452D3C" w:rsidRPr="00A64A92" w14:paraId="22104EF9" w14:textId="77777777" w:rsidTr="00452D3C">
        <w:tc>
          <w:tcPr>
            <w:tcW w:w="3676" w:type="dxa"/>
          </w:tcPr>
          <w:p w14:paraId="3B2D6914" w14:textId="1CAAA435" w:rsidR="00452D3C" w:rsidRPr="00A64A92" w:rsidRDefault="00452D3C" w:rsidP="00452D3C">
            <w:pPr>
              <w:spacing w:line="240" w:lineRule="auto"/>
              <w:ind w:firstLine="0"/>
              <w:rPr>
                <w:sz w:val="20"/>
                <w:szCs w:val="20"/>
              </w:rPr>
            </w:pPr>
            <w:r w:rsidRPr="00A64A92">
              <w:rPr>
                <w:sz w:val="20"/>
                <w:szCs w:val="20"/>
              </w:rPr>
              <w:t>Дата рождения</w:t>
            </w:r>
            <w:r>
              <w:rPr>
                <w:sz w:val="20"/>
                <w:szCs w:val="20"/>
              </w:rPr>
              <w:t xml:space="preserve"> клиента</w:t>
            </w:r>
          </w:p>
        </w:tc>
        <w:tc>
          <w:tcPr>
            <w:tcW w:w="850" w:type="dxa"/>
          </w:tcPr>
          <w:p w14:paraId="1FA512EE" w14:textId="1AFFBF75" w:rsidR="00452D3C" w:rsidRDefault="00452D3C" w:rsidP="00452D3C">
            <w:pPr>
              <w:spacing w:line="240" w:lineRule="auto"/>
              <w:ind w:firstLine="0"/>
              <w:rPr>
                <w:sz w:val="20"/>
                <w:szCs w:val="20"/>
              </w:rPr>
            </w:pPr>
            <w:r w:rsidRPr="00A3065E">
              <w:rPr>
                <w:sz w:val="20"/>
                <w:szCs w:val="20"/>
              </w:rPr>
              <w:t>Нет</w:t>
            </w:r>
          </w:p>
        </w:tc>
        <w:tc>
          <w:tcPr>
            <w:tcW w:w="1843" w:type="dxa"/>
          </w:tcPr>
          <w:p w14:paraId="1AD3F115" w14:textId="6060B3BC" w:rsidR="00452D3C" w:rsidRPr="00A64A92" w:rsidRDefault="00452D3C" w:rsidP="00452D3C">
            <w:pPr>
              <w:spacing w:line="240" w:lineRule="auto"/>
              <w:ind w:firstLine="0"/>
              <w:rPr>
                <w:sz w:val="20"/>
                <w:szCs w:val="20"/>
              </w:rPr>
            </w:pPr>
            <w:r w:rsidRPr="00A64A92">
              <w:rPr>
                <w:sz w:val="20"/>
                <w:szCs w:val="20"/>
              </w:rPr>
              <w:t>Дата</w:t>
            </w:r>
          </w:p>
        </w:tc>
        <w:tc>
          <w:tcPr>
            <w:tcW w:w="2977" w:type="dxa"/>
          </w:tcPr>
          <w:p w14:paraId="4FD46415" w14:textId="77777777" w:rsidR="00452D3C" w:rsidRDefault="00452D3C" w:rsidP="00452D3C">
            <w:pPr>
              <w:spacing w:line="240" w:lineRule="auto"/>
              <w:ind w:firstLine="0"/>
              <w:rPr>
                <w:sz w:val="20"/>
                <w:szCs w:val="20"/>
              </w:rPr>
            </w:pPr>
          </w:p>
        </w:tc>
      </w:tr>
      <w:tr w:rsidR="00452D3C" w:rsidRPr="00A64A92" w14:paraId="1A16B746" w14:textId="77777777" w:rsidTr="00452D3C">
        <w:tc>
          <w:tcPr>
            <w:tcW w:w="3676" w:type="dxa"/>
          </w:tcPr>
          <w:p w14:paraId="4AAD9B04" w14:textId="78DC1107" w:rsidR="00452D3C" w:rsidRPr="00A64A92" w:rsidRDefault="00452D3C" w:rsidP="00452D3C">
            <w:pPr>
              <w:spacing w:line="240" w:lineRule="auto"/>
              <w:ind w:firstLine="0"/>
              <w:rPr>
                <w:sz w:val="20"/>
                <w:szCs w:val="20"/>
              </w:rPr>
            </w:pPr>
            <w:r w:rsidRPr="00A64A92">
              <w:rPr>
                <w:sz w:val="20"/>
                <w:szCs w:val="20"/>
              </w:rPr>
              <w:t>Мобильный телефон</w:t>
            </w:r>
            <w:r>
              <w:rPr>
                <w:sz w:val="20"/>
                <w:szCs w:val="20"/>
              </w:rPr>
              <w:t xml:space="preserve"> клиента</w:t>
            </w:r>
          </w:p>
        </w:tc>
        <w:tc>
          <w:tcPr>
            <w:tcW w:w="850" w:type="dxa"/>
          </w:tcPr>
          <w:p w14:paraId="6359EB6E" w14:textId="2D8642AA" w:rsidR="00452D3C" w:rsidRDefault="00452D3C" w:rsidP="00452D3C">
            <w:pPr>
              <w:spacing w:line="240" w:lineRule="auto"/>
              <w:ind w:firstLine="0"/>
              <w:rPr>
                <w:sz w:val="20"/>
                <w:szCs w:val="20"/>
              </w:rPr>
            </w:pPr>
            <w:r w:rsidRPr="00A3065E">
              <w:rPr>
                <w:sz w:val="20"/>
                <w:szCs w:val="20"/>
              </w:rPr>
              <w:t>Нет</w:t>
            </w:r>
          </w:p>
        </w:tc>
        <w:tc>
          <w:tcPr>
            <w:tcW w:w="1843" w:type="dxa"/>
          </w:tcPr>
          <w:p w14:paraId="0BA9C7D6" w14:textId="12B836AC" w:rsidR="00452D3C" w:rsidRPr="00A64A92" w:rsidRDefault="00452D3C" w:rsidP="00452D3C">
            <w:pPr>
              <w:spacing w:line="240" w:lineRule="auto"/>
              <w:ind w:firstLine="0"/>
              <w:rPr>
                <w:sz w:val="20"/>
                <w:szCs w:val="20"/>
              </w:rPr>
            </w:pPr>
            <w:r w:rsidRPr="00A64A92">
              <w:rPr>
                <w:sz w:val="20"/>
                <w:szCs w:val="20"/>
              </w:rPr>
              <w:t>Строка</w:t>
            </w:r>
          </w:p>
        </w:tc>
        <w:tc>
          <w:tcPr>
            <w:tcW w:w="2977" w:type="dxa"/>
          </w:tcPr>
          <w:p w14:paraId="0B6418C3" w14:textId="77777777" w:rsidR="00452D3C" w:rsidRDefault="00452D3C" w:rsidP="00452D3C">
            <w:pPr>
              <w:spacing w:line="240" w:lineRule="auto"/>
              <w:ind w:firstLine="0"/>
              <w:rPr>
                <w:sz w:val="20"/>
                <w:szCs w:val="20"/>
              </w:rPr>
            </w:pPr>
          </w:p>
        </w:tc>
      </w:tr>
      <w:tr w:rsidR="00452D3C" w:rsidRPr="00A64A92" w14:paraId="420FD0B8" w14:textId="77777777" w:rsidTr="00452D3C">
        <w:tc>
          <w:tcPr>
            <w:tcW w:w="3676" w:type="dxa"/>
          </w:tcPr>
          <w:p w14:paraId="22F85453" w14:textId="40161FD4" w:rsidR="00452D3C" w:rsidRPr="00A64A92" w:rsidRDefault="00452D3C" w:rsidP="00452D3C">
            <w:pPr>
              <w:spacing w:line="240" w:lineRule="auto"/>
              <w:ind w:firstLine="0"/>
              <w:rPr>
                <w:sz w:val="20"/>
                <w:szCs w:val="20"/>
              </w:rPr>
            </w:pPr>
            <w:r w:rsidRPr="00A64A92">
              <w:rPr>
                <w:sz w:val="20"/>
                <w:szCs w:val="20"/>
              </w:rPr>
              <w:t>Серия и номер паспорта</w:t>
            </w:r>
            <w:r>
              <w:rPr>
                <w:sz w:val="20"/>
                <w:szCs w:val="20"/>
              </w:rPr>
              <w:t xml:space="preserve"> клиента</w:t>
            </w:r>
          </w:p>
        </w:tc>
        <w:tc>
          <w:tcPr>
            <w:tcW w:w="850" w:type="dxa"/>
          </w:tcPr>
          <w:p w14:paraId="2895B936" w14:textId="2BCFDC76" w:rsidR="00452D3C" w:rsidRDefault="00452D3C" w:rsidP="00452D3C">
            <w:pPr>
              <w:spacing w:line="240" w:lineRule="auto"/>
              <w:ind w:firstLine="0"/>
              <w:rPr>
                <w:sz w:val="20"/>
                <w:szCs w:val="20"/>
              </w:rPr>
            </w:pPr>
            <w:r w:rsidRPr="00A3065E">
              <w:rPr>
                <w:sz w:val="20"/>
                <w:szCs w:val="20"/>
              </w:rPr>
              <w:t>Нет</w:t>
            </w:r>
          </w:p>
        </w:tc>
        <w:tc>
          <w:tcPr>
            <w:tcW w:w="1843" w:type="dxa"/>
          </w:tcPr>
          <w:p w14:paraId="12EF04E4" w14:textId="6049698A" w:rsidR="00452D3C" w:rsidRPr="00A64A92" w:rsidRDefault="00452D3C" w:rsidP="00452D3C">
            <w:pPr>
              <w:spacing w:line="240" w:lineRule="auto"/>
              <w:ind w:firstLine="0"/>
              <w:rPr>
                <w:sz w:val="20"/>
                <w:szCs w:val="20"/>
              </w:rPr>
            </w:pPr>
            <w:r w:rsidRPr="00A64A92">
              <w:rPr>
                <w:sz w:val="20"/>
                <w:szCs w:val="20"/>
              </w:rPr>
              <w:t>Строка</w:t>
            </w:r>
          </w:p>
        </w:tc>
        <w:tc>
          <w:tcPr>
            <w:tcW w:w="2977" w:type="dxa"/>
          </w:tcPr>
          <w:p w14:paraId="769B621C" w14:textId="77777777" w:rsidR="00452D3C" w:rsidRDefault="00452D3C" w:rsidP="00452D3C">
            <w:pPr>
              <w:spacing w:line="240" w:lineRule="auto"/>
              <w:ind w:firstLine="0"/>
              <w:rPr>
                <w:sz w:val="20"/>
                <w:szCs w:val="20"/>
              </w:rPr>
            </w:pPr>
          </w:p>
        </w:tc>
      </w:tr>
      <w:tr w:rsidR="00452D3C" w:rsidRPr="00A64A92" w14:paraId="66B1F74D" w14:textId="77777777" w:rsidTr="00452D3C">
        <w:tc>
          <w:tcPr>
            <w:tcW w:w="3676" w:type="dxa"/>
          </w:tcPr>
          <w:p w14:paraId="447B8586" w14:textId="57C40F7C" w:rsidR="00452D3C" w:rsidRPr="00A64A92" w:rsidRDefault="00452D3C" w:rsidP="00452D3C">
            <w:pPr>
              <w:spacing w:line="240" w:lineRule="auto"/>
              <w:ind w:firstLine="0"/>
              <w:rPr>
                <w:sz w:val="20"/>
                <w:szCs w:val="20"/>
              </w:rPr>
            </w:pPr>
            <w:r w:rsidRPr="00A64A92">
              <w:rPr>
                <w:sz w:val="20"/>
                <w:szCs w:val="20"/>
              </w:rPr>
              <w:t>ID клиента</w:t>
            </w:r>
          </w:p>
        </w:tc>
        <w:tc>
          <w:tcPr>
            <w:tcW w:w="850" w:type="dxa"/>
          </w:tcPr>
          <w:p w14:paraId="0D1E65E5" w14:textId="1792FB84" w:rsidR="00452D3C" w:rsidRDefault="00452D3C" w:rsidP="00452D3C">
            <w:pPr>
              <w:spacing w:line="240" w:lineRule="auto"/>
              <w:ind w:firstLine="0"/>
              <w:rPr>
                <w:sz w:val="20"/>
                <w:szCs w:val="20"/>
              </w:rPr>
            </w:pPr>
            <w:r w:rsidRPr="00A3065E">
              <w:rPr>
                <w:sz w:val="20"/>
                <w:szCs w:val="20"/>
              </w:rPr>
              <w:t>Нет</w:t>
            </w:r>
          </w:p>
        </w:tc>
        <w:tc>
          <w:tcPr>
            <w:tcW w:w="1843" w:type="dxa"/>
          </w:tcPr>
          <w:p w14:paraId="6237AEB2" w14:textId="7CC7A6E7" w:rsidR="00452D3C" w:rsidRPr="00A64A92" w:rsidRDefault="00452D3C" w:rsidP="00452D3C">
            <w:pPr>
              <w:spacing w:line="240" w:lineRule="auto"/>
              <w:ind w:firstLine="0"/>
              <w:rPr>
                <w:sz w:val="20"/>
                <w:szCs w:val="20"/>
              </w:rPr>
            </w:pPr>
            <w:r w:rsidRPr="00A64A92">
              <w:rPr>
                <w:sz w:val="20"/>
                <w:szCs w:val="20"/>
              </w:rPr>
              <w:t>Строка/ID</w:t>
            </w:r>
          </w:p>
        </w:tc>
        <w:tc>
          <w:tcPr>
            <w:tcW w:w="2977" w:type="dxa"/>
          </w:tcPr>
          <w:p w14:paraId="0D35DED3" w14:textId="36EEC6B7" w:rsidR="00452D3C" w:rsidRPr="0081172A" w:rsidRDefault="0081172A" w:rsidP="00452D3C">
            <w:pPr>
              <w:spacing w:line="240" w:lineRule="auto"/>
              <w:ind w:firstLine="0"/>
              <w:rPr>
                <w:sz w:val="20"/>
                <w:szCs w:val="20"/>
              </w:rPr>
            </w:pPr>
            <w:r>
              <w:rPr>
                <w:sz w:val="20"/>
                <w:szCs w:val="20"/>
              </w:rPr>
              <w:t xml:space="preserve">Присваивается значение </w:t>
            </w:r>
            <w:r>
              <w:rPr>
                <w:sz w:val="20"/>
                <w:szCs w:val="20"/>
                <w:lang w:val="en-US"/>
              </w:rPr>
              <w:t>ID</w:t>
            </w:r>
            <w:r w:rsidRPr="006016A9">
              <w:rPr>
                <w:sz w:val="20"/>
                <w:szCs w:val="20"/>
              </w:rPr>
              <w:t xml:space="preserve"> </w:t>
            </w:r>
            <w:r>
              <w:rPr>
                <w:sz w:val="20"/>
                <w:szCs w:val="20"/>
              </w:rPr>
              <w:t>АБС после отправки запроса на поиск клиента в АБС.</w:t>
            </w:r>
          </w:p>
        </w:tc>
      </w:tr>
      <w:tr w:rsidR="00452D3C" w:rsidRPr="00A64A92" w14:paraId="7D609EBD" w14:textId="77777777" w:rsidTr="00452D3C">
        <w:tc>
          <w:tcPr>
            <w:tcW w:w="3676" w:type="dxa"/>
          </w:tcPr>
          <w:p w14:paraId="2DF5F2CA" w14:textId="4FE2F29A" w:rsidR="00452D3C" w:rsidRPr="00A64A92" w:rsidRDefault="00452D3C" w:rsidP="00452D3C">
            <w:pPr>
              <w:spacing w:line="240" w:lineRule="auto"/>
              <w:ind w:firstLine="0"/>
              <w:rPr>
                <w:sz w:val="20"/>
                <w:szCs w:val="20"/>
              </w:rPr>
            </w:pPr>
            <w:commentRangeStart w:id="76"/>
            <w:commentRangeStart w:id="77"/>
            <w:r>
              <w:rPr>
                <w:sz w:val="20"/>
                <w:szCs w:val="20"/>
              </w:rPr>
              <w:t>П</w:t>
            </w:r>
            <w:r w:rsidRPr="00A64A92">
              <w:rPr>
                <w:sz w:val="20"/>
                <w:szCs w:val="20"/>
              </w:rPr>
              <w:t>родукт</w:t>
            </w:r>
            <w:commentRangeEnd w:id="76"/>
            <w:r w:rsidR="00967542" w:rsidRPr="00A64A92">
              <w:rPr>
                <w:rStyle w:val="af2"/>
                <w:sz w:val="20"/>
                <w:szCs w:val="20"/>
              </w:rPr>
              <w:commentReference w:id="76"/>
            </w:r>
            <w:commentRangeEnd w:id="77"/>
            <w:r w:rsidR="00F97CAE">
              <w:rPr>
                <w:rStyle w:val="af2"/>
              </w:rPr>
              <w:commentReference w:id="77"/>
            </w:r>
          </w:p>
        </w:tc>
        <w:tc>
          <w:tcPr>
            <w:tcW w:w="850" w:type="dxa"/>
          </w:tcPr>
          <w:p w14:paraId="18C9A9B0" w14:textId="77777777" w:rsidR="00452D3C" w:rsidRPr="00A64A92" w:rsidRDefault="00452D3C" w:rsidP="00452D3C">
            <w:pPr>
              <w:spacing w:line="240" w:lineRule="auto"/>
              <w:ind w:firstLine="0"/>
              <w:rPr>
                <w:sz w:val="20"/>
                <w:szCs w:val="20"/>
              </w:rPr>
            </w:pPr>
            <w:r>
              <w:rPr>
                <w:sz w:val="20"/>
                <w:szCs w:val="20"/>
              </w:rPr>
              <w:t>Нет</w:t>
            </w:r>
          </w:p>
        </w:tc>
        <w:tc>
          <w:tcPr>
            <w:tcW w:w="1843" w:type="dxa"/>
          </w:tcPr>
          <w:p w14:paraId="0B7F7C17" w14:textId="08E32D58" w:rsidR="00452D3C" w:rsidRPr="00A64A92" w:rsidRDefault="00452D3C" w:rsidP="0070790B">
            <w:pPr>
              <w:spacing w:line="240" w:lineRule="auto"/>
              <w:ind w:firstLine="0"/>
              <w:rPr>
                <w:sz w:val="20"/>
                <w:szCs w:val="20"/>
              </w:rPr>
            </w:pPr>
            <w:r w:rsidRPr="00A64A92">
              <w:rPr>
                <w:sz w:val="20"/>
                <w:szCs w:val="20"/>
              </w:rPr>
              <w:t xml:space="preserve">Значение </w:t>
            </w:r>
            <w:r w:rsidR="0070790B">
              <w:rPr>
                <w:sz w:val="20"/>
                <w:szCs w:val="20"/>
              </w:rPr>
              <w:t>из продуктового каталога</w:t>
            </w:r>
          </w:p>
        </w:tc>
        <w:tc>
          <w:tcPr>
            <w:tcW w:w="2977" w:type="dxa"/>
          </w:tcPr>
          <w:p w14:paraId="34C825D8" w14:textId="7A83E242" w:rsidR="00452D3C" w:rsidRPr="00A64A92" w:rsidRDefault="00891825" w:rsidP="00452D3C">
            <w:pPr>
              <w:spacing w:line="240" w:lineRule="auto"/>
              <w:ind w:firstLine="0"/>
              <w:rPr>
                <w:sz w:val="20"/>
                <w:szCs w:val="20"/>
              </w:rPr>
            </w:pPr>
            <w:r>
              <w:rPr>
                <w:sz w:val="20"/>
                <w:szCs w:val="20"/>
              </w:rPr>
              <w:t>Наименование программы кредитования (поле «Маркетинговое наименование» из продуктового каталога)</w:t>
            </w:r>
          </w:p>
        </w:tc>
      </w:tr>
      <w:tr w:rsidR="00452D3C" w:rsidRPr="00A64A92" w14:paraId="44FC8A1C" w14:textId="77777777" w:rsidTr="00452D3C">
        <w:tc>
          <w:tcPr>
            <w:tcW w:w="3676" w:type="dxa"/>
          </w:tcPr>
          <w:p w14:paraId="7BAB930E" w14:textId="1B4CA26A" w:rsidR="00452D3C" w:rsidRPr="00A64A92" w:rsidRDefault="00452D3C" w:rsidP="00452D3C">
            <w:pPr>
              <w:spacing w:line="240" w:lineRule="auto"/>
              <w:ind w:firstLine="0"/>
              <w:rPr>
                <w:sz w:val="20"/>
                <w:szCs w:val="20"/>
              </w:rPr>
            </w:pPr>
            <w:r w:rsidRPr="00A64A92">
              <w:rPr>
                <w:sz w:val="20"/>
                <w:szCs w:val="20"/>
              </w:rPr>
              <w:t>Офис заведения / Точка продаж</w:t>
            </w:r>
          </w:p>
        </w:tc>
        <w:tc>
          <w:tcPr>
            <w:tcW w:w="850" w:type="dxa"/>
          </w:tcPr>
          <w:p w14:paraId="1E5C7615" w14:textId="77777777" w:rsidR="00452D3C" w:rsidRPr="00A64A92" w:rsidRDefault="00452D3C" w:rsidP="00452D3C">
            <w:pPr>
              <w:spacing w:line="240" w:lineRule="auto"/>
              <w:ind w:firstLine="0"/>
              <w:rPr>
                <w:sz w:val="20"/>
                <w:szCs w:val="20"/>
              </w:rPr>
            </w:pPr>
            <w:r>
              <w:rPr>
                <w:sz w:val="20"/>
                <w:szCs w:val="20"/>
              </w:rPr>
              <w:t>Нет</w:t>
            </w:r>
          </w:p>
        </w:tc>
        <w:tc>
          <w:tcPr>
            <w:tcW w:w="1843" w:type="dxa"/>
          </w:tcPr>
          <w:p w14:paraId="5C2AC438" w14:textId="5D93DA39" w:rsidR="00452D3C" w:rsidRPr="00A64A92" w:rsidRDefault="00452D3C" w:rsidP="00452D3C">
            <w:pPr>
              <w:spacing w:line="240" w:lineRule="auto"/>
              <w:ind w:firstLine="0"/>
              <w:rPr>
                <w:sz w:val="20"/>
                <w:szCs w:val="20"/>
              </w:rPr>
            </w:pPr>
            <w:r w:rsidRPr="00A64A92">
              <w:rPr>
                <w:sz w:val="20"/>
                <w:szCs w:val="20"/>
              </w:rPr>
              <w:t>Значение справочника</w:t>
            </w:r>
            <w:r w:rsidR="00155A6A">
              <w:rPr>
                <w:sz w:val="20"/>
                <w:szCs w:val="20"/>
              </w:rPr>
              <w:t xml:space="preserve"> «</w:t>
            </w:r>
            <w:r w:rsidR="00E33F04">
              <w:rPr>
                <w:sz w:val="20"/>
                <w:szCs w:val="20"/>
              </w:rPr>
              <w:t>Точка</w:t>
            </w:r>
            <w:r w:rsidR="00155A6A">
              <w:rPr>
                <w:sz w:val="20"/>
                <w:szCs w:val="20"/>
              </w:rPr>
              <w:t xml:space="preserve"> продаж»</w:t>
            </w:r>
          </w:p>
        </w:tc>
        <w:tc>
          <w:tcPr>
            <w:tcW w:w="2977" w:type="dxa"/>
          </w:tcPr>
          <w:p w14:paraId="6FB6703B" w14:textId="77777777" w:rsidR="00452D3C" w:rsidRPr="00A64A92" w:rsidRDefault="00452D3C" w:rsidP="00452D3C">
            <w:pPr>
              <w:spacing w:line="240" w:lineRule="auto"/>
              <w:ind w:firstLine="0"/>
              <w:rPr>
                <w:sz w:val="20"/>
                <w:szCs w:val="20"/>
              </w:rPr>
            </w:pPr>
          </w:p>
        </w:tc>
      </w:tr>
      <w:tr w:rsidR="00452D3C" w:rsidRPr="00A64A92" w14:paraId="500C7C56" w14:textId="77777777" w:rsidTr="00452D3C">
        <w:tc>
          <w:tcPr>
            <w:tcW w:w="3676" w:type="dxa"/>
          </w:tcPr>
          <w:p w14:paraId="274B259F" w14:textId="65FF82CA" w:rsidR="00452D3C" w:rsidRPr="00A64A92" w:rsidRDefault="00452D3C" w:rsidP="00452D3C">
            <w:pPr>
              <w:spacing w:line="240" w:lineRule="auto"/>
              <w:ind w:firstLine="0"/>
              <w:rPr>
                <w:sz w:val="20"/>
                <w:szCs w:val="20"/>
              </w:rPr>
            </w:pPr>
            <w:r w:rsidRPr="00A64A92">
              <w:rPr>
                <w:sz w:val="20"/>
                <w:szCs w:val="20"/>
              </w:rPr>
              <w:t>VIN</w:t>
            </w:r>
          </w:p>
        </w:tc>
        <w:tc>
          <w:tcPr>
            <w:tcW w:w="850" w:type="dxa"/>
          </w:tcPr>
          <w:p w14:paraId="55429079" w14:textId="77777777" w:rsidR="00452D3C" w:rsidRPr="00A64A92" w:rsidRDefault="00452D3C" w:rsidP="00452D3C">
            <w:pPr>
              <w:spacing w:line="240" w:lineRule="auto"/>
              <w:ind w:firstLine="0"/>
              <w:rPr>
                <w:sz w:val="20"/>
                <w:szCs w:val="20"/>
              </w:rPr>
            </w:pPr>
            <w:r>
              <w:rPr>
                <w:sz w:val="20"/>
                <w:szCs w:val="20"/>
              </w:rPr>
              <w:t>Нет</w:t>
            </w:r>
          </w:p>
        </w:tc>
        <w:tc>
          <w:tcPr>
            <w:tcW w:w="1843" w:type="dxa"/>
          </w:tcPr>
          <w:p w14:paraId="75AD62F2" w14:textId="49789311" w:rsidR="00452D3C" w:rsidRPr="00A64A92" w:rsidRDefault="00452D3C" w:rsidP="00452D3C">
            <w:pPr>
              <w:spacing w:line="240" w:lineRule="auto"/>
              <w:ind w:firstLine="0"/>
              <w:rPr>
                <w:sz w:val="20"/>
                <w:szCs w:val="20"/>
              </w:rPr>
            </w:pPr>
            <w:r w:rsidRPr="00A64A92">
              <w:rPr>
                <w:sz w:val="20"/>
                <w:szCs w:val="20"/>
              </w:rPr>
              <w:t>Строка</w:t>
            </w:r>
          </w:p>
        </w:tc>
        <w:tc>
          <w:tcPr>
            <w:tcW w:w="2977" w:type="dxa"/>
          </w:tcPr>
          <w:p w14:paraId="17B9DAD3" w14:textId="77777777" w:rsidR="00452D3C" w:rsidRPr="00A64A92" w:rsidRDefault="00452D3C" w:rsidP="00452D3C">
            <w:pPr>
              <w:spacing w:line="240" w:lineRule="auto"/>
              <w:ind w:firstLine="0"/>
              <w:rPr>
                <w:sz w:val="20"/>
                <w:szCs w:val="20"/>
              </w:rPr>
            </w:pPr>
          </w:p>
        </w:tc>
      </w:tr>
      <w:tr w:rsidR="00452D3C" w:rsidRPr="00A64A92" w14:paraId="2A7D1C7A" w14:textId="77777777" w:rsidTr="00452D3C">
        <w:tc>
          <w:tcPr>
            <w:tcW w:w="3676" w:type="dxa"/>
          </w:tcPr>
          <w:p w14:paraId="454087A4" w14:textId="1E83B547" w:rsidR="00452D3C" w:rsidRPr="00A64A92" w:rsidRDefault="00452D3C" w:rsidP="00FF26C9">
            <w:pPr>
              <w:spacing w:line="240" w:lineRule="auto"/>
              <w:ind w:firstLine="0"/>
              <w:rPr>
                <w:sz w:val="20"/>
                <w:szCs w:val="20"/>
              </w:rPr>
            </w:pPr>
            <w:del w:id="78" w:author="Соболева Анна" w:date="2026-07-09T16:28:00Z">
              <w:r w:rsidRPr="00A64A92" w:rsidDel="0013276D">
                <w:rPr>
                  <w:sz w:val="20"/>
                  <w:szCs w:val="20"/>
                </w:rPr>
                <w:delText>Автор заведения</w:delText>
              </w:r>
            </w:del>
            <w:ins w:id="79" w:author="Соболева Анна" w:date="2026-07-09T16:28:00Z">
              <w:r w:rsidR="0013276D">
                <w:rPr>
                  <w:sz w:val="20"/>
                  <w:szCs w:val="20"/>
                </w:rPr>
                <w:t>Ответственный</w:t>
              </w:r>
            </w:ins>
            <w:r w:rsidR="00FF26C9">
              <w:rPr>
                <w:sz w:val="20"/>
                <w:szCs w:val="20"/>
              </w:rPr>
              <w:t xml:space="preserve"> КМ</w:t>
            </w:r>
          </w:p>
        </w:tc>
        <w:tc>
          <w:tcPr>
            <w:tcW w:w="850" w:type="dxa"/>
          </w:tcPr>
          <w:p w14:paraId="4132DE50" w14:textId="77777777" w:rsidR="00452D3C" w:rsidRPr="00A64A92" w:rsidRDefault="00452D3C" w:rsidP="00452D3C">
            <w:pPr>
              <w:spacing w:line="240" w:lineRule="auto"/>
              <w:ind w:firstLine="0"/>
              <w:rPr>
                <w:sz w:val="20"/>
                <w:szCs w:val="20"/>
              </w:rPr>
            </w:pPr>
            <w:r>
              <w:rPr>
                <w:sz w:val="20"/>
                <w:szCs w:val="20"/>
              </w:rPr>
              <w:t>Нет</w:t>
            </w:r>
          </w:p>
        </w:tc>
        <w:tc>
          <w:tcPr>
            <w:tcW w:w="1843" w:type="dxa"/>
          </w:tcPr>
          <w:p w14:paraId="578773D6" w14:textId="181619FC" w:rsidR="00452D3C" w:rsidRPr="00A64A92" w:rsidRDefault="00452D3C" w:rsidP="00452D3C">
            <w:pPr>
              <w:spacing w:line="240" w:lineRule="auto"/>
              <w:ind w:firstLine="0"/>
              <w:rPr>
                <w:sz w:val="20"/>
                <w:szCs w:val="20"/>
              </w:rPr>
            </w:pPr>
            <w:r w:rsidRPr="00A64A92">
              <w:rPr>
                <w:sz w:val="20"/>
                <w:szCs w:val="20"/>
              </w:rPr>
              <w:t>Строка/ID</w:t>
            </w:r>
          </w:p>
        </w:tc>
        <w:tc>
          <w:tcPr>
            <w:tcW w:w="2977" w:type="dxa"/>
          </w:tcPr>
          <w:p w14:paraId="0273AB3E" w14:textId="32032EA2" w:rsidR="00452D3C" w:rsidRPr="00A64A92" w:rsidRDefault="007B35B3" w:rsidP="007B35B3">
            <w:pPr>
              <w:spacing w:line="240" w:lineRule="auto"/>
              <w:ind w:firstLine="0"/>
              <w:rPr>
                <w:sz w:val="20"/>
                <w:szCs w:val="20"/>
              </w:rPr>
            </w:pPr>
            <w:r>
              <w:rPr>
                <w:sz w:val="20"/>
                <w:szCs w:val="20"/>
              </w:rPr>
              <w:t xml:space="preserve">Пользователь, к которому привязана заявка (согласно </w:t>
            </w:r>
            <w:r>
              <w:rPr>
                <w:sz w:val="20"/>
                <w:szCs w:val="20"/>
              </w:rPr>
              <w:fldChar w:fldCharType="begin"/>
            </w:r>
            <w:r>
              <w:rPr>
                <w:sz w:val="20"/>
                <w:szCs w:val="20"/>
              </w:rPr>
              <w:instrText xml:space="preserve"> REF _Ref232791891 \r \h </w:instrText>
            </w:r>
            <w:r>
              <w:rPr>
                <w:sz w:val="20"/>
                <w:szCs w:val="20"/>
              </w:rPr>
            </w:r>
            <w:r>
              <w:rPr>
                <w:sz w:val="20"/>
                <w:szCs w:val="20"/>
              </w:rPr>
              <w:fldChar w:fldCharType="separate"/>
            </w:r>
            <w:r w:rsidR="00436E33">
              <w:rPr>
                <w:sz w:val="20"/>
                <w:szCs w:val="20"/>
              </w:rPr>
              <w:t>BSR 36</w:t>
            </w:r>
            <w:r>
              <w:rPr>
                <w:sz w:val="20"/>
                <w:szCs w:val="20"/>
              </w:rPr>
              <w:fldChar w:fldCharType="end"/>
            </w:r>
            <w:r>
              <w:rPr>
                <w:sz w:val="20"/>
                <w:szCs w:val="20"/>
              </w:rPr>
              <w:t xml:space="preserve">, </w:t>
            </w:r>
            <w:r>
              <w:rPr>
                <w:sz w:val="20"/>
                <w:szCs w:val="20"/>
              </w:rPr>
              <w:fldChar w:fldCharType="begin"/>
            </w:r>
            <w:r>
              <w:rPr>
                <w:sz w:val="20"/>
                <w:szCs w:val="20"/>
              </w:rPr>
              <w:instrText xml:space="preserve"> REF _Ref232792032 \r \h </w:instrText>
            </w:r>
            <w:r>
              <w:rPr>
                <w:sz w:val="20"/>
                <w:szCs w:val="20"/>
              </w:rPr>
            </w:r>
            <w:r>
              <w:rPr>
                <w:sz w:val="20"/>
                <w:szCs w:val="20"/>
              </w:rPr>
              <w:fldChar w:fldCharType="separate"/>
            </w:r>
            <w:r w:rsidR="00436E33">
              <w:rPr>
                <w:sz w:val="20"/>
                <w:szCs w:val="20"/>
              </w:rPr>
              <w:t>BSR 41</w:t>
            </w:r>
            <w:r>
              <w:rPr>
                <w:sz w:val="20"/>
                <w:szCs w:val="20"/>
              </w:rPr>
              <w:fldChar w:fldCharType="end"/>
            </w:r>
            <w:r>
              <w:rPr>
                <w:sz w:val="20"/>
                <w:szCs w:val="20"/>
              </w:rPr>
              <w:t xml:space="preserve"> и </w:t>
            </w:r>
            <w:r>
              <w:rPr>
                <w:sz w:val="20"/>
                <w:szCs w:val="20"/>
              </w:rPr>
              <w:fldChar w:fldCharType="begin"/>
            </w:r>
            <w:r>
              <w:rPr>
                <w:sz w:val="20"/>
                <w:szCs w:val="20"/>
              </w:rPr>
              <w:instrText xml:space="preserve"> REF _Ref232792035 \r \h </w:instrText>
            </w:r>
            <w:r>
              <w:rPr>
                <w:sz w:val="20"/>
                <w:szCs w:val="20"/>
              </w:rPr>
            </w:r>
            <w:r>
              <w:rPr>
                <w:sz w:val="20"/>
                <w:szCs w:val="20"/>
              </w:rPr>
              <w:fldChar w:fldCharType="separate"/>
            </w:r>
            <w:r w:rsidR="00436E33">
              <w:rPr>
                <w:sz w:val="20"/>
                <w:szCs w:val="20"/>
              </w:rPr>
              <w:t>BSR 42</w:t>
            </w:r>
            <w:r>
              <w:rPr>
                <w:sz w:val="20"/>
                <w:szCs w:val="20"/>
              </w:rPr>
              <w:fldChar w:fldCharType="end"/>
            </w:r>
            <w:r>
              <w:rPr>
                <w:sz w:val="20"/>
                <w:szCs w:val="20"/>
              </w:rPr>
              <w:t>)</w:t>
            </w:r>
          </w:p>
        </w:tc>
      </w:tr>
    </w:tbl>
    <w:p w14:paraId="6B248914" w14:textId="77777777" w:rsidR="007D58E9" w:rsidRDefault="007D58E9" w:rsidP="00FB373D">
      <w:pPr>
        <w:spacing w:line="240" w:lineRule="auto"/>
        <w:ind w:firstLine="0"/>
      </w:pPr>
    </w:p>
    <w:p w14:paraId="6D06D11C" w14:textId="3BC08C58" w:rsidR="006F656D" w:rsidRDefault="006F656D" w:rsidP="00452D3C">
      <w:pPr>
        <w:pStyle w:val="ae"/>
        <w:numPr>
          <w:ilvl w:val="0"/>
          <w:numId w:val="4"/>
        </w:numPr>
        <w:spacing w:line="240" w:lineRule="auto"/>
      </w:pPr>
      <w:r w:rsidRPr="00A46B03">
        <w:t>Валидации и системные сообщения:</w:t>
      </w:r>
    </w:p>
    <w:p w14:paraId="3990FFAE" w14:textId="77777777" w:rsidR="006F656D" w:rsidRDefault="006F656D" w:rsidP="00891825">
      <w:pPr>
        <w:numPr>
          <w:ilvl w:val="1"/>
          <w:numId w:val="67"/>
        </w:numPr>
        <w:spacing w:line="240" w:lineRule="auto"/>
      </w:pPr>
      <w:r>
        <w:t>Некорректный формат телефона — «Некорректный формат телефона».</w:t>
      </w:r>
    </w:p>
    <w:p w14:paraId="0AAD8E41" w14:textId="70353B68" w:rsidR="006F656D" w:rsidRDefault="006F656D" w:rsidP="00891825">
      <w:pPr>
        <w:numPr>
          <w:ilvl w:val="1"/>
          <w:numId w:val="67"/>
        </w:numPr>
        <w:spacing w:line="240" w:lineRule="auto"/>
        <w:ind w:left="0" w:firstLine="0"/>
      </w:pPr>
      <w:r>
        <w:t xml:space="preserve">Некорректный формат паспорта — «Укажите серию и номер паспорта в формате </w:t>
      </w:r>
      <w:r w:rsidR="008F2ECC">
        <w:t>4 и 6 цифр</w:t>
      </w:r>
      <w:r>
        <w:t>».</w:t>
      </w:r>
    </w:p>
    <w:p w14:paraId="3F371780" w14:textId="77777777" w:rsidR="006F656D" w:rsidRDefault="006F656D" w:rsidP="00891825">
      <w:pPr>
        <w:numPr>
          <w:ilvl w:val="1"/>
          <w:numId w:val="67"/>
        </w:numPr>
        <w:spacing w:line="240" w:lineRule="auto"/>
        <w:ind w:left="0" w:firstLine="0"/>
      </w:pPr>
      <w:r>
        <w:t>Некорректный VIN — «VIN должен содержать 17 символов».</w:t>
      </w:r>
    </w:p>
    <w:p w14:paraId="2BAAAEFD" w14:textId="0BE27960" w:rsidR="006F656D" w:rsidRDefault="006F656D" w:rsidP="00891825">
      <w:pPr>
        <w:numPr>
          <w:ilvl w:val="1"/>
          <w:numId w:val="67"/>
        </w:numPr>
        <w:spacing w:line="240" w:lineRule="auto"/>
        <w:ind w:left="0" w:firstLine="0"/>
      </w:pPr>
      <w:r>
        <w:t>Ничего не найдено — «</w:t>
      </w:r>
      <w:r w:rsidR="00452D3C">
        <w:t>Не найдено ни одного результата</w:t>
      </w:r>
      <w:r>
        <w:t>».</w:t>
      </w:r>
    </w:p>
    <w:p w14:paraId="4E07F374" w14:textId="24CFCA19" w:rsidR="006F656D" w:rsidDel="00FF26C9" w:rsidRDefault="006F656D" w:rsidP="00891825">
      <w:pPr>
        <w:numPr>
          <w:ilvl w:val="1"/>
          <w:numId w:val="67"/>
        </w:numPr>
        <w:spacing w:line="240" w:lineRule="auto"/>
        <w:ind w:left="0" w:firstLine="0"/>
        <w:rPr>
          <w:del w:id="80" w:author="Соболева Анна" w:date="2026-07-09T19:00:00Z"/>
        </w:rPr>
      </w:pPr>
      <w:del w:id="81" w:author="Соболева Анна" w:date="2026-07-09T19:00:00Z">
        <w:r w:rsidDel="00FF26C9">
          <w:delText>Ошибка поиска/интеграции — «Поиск временно недоступен. Повторите попытку позже».</w:delText>
        </w:r>
      </w:del>
    </w:p>
    <w:p w14:paraId="757E3180" w14:textId="77777777" w:rsidR="00A46B03" w:rsidRDefault="00A46B03" w:rsidP="00A46B03">
      <w:pPr>
        <w:spacing w:line="240" w:lineRule="auto"/>
        <w:ind w:firstLine="0"/>
      </w:pPr>
    </w:p>
    <w:p w14:paraId="2213974A" w14:textId="4D5A3E0C" w:rsidR="006F656D" w:rsidRDefault="006F656D" w:rsidP="006016A9">
      <w:pPr>
        <w:pStyle w:val="5"/>
      </w:pPr>
      <w:bookmarkStart w:id="82" w:name="описание-действий-в-разделе-поиск-заявки"/>
      <w:bookmarkEnd w:id="72"/>
      <w:r>
        <w:t>Описание действий в разделе «</w:t>
      </w:r>
      <w:r w:rsidR="000D0E6C">
        <w:t>Заявки в системе</w:t>
      </w:r>
      <w:r>
        <w: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Pr>
      <w:tblGrid>
        <w:gridCol w:w="2333"/>
        <w:gridCol w:w="2333"/>
        <w:gridCol w:w="1136"/>
        <w:gridCol w:w="3532"/>
      </w:tblGrid>
      <w:tr w:rsidR="006F656D" w:rsidRPr="00243547" w14:paraId="23775F2C" w14:textId="77777777" w:rsidTr="007B35B3">
        <w:trPr>
          <w:tblHeader/>
        </w:trPr>
        <w:tc>
          <w:tcPr>
            <w:tcW w:w="2333" w:type="dxa"/>
          </w:tcPr>
          <w:p w14:paraId="649FA5CE" w14:textId="77777777" w:rsidR="006F656D" w:rsidRPr="00243547" w:rsidRDefault="006F656D" w:rsidP="00170053">
            <w:pPr>
              <w:spacing w:line="240" w:lineRule="auto"/>
              <w:ind w:firstLine="0"/>
              <w:rPr>
                <w:b/>
                <w:sz w:val="20"/>
                <w:szCs w:val="20"/>
              </w:rPr>
            </w:pPr>
            <w:r w:rsidRPr="00243547">
              <w:rPr>
                <w:b/>
                <w:sz w:val="20"/>
                <w:szCs w:val="20"/>
              </w:rPr>
              <w:t>Кнопка</w:t>
            </w:r>
          </w:p>
        </w:tc>
        <w:tc>
          <w:tcPr>
            <w:tcW w:w="2333" w:type="dxa"/>
          </w:tcPr>
          <w:p w14:paraId="5BA8CB51" w14:textId="77777777" w:rsidR="006F656D" w:rsidRPr="00243547" w:rsidRDefault="006F656D" w:rsidP="00170053">
            <w:pPr>
              <w:spacing w:line="240" w:lineRule="auto"/>
              <w:ind w:firstLine="0"/>
              <w:rPr>
                <w:b/>
                <w:sz w:val="20"/>
                <w:szCs w:val="20"/>
              </w:rPr>
            </w:pPr>
            <w:r w:rsidRPr="00243547">
              <w:rPr>
                <w:b/>
                <w:sz w:val="20"/>
                <w:szCs w:val="20"/>
              </w:rPr>
              <w:t>Бизнес-потребность</w:t>
            </w:r>
          </w:p>
        </w:tc>
        <w:tc>
          <w:tcPr>
            <w:tcW w:w="1136" w:type="dxa"/>
          </w:tcPr>
          <w:p w14:paraId="758CC973" w14:textId="77777777" w:rsidR="006F656D" w:rsidRPr="00243547" w:rsidRDefault="006F656D" w:rsidP="00170053">
            <w:pPr>
              <w:spacing w:line="240" w:lineRule="auto"/>
              <w:ind w:firstLine="0"/>
              <w:rPr>
                <w:b/>
                <w:sz w:val="20"/>
                <w:szCs w:val="20"/>
              </w:rPr>
            </w:pPr>
            <w:r w:rsidRPr="00243547">
              <w:rPr>
                <w:b/>
                <w:sz w:val="20"/>
                <w:szCs w:val="20"/>
              </w:rPr>
              <w:t>Действие</w:t>
            </w:r>
          </w:p>
        </w:tc>
        <w:tc>
          <w:tcPr>
            <w:tcW w:w="3532" w:type="dxa"/>
          </w:tcPr>
          <w:p w14:paraId="3519379D" w14:textId="77777777" w:rsidR="006F656D" w:rsidRPr="00243547" w:rsidRDefault="006F656D" w:rsidP="00170053">
            <w:pPr>
              <w:spacing w:line="240" w:lineRule="auto"/>
              <w:ind w:firstLine="0"/>
              <w:rPr>
                <w:b/>
                <w:sz w:val="20"/>
                <w:szCs w:val="20"/>
              </w:rPr>
            </w:pPr>
            <w:r w:rsidRPr="00243547">
              <w:rPr>
                <w:b/>
                <w:sz w:val="20"/>
                <w:szCs w:val="20"/>
              </w:rPr>
              <w:t>Описание</w:t>
            </w:r>
          </w:p>
        </w:tc>
      </w:tr>
      <w:tr w:rsidR="006F656D" w:rsidRPr="00A64A92" w14:paraId="1E280344" w14:textId="77777777" w:rsidTr="007B35B3">
        <w:tc>
          <w:tcPr>
            <w:tcW w:w="2333" w:type="dxa"/>
          </w:tcPr>
          <w:p w14:paraId="358AEC5C" w14:textId="77777777" w:rsidR="006F656D" w:rsidRPr="00A64A92" w:rsidRDefault="006F656D" w:rsidP="00170053">
            <w:pPr>
              <w:spacing w:line="240" w:lineRule="auto"/>
              <w:ind w:firstLine="0"/>
              <w:rPr>
                <w:sz w:val="20"/>
                <w:szCs w:val="20"/>
              </w:rPr>
            </w:pPr>
            <w:r w:rsidRPr="00A64A92">
              <w:rPr>
                <w:sz w:val="20"/>
                <w:szCs w:val="20"/>
              </w:rPr>
              <w:t>«Найти»</w:t>
            </w:r>
          </w:p>
        </w:tc>
        <w:tc>
          <w:tcPr>
            <w:tcW w:w="2333" w:type="dxa"/>
          </w:tcPr>
          <w:p w14:paraId="2D9A42F1" w14:textId="058512EC" w:rsidR="006F656D" w:rsidRPr="00A64A92" w:rsidRDefault="006F656D" w:rsidP="00FF26C9">
            <w:pPr>
              <w:spacing w:line="240" w:lineRule="auto"/>
              <w:ind w:firstLine="0"/>
              <w:rPr>
                <w:sz w:val="20"/>
                <w:szCs w:val="20"/>
              </w:rPr>
            </w:pPr>
            <w:r w:rsidRPr="00A64A92">
              <w:rPr>
                <w:sz w:val="20"/>
                <w:szCs w:val="20"/>
              </w:rPr>
              <w:t xml:space="preserve">Найти </w:t>
            </w:r>
            <w:del w:id="83" w:author="Соболева Анна" w:date="2026-07-09T19:02:00Z">
              <w:r w:rsidRPr="00A64A92" w:rsidDel="00FF26C9">
                <w:rPr>
                  <w:sz w:val="20"/>
                  <w:szCs w:val="20"/>
                </w:rPr>
                <w:delText>клиента/</w:delText>
              </w:r>
            </w:del>
            <w:r w:rsidRPr="00A64A92">
              <w:rPr>
                <w:sz w:val="20"/>
                <w:szCs w:val="20"/>
              </w:rPr>
              <w:t>заявки</w:t>
            </w:r>
          </w:p>
        </w:tc>
        <w:tc>
          <w:tcPr>
            <w:tcW w:w="1136" w:type="dxa"/>
          </w:tcPr>
          <w:p w14:paraId="1206CFE6" w14:textId="77777777" w:rsidR="006F656D" w:rsidRPr="00A64A92" w:rsidRDefault="006F656D" w:rsidP="00170053">
            <w:pPr>
              <w:spacing w:line="240" w:lineRule="auto"/>
              <w:ind w:firstLine="0"/>
              <w:rPr>
                <w:sz w:val="20"/>
                <w:szCs w:val="20"/>
              </w:rPr>
            </w:pPr>
            <w:r w:rsidRPr="00A64A92">
              <w:rPr>
                <w:sz w:val="20"/>
                <w:szCs w:val="20"/>
              </w:rPr>
              <w:t>Нажатие</w:t>
            </w:r>
          </w:p>
        </w:tc>
        <w:tc>
          <w:tcPr>
            <w:tcW w:w="3532" w:type="dxa"/>
          </w:tcPr>
          <w:p w14:paraId="2A6274CF" w14:textId="3B93E6DA" w:rsidR="006F656D" w:rsidRPr="00A64A92" w:rsidRDefault="006F656D" w:rsidP="00FF26C9">
            <w:pPr>
              <w:pStyle w:val="ae"/>
              <w:numPr>
                <w:ilvl w:val="0"/>
                <w:numId w:val="4"/>
              </w:numPr>
              <w:spacing w:line="240" w:lineRule="auto"/>
              <w:ind w:left="0" w:hanging="13"/>
              <w:rPr>
                <w:sz w:val="20"/>
                <w:szCs w:val="20"/>
              </w:rPr>
            </w:pPr>
            <w:r w:rsidRPr="00A64A92">
              <w:rPr>
                <w:sz w:val="20"/>
                <w:szCs w:val="20"/>
              </w:rPr>
              <w:t xml:space="preserve">Система </w:t>
            </w:r>
            <w:proofErr w:type="spellStart"/>
            <w:r w:rsidRPr="00A64A92">
              <w:rPr>
                <w:sz w:val="20"/>
                <w:szCs w:val="20"/>
              </w:rPr>
              <w:t>валидирует</w:t>
            </w:r>
            <w:proofErr w:type="spellEnd"/>
            <w:r w:rsidRPr="00A64A92">
              <w:rPr>
                <w:sz w:val="20"/>
                <w:szCs w:val="20"/>
              </w:rPr>
              <w:t xml:space="preserve"> форматы заполненных фильтров, выполняет поиск и отображает </w:t>
            </w:r>
            <w:del w:id="84" w:author="Соболева Анна" w:date="2026-07-09T19:02:00Z">
              <w:r w:rsidRPr="00A64A92" w:rsidDel="00FF26C9">
                <w:rPr>
                  <w:sz w:val="20"/>
                  <w:szCs w:val="20"/>
                </w:rPr>
                <w:delText xml:space="preserve">две таблицы </w:delText>
              </w:r>
            </w:del>
            <w:ins w:id="85" w:author="Соболева Анна" w:date="2026-07-09T19:02:00Z">
              <w:r w:rsidR="00FF26C9" w:rsidRPr="00A64A92">
                <w:rPr>
                  <w:sz w:val="20"/>
                  <w:szCs w:val="20"/>
                </w:rPr>
                <w:t>таблиц</w:t>
              </w:r>
              <w:r w:rsidR="00FF26C9">
                <w:rPr>
                  <w:sz w:val="20"/>
                  <w:szCs w:val="20"/>
                </w:rPr>
                <w:t>у</w:t>
              </w:r>
              <w:r w:rsidR="00FF26C9" w:rsidRPr="00A64A92">
                <w:rPr>
                  <w:sz w:val="20"/>
                  <w:szCs w:val="20"/>
                </w:rPr>
                <w:t xml:space="preserve"> </w:t>
              </w:r>
            </w:ins>
            <w:r w:rsidRPr="00A64A92">
              <w:rPr>
                <w:sz w:val="20"/>
                <w:szCs w:val="20"/>
              </w:rPr>
              <w:t>результатов</w:t>
            </w:r>
            <w:del w:id="86" w:author="Соболева Анна" w:date="2026-07-09T19:02:00Z">
              <w:r w:rsidRPr="00A64A92" w:rsidDel="00FF26C9">
                <w:rPr>
                  <w:sz w:val="20"/>
                  <w:szCs w:val="20"/>
                </w:rPr>
                <w:delText>:</w:delText>
              </w:r>
            </w:del>
            <w:r w:rsidRPr="00A64A92">
              <w:rPr>
                <w:sz w:val="20"/>
                <w:szCs w:val="20"/>
              </w:rPr>
              <w:t xml:space="preserve"> </w:t>
            </w:r>
          </w:p>
        </w:tc>
      </w:tr>
      <w:tr w:rsidR="006F656D" w:rsidRPr="00A64A92" w14:paraId="20AC0E72" w14:textId="77777777" w:rsidTr="007B35B3">
        <w:tc>
          <w:tcPr>
            <w:tcW w:w="2333" w:type="dxa"/>
          </w:tcPr>
          <w:p w14:paraId="001207EC" w14:textId="391F9C67" w:rsidR="006F656D" w:rsidRPr="00A64A92" w:rsidRDefault="006F656D" w:rsidP="00170053">
            <w:pPr>
              <w:spacing w:line="240" w:lineRule="auto"/>
              <w:ind w:firstLine="0"/>
              <w:rPr>
                <w:sz w:val="20"/>
                <w:szCs w:val="20"/>
              </w:rPr>
            </w:pPr>
            <w:r w:rsidRPr="00A64A92">
              <w:rPr>
                <w:sz w:val="20"/>
                <w:szCs w:val="20"/>
              </w:rPr>
              <w:t>«</w:t>
            </w:r>
            <w:r w:rsidR="00452D3C">
              <w:rPr>
                <w:sz w:val="20"/>
                <w:szCs w:val="20"/>
              </w:rPr>
              <w:t>Очистить</w:t>
            </w:r>
            <w:r w:rsidRPr="00A64A92">
              <w:rPr>
                <w:sz w:val="20"/>
                <w:szCs w:val="20"/>
              </w:rPr>
              <w:t>»</w:t>
            </w:r>
          </w:p>
        </w:tc>
        <w:tc>
          <w:tcPr>
            <w:tcW w:w="2333" w:type="dxa"/>
          </w:tcPr>
          <w:p w14:paraId="4EC68F66" w14:textId="77777777" w:rsidR="006F656D" w:rsidRPr="00A64A92" w:rsidRDefault="006F656D" w:rsidP="00170053">
            <w:pPr>
              <w:spacing w:line="240" w:lineRule="auto"/>
              <w:ind w:firstLine="0"/>
              <w:rPr>
                <w:sz w:val="20"/>
                <w:szCs w:val="20"/>
              </w:rPr>
            </w:pPr>
            <w:r w:rsidRPr="00A64A92">
              <w:rPr>
                <w:sz w:val="20"/>
                <w:szCs w:val="20"/>
              </w:rPr>
              <w:t>Очистить контекст поиска</w:t>
            </w:r>
          </w:p>
        </w:tc>
        <w:tc>
          <w:tcPr>
            <w:tcW w:w="1136" w:type="dxa"/>
          </w:tcPr>
          <w:p w14:paraId="32780B68" w14:textId="77777777" w:rsidR="006F656D" w:rsidRPr="00A64A92" w:rsidRDefault="006F656D" w:rsidP="00170053">
            <w:pPr>
              <w:spacing w:line="240" w:lineRule="auto"/>
              <w:ind w:firstLine="0"/>
              <w:rPr>
                <w:sz w:val="20"/>
                <w:szCs w:val="20"/>
              </w:rPr>
            </w:pPr>
            <w:r w:rsidRPr="00A64A92">
              <w:rPr>
                <w:sz w:val="20"/>
                <w:szCs w:val="20"/>
              </w:rPr>
              <w:t>Нажатие</w:t>
            </w:r>
          </w:p>
        </w:tc>
        <w:tc>
          <w:tcPr>
            <w:tcW w:w="3532" w:type="dxa"/>
          </w:tcPr>
          <w:p w14:paraId="425A639B" w14:textId="77777777" w:rsidR="006F656D" w:rsidRPr="009B088F" w:rsidRDefault="006F656D" w:rsidP="009B088F">
            <w:pPr>
              <w:pStyle w:val="ae"/>
              <w:numPr>
                <w:ilvl w:val="0"/>
                <w:numId w:val="4"/>
              </w:numPr>
              <w:spacing w:line="240" w:lineRule="auto"/>
              <w:ind w:left="0" w:hanging="13"/>
              <w:rPr>
                <w:color w:val="000000"/>
                <w:sz w:val="20"/>
                <w:szCs w:val="20"/>
              </w:rPr>
            </w:pPr>
            <w:r w:rsidRPr="009B088F">
              <w:rPr>
                <w:color w:val="000000"/>
                <w:sz w:val="20"/>
                <w:szCs w:val="20"/>
              </w:rPr>
              <w:t xml:space="preserve">Система очищает фильтры, сортировки, </w:t>
            </w:r>
            <w:proofErr w:type="spellStart"/>
            <w:r w:rsidRPr="009B088F">
              <w:rPr>
                <w:color w:val="000000"/>
                <w:sz w:val="20"/>
                <w:szCs w:val="20"/>
              </w:rPr>
              <w:t>постраничность</w:t>
            </w:r>
            <w:proofErr w:type="spellEnd"/>
            <w:r w:rsidRPr="009B088F">
              <w:rPr>
                <w:color w:val="000000"/>
                <w:sz w:val="20"/>
                <w:szCs w:val="20"/>
              </w:rPr>
              <w:t xml:space="preserve"> и состояние выделения строк.</w:t>
            </w:r>
          </w:p>
        </w:tc>
      </w:tr>
      <w:tr w:rsidR="00BA18F6" w:rsidRPr="00A64A92" w14:paraId="53E18C5B" w14:textId="77777777" w:rsidTr="007B35B3">
        <w:tc>
          <w:tcPr>
            <w:tcW w:w="2333" w:type="dxa"/>
          </w:tcPr>
          <w:p w14:paraId="71ACED67" w14:textId="534CFFBC" w:rsidR="00343136" w:rsidRPr="00343136" w:rsidRDefault="00343136" w:rsidP="00170053">
            <w:pPr>
              <w:spacing w:line="240" w:lineRule="auto"/>
              <w:ind w:firstLine="0"/>
              <w:rPr>
                <w:sz w:val="20"/>
                <w:szCs w:val="20"/>
              </w:rPr>
            </w:pPr>
            <w:r>
              <w:rPr>
                <w:sz w:val="20"/>
                <w:szCs w:val="20"/>
              </w:rPr>
              <w:t>«</w:t>
            </w:r>
            <w:proofErr w:type="spellStart"/>
            <w:r>
              <w:rPr>
                <w:sz w:val="20"/>
                <w:szCs w:val="20"/>
                <w:lang w:val="en-US"/>
              </w:rPr>
              <w:t>i</w:t>
            </w:r>
            <w:proofErr w:type="spellEnd"/>
            <w:r>
              <w:rPr>
                <w:sz w:val="20"/>
                <w:szCs w:val="20"/>
              </w:rPr>
              <w:t>»</w:t>
            </w:r>
          </w:p>
        </w:tc>
        <w:tc>
          <w:tcPr>
            <w:tcW w:w="2333" w:type="dxa"/>
          </w:tcPr>
          <w:p w14:paraId="121C724B" w14:textId="4E3541A8" w:rsidR="00343136" w:rsidRPr="00A64A92" w:rsidRDefault="00343136" w:rsidP="00170053">
            <w:pPr>
              <w:spacing w:line="240" w:lineRule="auto"/>
              <w:ind w:firstLine="0"/>
              <w:rPr>
                <w:sz w:val="20"/>
                <w:szCs w:val="20"/>
              </w:rPr>
            </w:pPr>
            <w:r>
              <w:rPr>
                <w:sz w:val="20"/>
                <w:szCs w:val="20"/>
              </w:rPr>
              <w:t>Открытие информации по заявке</w:t>
            </w:r>
          </w:p>
        </w:tc>
        <w:tc>
          <w:tcPr>
            <w:tcW w:w="1136" w:type="dxa"/>
          </w:tcPr>
          <w:p w14:paraId="6859740C" w14:textId="6A142B8A" w:rsidR="00343136" w:rsidRPr="00A64A92" w:rsidRDefault="00343136" w:rsidP="00170053">
            <w:pPr>
              <w:spacing w:line="240" w:lineRule="auto"/>
              <w:ind w:firstLine="0"/>
              <w:rPr>
                <w:sz w:val="20"/>
                <w:szCs w:val="20"/>
              </w:rPr>
            </w:pPr>
            <w:r w:rsidRPr="00A64A92">
              <w:rPr>
                <w:sz w:val="20"/>
                <w:szCs w:val="20"/>
              </w:rPr>
              <w:t>Нажатие</w:t>
            </w:r>
          </w:p>
        </w:tc>
        <w:tc>
          <w:tcPr>
            <w:tcW w:w="3532" w:type="dxa"/>
          </w:tcPr>
          <w:p w14:paraId="15800F60" w14:textId="77777777" w:rsidR="00343136" w:rsidRDefault="00343136" w:rsidP="009B088F">
            <w:pPr>
              <w:pStyle w:val="ae"/>
              <w:numPr>
                <w:ilvl w:val="0"/>
                <w:numId w:val="4"/>
              </w:numPr>
              <w:spacing w:line="240" w:lineRule="auto"/>
              <w:ind w:left="0" w:hanging="13"/>
              <w:rPr>
                <w:color w:val="000000"/>
                <w:sz w:val="20"/>
                <w:szCs w:val="20"/>
              </w:rPr>
            </w:pPr>
            <w:r>
              <w:rPr>
                <w:color w:val="000000"/>
                <w:sz w:val="20"/>
                <w:szCs w:val="20"/>
              </w:rPr>
              <w:t xml:space="preserve">Кнопка должна отображаться в таблице «Заявки» в каждой строке таблицы. </w:t>
            </w:r>
          </w:p>
          <w:p w14:paraId="4AC5D12B" w14:textId="56187765" w:rsidR="00343136" w:rsidRPr="009B088F" w:rsidRDefault="00343136" w:rsidP="009B088F">
            <w:pPr>
              <w:pStyle w:val="ae"/>
              <w:numPr>
                <w:ilvl w:val="0"/>
                <w:numId w:val="4"/>
              </w:numPr>
              <w:spacing w:line="240" w:lineRule="auto"/>
              <w:ind w:left="0" w:hanging="13"/>
              <w:rPr>
                <w:color w:val="000000"/>
                <w:sz w:val="20"/>
                <w:szCs w:val="20"/>
              </w:rPr>
            </w:pPr>
            <w:r>
              <w:rPr>
                <w:color w:val="000000"/>
                <w:sz w:val="20"/>
                <w:szCs w:val="20"/>
              </w:rPr>
              <w:t xml:space="preserve">При нажатии на кнопку должно открываться всплывающее окно с просмотр информации по заявке. </w:t>
            </w:r>
            <w:r w:rsidR="00D840ED">
              <w:rPr>
                <w:color w:val="000000"/>
                <w:sz w:val="20"/>
                <w:szCs w:val="20"/>
              </w:rPr>
              <w:t>Всплывающее окно будет описано в ФТ «Общие требования».</w:t>
            </w:r>
            <w:r>
              <w:rPr>
                <w:color w:val="000000"/>
                <w:sz w:val="20"/>
                <w:szCs w:val="20"/>
              </w:rPr>
              <w:t xml:space="preserve"> </w:t>
            </w:r>
          </w:p>
        </w:tc>
      </w:tr>
      <w:tr w:rsidR="006F656D" w:rsidRPr="00A64A92" w14:paraId="5F927E99" w14:textId="77777777" w:rsidTr="007B35B3">
        <w:tc>
          <w:tcPr>
            <w:tcW w:w="2333" w:type="dxa"/>
          </w:tcPr>
          <w:p w14:paraId="6000E59F" w14:textId="77777777" w:rsidR="006F656D" w:rsidRPr="00A64A92" w:rsidRDefault="006F656D" w:rsidP="00170053">
            <w:pPr>
              <w:spacing w:line="240" w:lineRule="auto"/>
              <w:ind w:firstLine="0"/>
              <w:rPr>
                <w:sz w:val="20"/>
                <w:szCs w:val="20"/>
              </w:rPr>
            </w:pPr>
            <w:r w:rsidRPr="00A64A92">
              <w:rPr>
                <w:sz w:val="20"/>
                <w:szCs w:val="20"/>
              </w:rPr>
              <w:t>«Продолжить»</w:t>
            </w:r>
          </w:p>
        </w:tc>
        <w:tc>
          <w:tcPr>
            <w:tcW w:w="2333" w:type="dxa"/>
          </w:tcPr>
          <w:p w14:paraId="1D75F408" w14:textId="77777777" w:rsidR="006F656D" w:rsidRPr="00A64A92" w:rsidRDefault="006F656D" w:rsidP="00170053">
            <w:pPr>
              <w:spacing w:line="240" w:lineRule="auto"/>
              <w:ind w:firstLine="0"/>
              <w:rPr>
                <w:sz w:val="20"/>
                <w:szCs w:val="20"/>
              </w:rPr>
            </w:pPr>
            <w:r w:rsidRPr="00A64A92">
              <w:rPr>
                <w:sz w:val="20"/>
                <w:szCs w:val="20"/>
              </w:rPr>
              <w:t>Перейти в выбранную заявку</w:t>
            </w:r>
          </w:p>
        </w:tc>
        <w:tc>
          <w:tcPr>
            <w:tcW w:w="1136" w:type="dxa"/>
          </w:tcPr>
          <w:p w14:paraId="511FA6A1" w14:textId="77777777" w:rsidR="006F656D" w:rsidRPr="00A64A92" w:rsidRDefault="006F656D" w:rsidP="00170053">
            <w:pPr>
              <w:spacing w:line="240" w:lineRule="auto"/>
              <w:ind w:firstLine="0"/>
              <w:rPr>
                <w:sz w:val="20"/>
                <w:szCs w:val="20"/>
              </w:rPr>
            </w:pPr>
            <w:r w:rsidRPr="00A64A92">
              <w:rPr>
                <w:sz w:val="20"/>
                <w:szCs w:val="20"/>
              </w:rPr>
              <w:t>Нажатие</w:t>
            </w:r>
          </w:p>
        </w:tc>
        <w:tc>
          <w:tcPr>
            <w:tcW w:w="3532" w:type="dxa"/>
          </w:tcPr>
          <w:p w14:paraId="453D825A" w14:textId="5EA53545" w:rsidR="006F656D" w:rsidRDefault="006F656D" w:rsidP="009B088F">
            <w:pPr>
              <w:pStyle w:val="ae"/>
              <w:numPr>
                <w:ilvl w:val="0"/>
                <w:numId w:val="4"/>
              </w:numPr>
              <w:spacing w:line="240" w:lineRule="auto"/>
              <w:ind w:left="0" w:hanging="13"/>
              <w:rPr>
                <w:color w:val="000000"/>
                <w:sz w:val="20"/>
                <w:szCs w:val="20"/>
              </w:rPr>
            </w:pPr>
            <w:r w:rsidRPr="009B088F">
              <w:rPr>
                <w:color w:val="000000"/>
                <w:sz w:val="20"/>
                <w:szCs w:val="20"/>
              </w:rPr>
              <w:t>Кнопка доступна только при выборе ровно одной строки в таблице «Заявки». При нажатии система открывает карточку выбранной заявки в рамках ролевых прав пользователя.</w:t>
            </w:r>
            <w:r w:rsidR="000D0E6C">
              <w:rPr>
                <w:color w:val="000000"/>
                <w:sz w:val="20"/>
                <w:szCs w:val="20"/>
              </w:rPr>
              <w:t xml:space="preserve"> </w:t>
            </w:r>
            <w:r w:rsidR="000D0E6C" w:rsidRPr="00F13654">
              <w:rPr>
                <w:color w:val="000000"/>
                <w:sz w:val="20"/>
                <w:szCs w:val="20"/>
              </w:rPr>
              <w:t>Описание карточки приведено в</w:t>
            </w:r>
            <w:r w:rsidR="00F13654" w:rsidRPr="00F13654">
              <w:rPr>
                <w:color w:val="000000"/>
                <w:sz w:val="20"/>
                <w:szCs w:val="20"/>
              </w:rPr>
              <w:t xml:space="preserve"> </w:t>
            </w:r>
            <w:r w:rsidR="00F13654" w:rsidRPr="00F13654">
              <w:rPr>
                <w:color w:val="000000"/>
                <w:sz w:val="20"/>
                <w:szCs w:val="20"/>
              </w:rPr>
              <w:fldChar w:fldCharType="begin"/>
            </w:r>
            <w:r w:rsidR="00F13654" w:rsidRPr="00F13654">
              <w:rPr>
                <w:color w:val="000000"/>
                <w:sz w:val="20"/>
                <w:szCs w:val="20"/>
              </w:rPr>
              <w:instrText xml:space="preserve"> REF _Ref232425744 \r \h </w:instrText>
            </w:r>
            <w:r w:rsidR="00F13654">
              <w:rPr>
                <w:color w:val="000000"/>
                <w:sz w:val="20"/>
                <w:szCs w:val="20"/>
              </w:rPr>
              <w:instrText xml:space="preserve"> \* MERGEFORMAT </w:instrText>
            </w:r>
            <w:r w:rsidR="00F13654" w:rsidRPr="00F13654">
              <w:rPr>
                <w:color w:val="000000"/>
                <w:sz w:val="20"/>
                <w:szCs w:val="20"/>
              </w:rPr>
            </w:r>
            <w:r w:rsidR="00F13654" w:rsidRPr="00F13654">
              <w:rPr>
                <w:color w:val="000000"/>
                <w:sz w:val="20"/>
                <w:szCs w:val="20"/>
              </w:rPr>
              <w:fldChar w:fldCharType="separate"/>
            </w:r>
            <w:r w:rsidR="00436E33">
              <w:rPr>
                <w:color w:val="000000"/>
                <w:sz w:val="20"/>
                <w:szCs w:val="20"/>
              </w:rPr>
              <w:t>4.3</w:t>
            </w:r>
            <w:r w:rsidR="00F13654" w:rsidRPr="00F13654">
              <w:rPr>
                <w:color w:val="000000"/>
                <w:sz w:val="20"/>
                <w:szCs w:val="20"/>
              </w:rPr>
              <w:fldChar w:fldCharType="end"/>
            </w:r>
            <w:r w:rsidR="00F13654" w:rsidRPr="00F13654">
              <w:rPr>
                <w:color w:val="000000"/>
                <w:sz w:val="20"/>
                <w:szCs w:val="20"/>
              </w:rPr>
              <w:t xml:space="preserve"> </w:t>
            </w:r>
            <w:r w:rsidR="00F13654" w:rsidRPr="00F13654">
              <w:rPr>
                <w:color w:val="000000"/>
                <w:sz w:val="20"/>
                <w:szCs w:val="20"/>
              </w:rPr>
              <w:lastRenderedPageBreak/>
              <w:fldChar w:fldCharType="begin"/>
            </w:r>
            <w:r w:rsidR="00F13654" w:rsidRPr="00F13654">
              <w:rPr>
                <w:color w:val="000000"/>
                <w:sz w:val="20"/>
                <w:szCs w:val="20"/>
              </w:rPr>
              <w:instrText xml:space="preserve"> REF _Ref232425748 \h </w:instrText>
            </w:r>
            <w:r w:rsidR="00F13654">
              <w:rPr>
                <w:color w:val="000000"/>
                <w:sz w:val="20"/>
                <w:szCs w:val="20"/>
              </w:rPr>
              <w:instrText xml:space="preserve"> \* MERGEFORMAT </w:instrText>
            </w:r>
            <w:r w:rsidR="00F13654" w:rsidRPr="00F13654">
              <w:rPr>
                <w:color w:val="000000"/>
                <w:sz w:val="20"/>
                <w:szCs w:val="20"/>
              </w:rPr>
            </w:r>
            <w:r w:rsidR="00F13654" w:rsidRPr="00F13654">
              <w:rPr>
                <w:color w:val="000000"/>
                <w:sz w:val="20"/>
                <w:szCs w:val="20"/>
              </w:rPr>
              <w:fldChar w:fldCharType="separate"/>
            </w:r>
            <w:r w:rsidR="00436E33" w:rsidRPr="00436E33">
              <w:rPr>
                <w:sz w:val="20"/>
                <w:szCs w:val="20"/>
              </w:rPr>
              <w:t>Карточка «Заявка»</w:t>
            </w:r>
            <w:r w:rsidR="00F13654" w:rsidRPr="00F13654">
              <w:rPr>
                <w:color w:val="000000"/>
                <w:sz w:val="20"/>
                <w:szCs w:val="20"/>
              </w:rPr>
              <w:fldChar w:fldCharType="end"/>
            </w:r>
            <w:r w:rsidR="000D0E6C" w:rsidRPr="00F13654">
              <w:rPr>
                <w:color w:val="000000"/>
                <w:sz w:val="20"/>
                <w:szCs w:val="20"/>
              </w:rPr>
              <w:t>.</w:t>
            </w:r>
            <w:r w:rsidR="000D0E6C">
              <w:rPr>
                <w:color w:val="000000"/>
                <w:sz w:val="20"/>
                <w:szCs w:val="20"/>
              </w:rPr>
              <w:t xml:space="preserve"> </w:t>
            </w:r>
            <w:r w:rsidRPr="009B088F">
              <w:rPr>
                <w:color w:val="000000"/>
                <w:sz w:val="20"/>
                <w:szCs w:val="20"/>
              </w:rPr>
              <w:t xml:space="preserve"> Множественный выбор строк не допускается.</w:t>
            </w:r>
          </w:p>
          <w:p w14:paraId="35970091" w14:textId="77777777" w:rsidR="0070790B" w:rsidRDefault="0070790B" w:rsidP="009B088F">
            <w:pPr>
              <w:pStyle w:val="ae"/>
              <w:numPr>
                <w:ilvl w:val="0"/>
                <w:numId w:val="4"/>
              </w:numPr>
              <w:spacing w:line="240" w:lineRule="auto"/>
              <w:ind w:left="0" w:hanging="13"/>
              <w:rPr>
                <w:color w:val="000000"/>
                <w:sz w:val="20"/>
                <w:szCs w:val="20"/>
              </w:rPr>
            </w:pPr>
            <w:bookmarkStart w:id="87" w:name="_Ref232791891"/>
            <w:r>
              <w:rPr>
                <w:color w:val="000000"/>
                <w:sz w:val="20"/>
                <w:szCs w:val="20"/>
              </w:rPr>
              <w:t>Для кнопки должна быть реализована следующая логика:</w:t>
            </w:r>
            <w:bookmarkEnd w:id="87"/>
          </w:p>
          <w:p w14:paraId="1A14C9EB" w14:textId="0F23315E" w:rsidR="0070790B" w:rsidRDefault="0070790B" w:rsidP="0070790B">
            <w:pPr>
              <w:pStyle w:val="ae"/>
              <w:numPr>
                <w:ilvl w:val="1"/>
                <w:numId w:val="4"/>
              </w:numPr>
              <w:spacing w:line="240" w:lineRule="auto"/>
              <w:rPr>
                <w:color w:val="000000"/>
                <w:sz w:val="20"/>
                <w:szCs w:val="20"/>
              </w:rPr>
            </w:pPr>
            <w:r>
              <w:rPr>
                <w:color w:val="000000"/>
                <w:sz w:val="20"/>
                <w:szCs w:val="20"/>
              </w:rPr>
              <w:t>Недоступна другим пользователям в случае, если заявка закреплена за каким-либо менеджером</w:t>
            </w:r>
          </w:p>
          <w:p w14:paraId="1FACBDE3" w14:textId="77777777" w:rsidR="0070790B" w:rsidRDefault="0070790B" w:rsidP="0070790B">
            <w:pPr>
              <w:pStyle w:val="ae"/>
              <w:numPr>
                <w:ilvl w:val="1"/>
                <w:numId w:val="4"/>
              </w:numPr>
              <w:spacing w:line="240" w:lineRule="auto"/>
              <w:rPr>
                <w:color w:val="000000"/>
                <w:sz w:val="20"/>
                <w:szCs w:val="20"/>
              </w:rPr>
            </w:pPr>
            <w:r>
              <w:rPr>
                <w:color w:val="000000"/>
                <w:sz w:val="20"/>
                <w:szCs w:val="20"/>
              </w:rPr>
              <w:t>В случае, если заявка закреплена за каким-либо менеджером, то кнопка доступна только этому менеджеру. При нажатии на кнопку осуществляется переход к соответствующему этапу заявки</w:t>
            </w:r>
          </w:p>
          <w:p w14:paraId="6AD69682" w14:textId="77777777" w:rsidR="0070790B" w:rsidRDefault="0070790B" w:rsidP="000D2912">
            <w:pPr>
              <w:pStyle w:val="ae"/>
              <w:numPr>
                <w:ilvl w:val="1"/>
                <w:numId w:val="4"/>
              </w:numPr>
              <w:spacing w:line="240" w:lineRule="auto"/>
              <w:ind w:left="0" w:firstLine="0"/>
              <w:rPr>
                <w:color w:val="000000"/>
                <w:sz w:val="20"/>
                <w:szCs w:val="20"/>
              </w:rPr>
            </w:pPr>
            <w:r>
              <w:rPr>
                <w:color w:val="000000"/>
                <w:sz w:val="20"/>
                <w:szCs w:val="20"/>
              </w:rPr>
              <w:t>Доступна всем кредитным менеджерам в случае, если заявка не закреплена ни за каким менеджером. При нажатии на кнопку</w:t>
            </w:r>
            <w:r w:rsidR="007B35B3">
              <w:rPr>
                <w:color w:val="000000"/>
                <w:sz w:val="20"/>
                <w:szCs w:val="20"/>
              </w:rPr>
              <w:t>, заявка закрепляется за менеджером, который нажал на кнопку</w:t>
            </w:r>
          </w:p>
          <w:p w14:paraId="46485284" w14:textId="3BAF881C" w:rsidR="00E22B71" w:rsidRPr="009B088F" w:rsidRDefault="00E22B71" w:rsidP="000D2912">
            <w:pPr>
              <w:pStyle w:val="ae"/>
              <w:numPr>
                <w:ilvl w:val="0"/>
                <w:numId w:val="4"/>
              </w:numPr>
              <w:spacing w:line="240" w:lineRule="auto"/>
              <w:ind w:left="0" w:firstLine="0"/>
              <w:rPr>
                <w:color w:val="000000"/>
                <w:sz w:val="20"/>
                <w:szCs w:val="20"/>
              </w:rPr>
            </w:pPr>
            <w:r>
              <w:rPr>
                <w:color w:val="000000"/>
                <w:sz w:val="20"/>
                <w:szCs w:val="20"/>
              </w:rPr>
              <w:t xml:space="preserve">При попытке нажатия на кнопку (в случае недоступности кнопки согласно </w:t>
            </w:r>
            <w:r w:rsidRPr="00E22B71">
              <w:rPr>
                <w:sz w:val="20"/>
                <w:szCs w:val="20"/>
              </w:rPr>
              <w:fldChar w:fldCharType="begin"/>
            </w:r>
            <w:r w:rsidRPr="00E22B71">
              <w:rPr>
                <w:sz w:val="20"/>
                <w:szCs w:val="20"/>
              </w:rPr>
              <w:instrText xml:space="preserve"> REF _Ref232791891 \r \h </w:instrText>
            </w:r>
            <w:r>
              <w:rPr>
                <w:sz w:val="20"/>
                <w:szCs w:val="20"/>
              </w:rPr>
              <w:instrText xml:space="preserve"> \* MERGEFORMAT </w:instrText>
            </w:r>
            <w:r w:rsidRPr="00E22B71">
              <w:rPr>
                <w:sz w:val="20"/>
                <w:szCs w:val="20"/>
              </w:rPr>
            </w:r>
            <w:r w:rsidRPr="00E22B71">
              <w:rPr>
                <w:sz w:val="20"/>
                <w:szCs w:val="20"/>
              </w:rPr>
              <w:fldChar w:fldCharType="separate"/>
            </w:r>
            <w:r w:rsidR="00436E33">
              <w:rPr>
                <w:sz w:val="20"/>
                <w:szCs w:val="20"/>
              </w:rPr>
              <w:t>BSR 36</w:t>
            </w:r>
            <w:r w:rsidRPr="00E22B71">
              <w:rPr>
                <w:sz w:val="20"/>
                <w:szCs w:val="20"/>
              </w:rPr>
              <w:fldChar w:fldCharType="end"/>
            </w:r>
            <w:r>
              <w:rPr>
                <w:sz w:val="20"/>
                <w:szCs w:val="20"/>
              </w:rPr>
              <w:t>), пользователю должна отображаться подсказка «Работа с заявкой недоступна, т.к. заявка закреплена за другим КМ»</w:t>
            </w:r>
          </w:p>
        </w:tc>
      </w:tr>
      <w:tr w:rsidR="006F656D" w:rsidRPr="00A64A92" w14:paraId="2A534D54" w14:textId="77777777" w:rsidTr="007B35B3">
        <w:tc>
          <w:tcPr>
            <w:tcW w:w="2333" w:type="dxa"/>
          </w:tcPr>
          <w:p w14:paraId="120F9BF6" w14:textId="77777777" w:rsidR="006F656D" w:rsidRPr="00A64A92" w:rsidRDefault="006F656D" w:rsidP="00170053">
            <w:pPr>
              <w:spacing w:line="240" w:lineRule="auto"/>
              <w:ind w:firstLine="0"/>
              <w:rPr>
                <w:sz w:val="20"/>
                <w:szCs w:val="20"/>
              </w:rPr>
            </w:pPr>
            <w:r w:rsidRPr="00A64A92">
              <w:rPr>
                <w:sz w:val="20"/>
                <w:szCs w:val="20"/>
              </w:rPr>
              <w:lastRenderedPageBreak/>
              <w:t>«Создать заявку»</w:t>
            </w:r>
          </w:p>
        </w:tc>
        <w:tc>
          <w:tcPr>
            <w:tcW w:w="2333" w:type="dxa"/>
          </w:tcPr>
          <w:p w14:paraId="7BDEE0D0" w14:textId="77777777" w:rsidR="006F656D" w:rsidRPr="00A64A92" w:rsidRDefault="006F656D" w:rsidP="00170053">
            <w:pPr>
              <w:spacing w:line="240" w:lineRule="auto"/>
              <w:ind w:firstLine="0"/>
              <w:rPr>
                <w:sz w:val="20"/>
                <w:szCs w:val="20"/>
              </w:rPr>
            </w:pPr>
            <w:r w:rsidRPr="00A64A92">
              <w:rPr>
                <w:sz w:val="20"/>
                <w:szCs w:val="20"/>
              </w:rPr>
              <w:t>Начать оформление нового кейса</w:t>
            </w:r>
          </w:p>
        </w:tc>
        <w:tc>
          <w:tcPr>
            <w:tcW w:w="1136" w:type="dxa"/>
          </w:tcPr>
          <w:p w14:paraId="30639176" w14:textId="77777777" w:rsidR="006F656D" w:rsidRPr="00A64A92" w:rsidRDefault="006F656D" w:rsidP="00170053">
            <w:pPr>
              <w:spacing w:line="240" w:lineRule="auto"/>
              <w:ind w:firstLine="0"/>
              <w:rPr>
                <w:sz w:val="20"/>
                <w:szCs w:val="20"/>
              </w:rPr>
            </w:pPr>
            <w:r w:rsidRPr="00A64A92">
              <w:rPr>
                <w:sz w:val="20"/>
                <w:szCs w:val="20"/>
              </w:rPr>
              <w:t>Нажатие</w:t>
            </w:r>
          </w:p>
        </w:tc>
        <w:tc>
          <w:tcPr>
            <w:tcW w:w="3532" w:type="dxa"/>
          </w:tcPr>
          <w:p w14:paraId="76D0261E" w14:textId="0A4BBBBC" w:rsidR="006F656D" w:rsidRPr="009B088F" w:rsidRDefault="000D0E6C" w:rsidP="009B088F">
            <w:pPr>
              <w:pStyle w:val="ae"/>
              <w:numPr>
                <w:ilvl w:val="0"/>
                <w:numId w:val="4"/>
              </w:numPr>
              <w:spacing w:line="240" w:lineRule="auto"/>
              <w:ind w:left="0" w:hanging="13"/>
              <w:rPr>
                <w:color w:val="000000"/>
                <w:sz w:val="20"/>
                <w:szCs w:val="20"/>
              </w:rPr>
            </w:pPr>
            <w:r>
              <w:rPr>
                <w:color w:val="000000"/>
                <w:sz w:val="20"/>
                <w:szCs w:val="20"/>
              </w:rPr>
              <w:t>При нажатии открывается карточка заявки с пустыми данными. Описание карточки приведено в</w:t>
            </w:r>
            <w:r w:rsidR="00F13654">
              <w:rPr>
                <w:color w:val="000000"/>
                <w:sz w:val="20"/>
                <w:szCs w:val="20"/>
              </w:rPr>
              <w:t xml:space="preserve"> </w:t>
            </w:r>
            <w:r w:rsidR="00F13654" w:rsidRPr="00F13654">
              <w:rPr>
                <w:color w:val="000000"/>
                <w:sz w:val="20"/>
                <w:szCs w:val="20"/>
              </w:rPr>
              <w:fldChar w:fldCharType="begin"/>
            </w:r>
            <w:r w:rsidR="00F13654" w:rsidRPr="00F13654">
              <w:rPr>
                <w:color w:val="000000"/>
                <w:sz w:val="20"/>
                <w:szCs w:val="20"/>
              </w:rPr>
              <w:instrText xml:space="preserve"> REF _Ref232425744 \r \h </w:instrText>
            </w:r>
            <w:r w:rsidR="00F13654">
              <w:rPr>
                <w:color w:val="000000"/>
                <w:sz w:val="20"/>
                <w:szCs w:val="20"/>
              </w:rPr>
              <w:instrText xml:space="preserve"> \* MERGEFORMAT </w:instrText>
            </w:r>
            <w:r w:rsidR="00F13654" w:rsidRPr="00F13654">
              <w:rPr>
                <w:color w:val="000000"/>
                <w:sz w:val="20"/>
                <w:szCs w:val="20"/>
              </w:rPr>
            </w:r>
            <w:r w:rsidR="00F13654" w:rsidRPr="00F13654">
              <w:rPr>
                <w:color w:val="000000"/>
                <w:sz w:val="20"/>
                <w:szCs w:val="20"/>
              </w:rPr>
              <w:fldChar w:fldCharType="separate"/>
            </w:r>
            <w:r w:rsidR="00436E33">
              <w:rPr>
                <w:color w:val="000000"/>
                <w:sz w:val="20"/>
                <w:szCs w:val="20"/>
              </w:rPr>
              <w:t>4.3</w:t>
            </w:r>
            <w:r w:rsidR="00F13654" w:rsidRPr="00F13654">
              <w:rPr>
                <w:color w:val="000000"/>
                <w:sz w:val="20"/>
                <w:szCs w:val="20"/>
              </w:rPr>
              <w:fldChar w:fldCharType="end"/>
            </w:r>
            <w:r w:rsidR="00F13654" w:rsidRPr="00F13654">
              <w:rPr>
                <w:color w:val="000000"/>
                <w:sz w:val="20"/>
                <w:szCs w:val="20"/>
              </w:rPr>
              <w:t xml:space="preserve"> </w:t>
            </w:r>
            <w:r w:rsidR="00F13654" w:rsidRPr="00F13654">
              <w:rPr>
                <w:color w:val="000000"/>
                <w:sz w:val="20"/>
                <w:szCs w:val="20"/>
              </w:rPr>
              <w:fldChar w:fldCharType="begin"/>
            </w:r>
            <w:r w:rsidR="00F13654" w:rsidRPr="00F13654">
              <w:rPr>
                <w:color w:val="000000"/>
                <w:sz w:val="20"/>
                <w:szCs w:val="20"/>
              </w:rPr>
              <w:instrText xml:space="preserve"> REF _Ref232425748 \h </w:instrText>
            </w:r>
            <w:r w:rsidR="00F13654">
              <w:rPr>
                <w:color w:val="000000"/>
                <w:sz w:val="20"/>
                <w:szCs w:val="20"/>
              </w:rPr>
              <w:instrText xml:space="preserve"> \* MERGEFORMAT </w:instrText>
            </w:r>
            <w:r w:rsidR="00F13654" w:rsidRPr="00F13654">
              <w:rPr>
                <w:color w:val="000000"/>
                <w:sz w:val="20"/>
                <w:szCs w:val="20"/>
              </w:rPr>
            </w:r>
            <w:r w:rsidR="00F13654" w:rsidRPr="00F13654">
              <w:rPr>
                <w:color w:val="000000"/>
                <w:sz w:val="20"/>
                <w:szCs w:val="20"/>
              </w:rPr>
              <w:fldChar w:fldCharType="separate"/>
            </w:r>
            <w:r w:rsidR="00436E33" w:rsidRPr="00436E33">
              <w:rPr>
                <w:sz w:val="20"/>
                <w:szCs w:val="20"/>
              </w:rPr>
              <w:t>Карточка «Заявка»</w:t>
            </w:r>
            <w:r w:rsidR="00F13654" w:rsidRPr="00F13654">
              <w:rPr>
                <w:color w:val="000000"/>
                <w:sz w:val="20"/>
                <w:szCs w:val="20"/>
              </w:rPr>
              <w:fldChar w:fldCharType="end"/>
            </w:r>
            <w:r w:rsidR="00F13654" w:rsidRPr="00F13654">
              <w:rPr>
                <w:color w:val="000000"/>
                <w:sz w:val="20"/>
                <w:szCs w:val="20"/>
              </w:rPr>
              <w:t>.</w:t>
            </w:r>
            <w:r w:rsidR="00F13654">
              <w:rPr>
                <w:color w:val="000000"/>
                <w:sz w:val="20"/>
                <w:szCs w:val="20"/>
              </w:rPr>
              <w:t xml:space="preserve"> </w:t>
            </w:r>
            <w:r w:rsidR="00F13654" w:rsidRPr="009B088F">
              <w:rPr>
                <w:color w:val="000000"/>
                <w:sz w:val="20"/>
                <w:szCs w:val="20"/>
              </w:rPr>
              <w:t xml:space="preserve"> </w:t>
            </w:r>
            <w:r>
              <w:rPr>
                <w:color w:val="000000"/>
                <w:sz w:val="20"/>
                <w:szCs w:val="20"/>
              </w:rPr>
              <w:t>.</w:t>
            </w:r>
          </w:p>
        </w:tc>
      </w:tr>
      <w:tr w:rsidR="000D0E6C" w:rsidRPr="00A64A92" w14:paraId="349F1CD8" w14:textId="77777777" w:rsidTr="007B35B3">
        <w:tc>
          <w:tcPr>
            <w:tcW w:w="2333" w:type="dxa"/>
          </w:tcPr>
          <w:p w14:paraId="45638311" w14:textId="49826FBA" w:rsidR="000D0E6C" w:rsidRPr="00A64A92" w:rsidRDefault="000D0E6C" w:rsidP="00170053">
            <w:pPr>
              <w:spacing w:line="240" w:lineRule="auto"/>
              <w:ind w:firstLine="0"/>
              <w:rPr>
                <w:sz w:val="20"/>
                <w:szCs w:val="20"/>
              </w:rPr>
            </w:pPr>
            <w:r>
              <w:rPr>
                <w:sz w:val="20"/>
                <w:szCs w:val="20"/>
              </w:rPr>
              <w:t>«Кредитный калькулятор»</w:t>
            </w:r>
          </w:p>
        </w:tc>
        <w:tc>
          <w:tcPr>
            <w:tcW w:w="2333" w:type="dxa"/>
          </w:tcPr>
          <w:p w14:paraId="15A7F141" w14:textId="3BE07BC9" w:rsidR="000D0E6C" w:rsidRPr="00A64A92" w:rsidRDefault="00891825" w:rsidP="00170053">
            <w:pPr>
              <w:spacing w:line="240" w:lineRule="auto"/>
              <w:ind w:firstLine="0"/>
              <w:rPr>
                <w:sz w:val="20"/>
                <w:szCs w:val="20"/>
              </w:rPr>
            </w:pPr>
            <w:r>
              <w:rPr>
                <w:sz w:val="20"/>
                <w:szCs w:val="20"/>
              </w:rPr>
              <w:t>Открытие формы кредитного калькулятора</w:t>
            </w:r>
          </w:p>
        </w:tc>
        <w:tc>
          <w:tcPr>
            <w:tcW w:w="1136" w:type="dxa"/>
          </w:tcPr>
          <w:p w14:paraId="66DF086D" w14:textId="63900C5D" w:rsidR="000D0E6C" w:rsidRPr="00A64A92" w:rsidRDefault="000D0E6C" w:rsidP="00170053">
            <w:pPr>
              <w:spacing w:line="240" w:lineRule="auto"/>
              <w:ind w:firstLine="0"/>
              <w:rPr>
                <w:sz w:val="20"/>
                <w:szCs w:val="20"/>
              </w:rPr>
            </w:pPr>
            <w:r w:rsidRPr="00A64A92">
              <w:rPr>
                <w:sz w:val="20"/>
                <w:szCs w:val="20"/>
              </w:rPr>
              <w:t>Нажатие</w:t>
            </w:r>
          </w:p>
        </w:tc>
        <w:tc>
          <w:tcPr>
            <w:tcW w:w="3532" w:type="dxa"/>
          </w:tcPr>
          <w:p w14:paraId="1553382F" w14:textId="3BF61251" w:rsidR="000D0E6C" w:rsidRDefault="00F13654" w:rsidP="009B088F">
            <w:pPr>
              <w:pStyle w:val="ae"/>
              <w:numPr>
                <w:ilvl w:val="0"/>
                <w:numId w:val="4"/>
              </w:numPr>
              <w:spacing w:line="240" w:lineRule="auto"/>
              <w:ind w:left="0" w:hanging="13"/>
              <w:rPr>
                <w:color w:val="000000"/>
                <w:sz w:val="20"/>
                <w:szCs w:val="20"/>
              </w:rPr>
            </w:pPr>
            <w:r>
              <w:rPr>
                <w:color w:val="000000"/>
                <w:sz w:val="20"/>
                <w:szCs w:val="20"/>
              </w:rPr>
              <w:t>При нажатии открывается окно «Кредитный калькулятор» с незаполненными данными. Описание будет приведено в ФТ «Калькулятор».</w:t>
            </w:r>
          </w:p>
        </w:tc>
      </w:tr>
      <w:tr w:rsidR="00891825" w:rsidRPr="00A64A92" w14:paraId="1FD19691" w14:textId="77777777" w:rsidTr="007B35B3">
        <w:tc>
          <w:tcPr>
            <w:tcW w:w="2333" w:type="dxa"/>
          </w:tcPr>
          <w:p w14:paraId="7D6EAF84" w14:textId="33752720" w:rsidR="00891825" w:rsidRDefault="00891825" w:rsidP="00170053">
            <w:pPr>
              <w:spacing w:line="240" w:lineRule="auto"/>
              <w:ind w:firstLine="0"/>
              <w:rPr>
                <w:sz w:val="20"/>
                <w:szCs w:val="20"/>
              </w:rPr>
            </w:pPr>
            <w:r>
              <w:rPr>
                <w:sz w:val="20"/>
                <w:szCs w:val="20"/>
              </w:rPr>
              <w:t>Открытие заявки на просмотр</w:t>
            </w:r>
          </w:p>
        </w:tc>
        <w:tc>
          <w:tcPr>
            <w:tcW w:w="2333" w:type="dxa"/>
          </w:tcPr>
          <w:p w14:paraId="1A5052C4" w14:textId="07BCCC01" w:rsidR="00891825" w:rsidRPr="00A64A92" w:rsidRDefault="00891825" w:rsidP="00170053">
            <w:pPr>
              <w:spacing w:line="240" w:lineRule="auto"/>
              <w:ind w:firstLine="0"/>
              <w:rPr>
                <w:sz w:val="20"/>
                <w:szCs w:val="20"/>
              </w:rPr>
            </w:pPr>
            <w:r>
              <w:rPr>
                <w:sz w:val="20"/>
                <w:szCs w:val="20"/>
              </w:rPr>
              <w:t>Открытие заявки на просмотр</w:t>
            </w:r>
          </w:p>
        </w:tc>
        <w:tc>
          <w:tcPr>
            <w:tcW w:w="1136" w:type="dxa"/>
          </w:tcPr>
          <w:p w14:paraId="1683EDC4" w14:textId="1DA3F96F" w:rsidR="00891825" w:rsidRPr="00A64A92" w:rsidRDefault="00891825" w:rsidP="00170053">
            <w:pPr>
              <w:spacing w:line="240" w:lineRule="auto"/>
              <w:ind w:firstLine="0"/>
              <w:rPr>
                <w:sz w:val="20"/>
                <w:szCs w:val="20"/>
              </w:rPr>
            </w:pPr>
            <w:proofErr w:type="spellStart"/>
            <w:r>
              <w:rPr>
                <w:sz w:val="20"/>
                <w:szCs w:val="20"/>
              </w:rPr>
              <w:t>Даббл</w:t>
            </w:r>
            <w:proofErr w:type="spellEnd"/>
            <w:r>
              <w:rPr>
                <w:sz w:val="20"/>
                <w:szCs w:val="20"/>
              </w:rPr>
              <w:t>-клик по строке с заявкой</w:t>
            </w:r>
          </w:p>
        </w:tc>
        <w:tc>
          <w:tcPr>
            <w:tcW w:w="3532" w:type="dxa"/>
          </w:tcPr>
          <w:p w14:paraId="5E453365" w14:textId="7F5596AB" w:rsidR="00891825" w:rsidRDefault="007B35B3" w:rsidP="009B088F">
            <w:pPr>
              <w:pStyle w:val="ae"/>
              <w:numPr>
                <w:ilvl w:val="0"/>
                <w:numId w:val="4"/>
              </w:numPr>
              <w:spacing w:line="240" w:lineRule="auto"/>
              <w:ind w:left="0" w:hanging="13"/>
              <w:rPr>
                <w:color w:val="000000"/>
                <w:sz w:val="20"/>
                <w:szCs w:val="20"/>
              </w:rPr>
            </w:pPr>
            <w:r>
              <w:rPr>
                <w:color w:val="000000"/>
                <w:sz w:val="20"/>
                <w:szCs w:val="20"/>
              </w:rPr>
              <w:t xml:space="preserve">При </w:t>
            </w:r>
            <w:proofErr w:type="spellStart"/>
            <w:r>
              <w:rPr>
                <w:color w:val="000000"/>
                <w:sz w:val="20"/>
                <w:szCs w:val="20"/>
              </w:rPr>
              <w:t>даблл</w:t>
            </w:r>
            <w:proofErr w:type="spellEnd"/>
            <w:r>
              <w:rPr>
                <w:color w:val="000000"/>
                <w:sz w:val="20"/>
                <w:szCs w:val="20"/>
              </w:rPr>
              <w:t>-клике по заявке (по строке в таблице «Заявки в системе»), должен осуществляться переход в заявку режиме «Чтение» на соответствующий этап</w:t>
            </w:r>
          </w:p>
        </w:tc>
      </w:tr>
      <w:bookmarkEnd w:id="82"/>
    </w:tbl>
    <w:p w14:paraId="58CA4FE1" w14:textId="7FF9DE34" w:rsidR="006F656D" w:rsidRDefault="006F656D" w:rsidP="006F656D"/>
    <w:p w14:paraId="71DCE57E" w14:textId="77777777" w:rsidR="007B35B3" w:rsidRDefault="007B35B3" w:rsidP="007B35B3">
      <w:pPr>
        <w:pStyle w:val="ae"/>
        <w:numPr>
          <w:ilvl w:val="0"/>
          <w:numId w:val="4"/>
        </w:numPr>
        <w:ind w:left="0" w:firstLine="709"/>
      </w:pPr>
      <w:bookmarkStart w:id="88" w:name="_Ref232792032"/>
      <w:r>
        <w:t>Привязка заявки к кредитному менеджеру возможна 2-мя способами:</w:t>
      </w:r>
      <w:bookmarkEnd w:id="88"/>
    </w:p>
    <w:p w14:paraId="2B0C5DF2" w14:textId="64276F97" w:rsidR="007B35B3" w:rsidRDefault="007B35B3" w:rsidP="007B35B3">
      <w:pPr>
        <w:pStyle w:val="ae"/>
        <w:numPr>
          <w:ilvl w:val="1"/>
          <w:numId w:val="4"/>
        </w:numPr>
        <w:ind w:left="851" w:firstLine="709"/>
      </w:pPr>
      <w:r>
        <w:t>При заведении заявки на кредит (при нажатии на кнопку «Создать заявку»)</w:t>
      </w:r>
    </w:p>
    <w:p w14:paraId="57F0E140" w14:textId="0E0F8EB1" w:rsidR="007B35B3" w:rsidRDefault="007B35B3" w:rsidP="007B35B3">
      <w:pPr>
        <w:pStyle w:val="ae"/>
        <w:numPr>
          <w:ilvl w:val="1"/>
          <w:numId w:val="4"/>
        </w:numPr>
        <w:ind w:left="851" w:firstLine="709"/>
      </w:pPr>
      <w:r>
        <w:t xml:space="preserve">При нажатии кнопки «Продолжить» (согласно </w:t>
      </w:r>
      <w:r>
        <w:fldChar w:fldCharType="begin"/>
      </w:r>
      <w:r>
        <w:instrText xml:space="preserve"> REF _Ref232791891 \r \h </w:instrText>
      </w:r>
      <w:r>
        <w:fldChar w:fldCharType="separate"/>
      </w:r>
      <w:r w:rsidR="00436E33">
        <w:t>BSR 36</w:t>
      </w:r>
      <w:r>
        <w:fldChar w:fldCharType="end"/>
      </w:r>
      <w:r>
        <w:t>)</w:t>
      </w:r>
    </w:p>
    <w:p w14:paraId="51E58A67" w14:textId="424D3AE1" w:rsidR="007B35B3" w:rsidRDefault="007B35B3" w:rsidP="007B35B3">
      <w:pPr>
        <w:pStyle w:val="ae"/>
        <w:numPr>
          <w:ilvl w:val="0"/>
          <w:numId w:val="4"/>
        </w:numPr>
      </w:pPr>
      <w:bookmarkStart w:id="89" w:name="_Ref232792035"/>
      <w:r>
        <w:t>Ежедневно после окончания рабочего дня (в 00:0</w:t>
      </w:r>
      <w:r w:rsidR="00E62442">
        <w:t>1</w:t>
      </w:r>
      <w:r>
        <w:t xml:space="preserve">) привязка заявки к кредитному менеджеру должна обнуляться (поле </w:t>
      </w:r>
      <w:del w:id="90" w:author="Соболева Анна" w:date="2026-07-09T19:00:00Z">
        <w:r w:rsidRPr="007B35B3" w:rsidDel="00FF26C9">
          <w:delText xml:space="preserve">ФИО КМ / </w:delText>
        </w:r>
      </w:del>
      <w:del w:id="91" w:author="Соболева Анна" w:date="2026-07-09T16:27:00Z">
        <w:r w:rsidRPr="007B35B3" w:rsidDel="0013276D">
          <w:delText>Автор заведения</w:delText>
        </w:r>
      </w:del>
      <w:ins w:id="92" w:author="Соболева Анна" w:date="2026-07-09T16:27:00Z">
        <w:r w:rsidR="0013276D">
          <w:t>Ответственный</w:t>
        </w:r>
      </w:ins>
      <w:ins w:id="93" w:author="Соболева Анна" w:date="2026-07-09T19:00:00Z">
        <w:r w:rsidR="00FF26C9">
          <w:t xml:space="preserve"> КМ</w:t>
        </w:r>
      </w:ins>
      <w:r>
        <w:t xml:space="preserve"> должно очищаться)</w:t>
      </w:r>
      <w:bookmarkEnd w:id="89"/>
      <w:ins w:id="94" w:author="Соболева Анна" w:date="2026-07-09T19:01:00Z">
        <w:r w:rsidR="00FF26C9">
          <w:t>. Подробные требования (в зависимости от статусной модели) будут описаны в ФТ 2 Общие требования.</w:t>
        </w:r>
      </w:ins>
    </w:p>
    <w:p w14:paraId="20C54C1F" w14:textId="181791BD" w:rsidR="006F656D" w:rsidRDefault="006F656D" w:rsidP="006F656D"/>
    <w:p w14:paraId="7E403CD6" w14:textId="097798B3" w:rsidR="006F656D" w:rsidRDefault="000D0E6C" w:rsidP="006F656D">
      <w:pPr>
        <w:pStyle w:val="10"/>
        <w:numPr>
          <w:ilvl w:val="0"/>
          <w:numId w:val="38"/>
        </w:numPr>
      </w:pPr>
      <w:bookmarkStart w:id="95" w:name="_Ref232425744"/>
      <w:bookmarkStart w:id="96" w:name="_Ref232425748"/>
      <w:bookmarkStart w:id="97" w:name="_Toc234517540"/>
      <w:r>
        <w:lastRenderedPageBreak/>
        <w:t>Карточка</w:t>
      </w:r>
      <w:r w:rsidR="006F656D">
        <w:t xml:space="preserve"> «</w:t>
      </w:r>
      <w:r w:rsidR="00497FA5">
        <w:t>Заявка</w:t>
      </w:r>
      <w:r w:rsidR="006F656D">
        <w:t>»</w:t>
      </w:r>
      <w:bookmarkEnd w:id="95"/>
      <w:bookmarkEnd w:id="96"/>
      <w:bookmarkEnd w:id="97"/>
    </w:p>
    <w:p w14:paraId="5B3EBC20" w14:textId="4B588287" w:rsidR="006F656D" w:rsidRDefault="006F656D" w:rsidP="006F656D"/>
    <w:p w14:paraId="4C6776FE" w14:textId="0E785222" w:rsidR="00CA48FF" w:rsidRDefault="004F5B74" w:rsidP="00CA48FF">
      <w:pPr>
        <w:ind w:firstLine="0"/>
      </w:pPr>
      <w:r>
        <w:rPr>
          <w:noProof/>
          <w:lang w:eastAsia="ru-RU"/>
        </w:rPr>
        <w:pict w14:anchorId="332C4AFB">
          <v:shape id="_x0000_i1026" type="#_x0000_t75" style="width:467.25pt;height:615.75pt">
            <v:imagedata r:id="rId15" o:title="Новая заявка"/>
          </v:shape>
        </w:pict>
      </w:r>
      <w:r w:rsidR="00170053" w:rsidRPr="001E0C01">
        <w:t xml:space="preserve">  </w:t>
      </w:r>
    </w:p>
    <w:p w14:paraId="0EFFF7A2" w14:textId="5B1B9672" w:rsidR="00170053" w:rsidRDefault="00170053" w:rsidP="00CA48FF">
      <w:pPr>
        <w:pStyle w:val="4"/>
      </w:pPr>
      <w:r w:rsidRPr="001E0C01">
        <w:t>Анкета</w:t>
      </w:r>
      <w:r w:rsidR="004F3E09" w:rsidRPr="001E0C01">
        <w:t xml:space="preserve"> Клиента</w:t>
      </w:r>
      <w:r w:rsidRPr="001E0C01">
        <w:t>. Минимальное состояние</w:t>
      </w:r>
    </w:p>
    <w:p w14:paraId="658389C8" w14:textId="77777777" w:rsidR="00CA48FF" w:rsidRPr="00CA48FF" w:rsidRDefault="00CA48FF" w:rsidP="00CA48FF"/>
    <w:p w14:paraId="4DE35CC6" w14:textId="34AA4B3C" w:rsidR="00CA48FF" w:rsidRDefault="004F5B74" w:rsidP="00CA48FF">
      <w:pPr>
        <w:ind w:firstLine="0"/>
      </w:pPr>
      <w:r>
        <w:rPr>
          <w:noProof/>
          <w:lang w:eastAsia="ru-RU"/>
        </w:rPr>
        <w:lastRenderedPageBreak/>
        <w:pict w14:anchorId="58776EB9">
          <v:shape id="_x0000_i1027" type="#_x0000_t75" style="width:468pt;height:158.25pt">
            <v:imagedata r:id="rId16" o:title="Block"/>
          </v:shape>
        </w:pict>
      </w:r>
    </w:p>
    <w:p w14:paraId="4CFFFF0E" w14:textId="27D55C7E" w:rsidR="00CA48FF" w:rsidRDefault="00CA48FF" w:rsidP="00CA48FF">
      <w:pPr>
        <w:pStyle w:val="4"/>
      </w:pPr>
      <w:r>
        <w:t>Анкета клиента. Отображение блока «Сведения о занятости», если выбрано значение «Госуслуги»</w:t>
      </w:r>
    </w:p>
    <w:p w14:paraId="39D24939" w14:textId="77777777" w:rsidR="00CA48FF" w:rsidRPr="00CA48FF" w:rsidRDefault="00CA48FF" w:rsidP="00CA48FF"/>
    <w:p w14:paraId="170C9329" w14:textId="77B20215" w:rsidR="00CA48FF" w:rsidRDefault="004F5B74" w:rsidP="00CA48FF">
      <w:pPr>
        <w:ind w:firstLine="0"/>
        <w:jc w:val="center"/>
      </w:pPr>
      <w:r>
        <w:rPr>
          <w:noProof/>
          <w:lang w:eastAsia="ru-RU"/>
        </w:rPr>
        <w:pict w14:anchorId="67B5C7DF">
          <v:shape id="_x0000_i1028" type="#_x0000_t75" style="width:467.25pt;height:326.25pt">
            <v:imagedata r:id="rId17" o:title="Распознание документов"/>
          </v:shape>
        </w:pict>
      </w:r>
    </w:p>
    <w:p w14:paraId="00FA1F7A" w14:textId="2474F3D5" w:rsidR="00CA48FF" w:rsidRPr="00CA48FF" w:rsidRDefault="00CA48FF" w:rsidP="00CA48FF">
      <w:pPr>
        <w:pStyle w:val="4"/>
      </w:pPr>
      <w:r>
        <w:t>Макет всплывающего окна «Распознание документов»</w:t>
      </w:r>
    </w:p>
    <w:p w14:paraId="7C910FFC" w14:textId="410A5DCB" w:rsidR="00170053" w:rsidRDefault="00170053" w:rsidP="00170053">
      <w:pPr>
        <w:ind w:firstLine="0"/>
      </w:pPr>
    </w:p>
    <w:p w14:paraId="45BD1D7F" w14:textId="31A5B345" w:rsidR="00170053" w:rsidRDefault="004F5B74" w:rsidP="00387B71">
      <w:pPr>
        <w:ind w:firstLine="0"/>
        <w:jc w:val="center"/>
      </w:pPr>
      <w:r>
        <w:rPr>
          <w:noProof/>
          <w:lang w:eastAsia="ru-RU"/>
        </w:rPr>
        <w:lastRenderedPageBreak/>
        <w:pict w14:anchorId="4231CE4B">
          <v:shape id="_x0000_i1029" type="#_x0000_t75" style="width:198pt;height:638.25pt">
            <v:imagedata r:id="rId18" o:title="Новая заявка"/>
          </v:shape>
        </w:pict>
      </w:r>
    </w:p>
    <w:p w14:paraId="4FD7425F" w14:textId="2575601C" w:rsidR="00170053" w:rsidRDefault="00B37011" w:rsidP="006016A9">
      <w:pPr>
        <w:pStyle w:val="4"/>
      </w:pPr>
      <w:r>
        <w:t xml:space="preserve"> </w:t>
      </w:r>
      <w:r w:rsidR="00170053">
        <w:t>Анкета</w:t>
      </w:r>
      <w:r w:rsidR="004F3E09">
        <w:t xml:space="preserve"> Клиента</w:t>
      </w:r>
      <w:r w:rsidR="00170053">
        <w:t xml:space="preserve">. </w:t>
      </w:r>
      <w:r w:rsidR="00387B71">
        <w:t>Максимальное</w:t>
      </w:r>
      <w:r w:rsidR="00170053">
        <w:t xml:space="preserve"> состояние</w:t>
      </w:r>
    </w:p>
    <w:p w14:paraId="22F4E1AC" w14:textId="77777777" w:rsidR="006C7EB1" w:rsidRPr="006C7EB1" w:rsidRDefault="006C7EB1" w:rsidP="006C7EB1"/>
    <w:p w14:paraId="11267EF3" w14:textId="74CD23AF" w:rsidR="00CA48FF" w:rsidRPr="00CA48FF" w:rsidRDefault="004F5B74" w:rsidP="00CA48FF">
      <w:pPr>
        <w:pStyle w:val="af8"/>
        <w:ind w:firstLine="0"/>
        <w:jc w:val="center"/>
        <w:rPr>
          <w:i w:val="0"/>
          <w:color w:val="auto"/>
        </w:rPr>
      </w:pPr>
      <w:r>
        <w:rPr>
          <w:i w:val="0"/>
          <w:iCs w:val="0"/>
          <w:noProof/>
          <w:color w:val="000000" w:themeColor="text1"/>
          <w:sz w:val="24"/>
          <w:szCs w:val="22"/>
          <w:lang w:eastAsia="ru-RU"/>
        </w:rPr>
        <w:lastRenderedPageBreak/>
        <w:pict w14:anchorId="0352E4A6">
          <v:shape id="_x0000_i1030" type="#_x0000_t75" style="width:468pt;height:579pt">
            <v:imagedata r:id="rId19" o:title="Добавление залогодателя"/>
          </v:shape>
        </w:pict>
      </w:r>
    </w:p>
    <w:p w14:paraId="4D47C2A0" w14:textId="045A8362" w:rsidR="00F30B90" w:rsidRDefault="00F30B90">
      <w:pPr>
        <w:pStyle w:val="4"/>
      </w:pPr>
      <w:r>
        <w:t>Анкета</w:t>
      </w:r>
      <w:r w:rsidR="004F3E09">
        <w:t xml:space="preserve"> Залогодателя</w:t>
      </w:r>
      <w:r>
        <w:t>. Минимальное состояние</w:t>
      </w:r>
    </w:p>
    <w:p w14:paraId="0DE533FD" w14:textId="2C043F98" w:rsidR="00F30B90" w:rsidRDefault="00F30B90" w:rsidP="00F30B90"/>
    <w:p w14:paraId="3A087419" w14:textId="53EDF10D" w:rsidR="00F30B90" w:rsidRDefault="004F5B74" w:rsidP="004F3E09">
      <w:pPr>
        <w:jc w:val="center"/>
      </w:pPr>
      <w:r>
        <w:rPr>
          <w:noProof/>
          <w:lang w:eastAsia="ru-RU"/>
        </w:rPr>
        <w:lastRenderedPageBreak/>
        <w:pict w14:anchorId="10D03EAE">
          <v:shape id="_x0000_i1031" type="#_x0000_t75" style="width:128.25pt;height:636.75pt">
            <v:imagedata r:id="rId20" o:title="Добавление созаёмщика"/>
          </v:shape>
        </w:pict>
      </w:r>
    </w:p>
    <w:p w14:paraId="48606A58" w14:textId="3F19B6CE" w:rsidR="00F30B90" w:rsidRDefault="00F30B90">
      <w:pPr>
        <w:pStyle w:val="4"/>
      </w:pPr>
      <w:r>
        <w:t>Анкета</w:t>
      </w:r>
      <w:r w:rsidR="004F3E09">
        <w:t xml:space="preserve"> </w:t>
      </w:r>
      <w:proofErr w:type="spellStart"/>
      <w:r w:rsidR="004F3E09">
        <w:t>Созаемщика</w:t>
      </w:r>
      <w:proofErr w:type="spellEnd"/>
      <w:r>
        <w:t xml:space="preserve">. </w:t>
      </w:r>
      <w:r w:rsidR="004F3E09">
        <w:t>Максимальное</w:t>
      </w:r>
      <w:r>
        <w:t xml:space="preserve"> состояние</w:t>
      </w:r>
    </w:p>
    <w:p w14:paraId="4A0038C4" w14:textId="7DD705D5" w:rsidR="00B37011" w:rsidRDefault="00B37011" w:rsidP="00E22B71">
      <w:pPr>
        <w:rPr>
          <w:i/>
        </w:rPr>
      </w:pPr>
    </w:p>
    <w:p w14:paraId="2EA6F65C" w14:textId="77777777" w:rsidR="00B90DE7" w:rsidRDefault="00B90DE7" w:rsidP="00B90DE7">
      <w:pPr>
        <w:pStyle w:val="ae"/>
        <w:numPr>
          <w:ilvl w:val="0"/>
          <w:numId w:val="43"/>
        </w:numPr>
      </w:pPr>
      <w:r>
        <w:t xml:space="preserve">Требования к заголовку карточки задачи: </w:t>
      </w:r>
    </w:p>
    <w:p w14:paraId="0686AEB8" w14:textId="1EDB6BD2" w:rsidR="00B90DE7" w:rsidRDefault="00B90DE7" w:rsidP="00B90DE7">
      <w:pPr>
        <w:pStyle w:val="ae"/>
        <w:numPr>
          <w:ilvl w:val="0"/>
          <w:numId w:val="70"/>
        </w:numPr>
      </w:pPr>
      <w:r w:rsidRPr="00B90DE7">
        <w:lastRenderedPageBreak/>
        <w:t>При создании новой заявки</w:t>
      </w:r>
      <w:r>
        <w:t xml:space="preserve"> текст заголовка</w:t>
      </w:r>
      <w:r w:rsidRPr="00B90DE7">
        <w:t xml:space="preserve">: Новая заявка (Заемщик). </w:t>
      </w:r>
    </w:p>
    <w:p w14:paraId="3D07A953" w14:textId="6839D85B" w:rsidR="00B90DE7" w:rsidRDefault="00B90DE7" w:rsidP="00B90DE7">
      <w:pPr>
        <w:pStyle w:val="ae"/>
        <w:numPr>
          <w:ilvl w:val="0"/>
          <w:numId w:val="70"/>
        </w:numPr>
      </w:pPr>
      <w:r w:rsidRPr="00B90DE7">
        <w:t>При редактировании</w:t>
      </w:r>
      <w:r>
        <w:t xml:space="preserve"> заявки текст заголовка</w:t>
      </w:r>
      <w:r w:rsidRPr="00B90DE7">
        <w:t>: Заявка №номер заявки</w:t>
      </w:r>
    </w:p>
    <w:p w14:paraId="62DE4E6D" w14:textId="77777777" w:rsidR="00B90DE7" w:rsidRPr="006016A9" w:rsidRDefault="00B90DE7" w:rsidP="00B90DE7"/>
    <w:p w14:paraId="6DE78AC1" w14:textId="00FB2E28" w:rsidR="006748B3" w:rsidRPr="00156390" w:rsidRDefault="006748B3" w:rsidP="006016A9">
      <w:pPr>
        <w:pStyle w:val="5"/>
      </w:pPr>
      <w:bookmarkStart w:id="98" w:name="_Ref217307201"/>
      <w:r w:rsidRPr="00156390">
        <w:t xml:space="preserve">Описание свойств полей формы </w:t>
      </w:r>
      <w:r>
        <w:t xml:space="preserve">в разделе </w:t>
      </w:r>
      <w:r w:rsidRPr="00156390">
        <w:t>«</w:t>
      </w:r>
      <w:r w:rsidR="004B7880">
        <w:t>Заявка</w:t>
      </w:r>
      <w:r w:rsidRPr="00156390">
        <w:t>»</w:t>
      </w:r>
      <w:bookmarkEnd w:id="98"/>
    </w:p>
    <w:tbl>
      <w:tblPr>
        <w:tblW w:w="500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11"/>
        <w:gridCol w:w="973"/>
        <w:gridCol w:w="17"/>
        <w:gridCol w:w="699"/>
        <w:gridCol w:w="15"/>
        <w:gridCol w:w="1257"/>
        <w:gridCol w:w="15"/>
        <w:gridCol w:w="1270"/>
        <w:gridCol w:w="6"/>
        <w:gridCol w:w="3538"/>
      </w:tblGrid>
      <w:tr w:rsidR="00BD66E1" w:rsidRPr="0081172A" w14:paraId="318C250C" w14:textId="77777777" w:rsidTr="002C7CFF">
        <w:trPr>
          <w:tblHeader/>
        </w:trPr>
        <w:tc>
          <w:tcPr>
            <w:tcW w:w="829" w:type="pct"/>
          </w:tcPr>
          <w:p w14:paraId="66C2FA28" w14:textId="77777777" w:rsidR="009B088F" w:rsidRPr="00CC5E10" w:rsidRDefault="00F9653E" w:rsidP="00E22B71">
            <w:pPr>
              <w:spacing w:line="240" w:lineRule="auto"/>
              <w:ind w:firstLine="0"/>
              <w:rPr>
                <w:b/>
                <w:color w:val="000000"/>
                <w:sz w:val="20"/>
                <w:szCs w:val="20"/>
                <w:highlight w:val="white"/>
              </w:rPr>
            </w:pPr>
            <w:sdt>
              <w:sdtPr>
                <w:rPr>
                  <w:sz w:val="20"/>
                  <w:szCs w:val="20"/>
                </w:rPr>
                <w:tag w:val="goog_rdk_2"/>
                <w:id w:val="-1594698584"/>
                <w:showingPlcHdr/>
              </w:sdtPr>
              <w:sdtEndPr/>
              <w:sdtContent>
                <w:r w:rsidR="009B088F" w:rsidRPr="00CC5E10">
                  <w:rPr>
                    <w:sz w:val="20"/>
                    <w:szCs w:val="20"/>
                  </w:rPr>
                  <w:t xml:space="preserve">     </w:t>
                </w:r>
              </w:sdtContent>
            </w:sdt>
            <w:r w:rsidR="009B088F" w:rsidRPr="00CC5E10">
              <w:rPr>
                <w:b/>
                <w:color w:val="000000"/>
                <w:sz w:val="20"/>
                <w:szCs w:val="20"/>
                <w:highlight w:val="white"/>
              </w:rPr>
              <w:t>Название</w:t>
            </w:r>
          </w:p>
        </w:tc>
        <w:tc>
          <w:tcPr>
            <w:tcW w:w="526" w:type="pct"/>
            <w:gridSpan w:val="2"/>
          </w:tcPr>
          <w:p w14:paraId="6A04129F" w14:textId="77777777" w:rsidR="009B088F" w:rsidRPr="00CC5E10" w:rsidRDefault="009B088F" w:rsidP="009C086B">
            <w:pPr>
              <w:spacing w:line="240" w:lineRule="auto"/>
              <w:ind w:firstLine="0"/>
              <w:rPr>
                <w:b/>
                <w:color w:val="000000"/>
                <w:sz w:val="20"/>
                <w:szCs w:val="20"/>
                <w:highlight w:val="white"/>
              </w:rPr>
            </w:pPr>
            <w:r w:rsidRPr="00CC5E10">
              <w:rPr>
                <w:b/>
                <w:color w:val="000000"/>
                <w:sz w:val="20"/>
                <w:szCs w:val="20"/>
                <w:highlight w:val="white"/>
              </w:rPr>
              <w:t>О</w:t>
            </w:r>
          </w:p>
        </w:tc>
        <w:tc>
          <w:tcPr>
            <w:tcW w:w="383" w:type="pct"/>
            <w:gridSpan w:val="2"/>
          </w:tcPr>
          <w:p w14:paraId="394B586C" w14:textId="77777777" w:rsidR="009B088F" w:rsidRPr="00CC5E10" w:rsidRDefault="009B088F" w:rsidP="009C086B">
            <w:pPr>
              <w:spacing w:line="240" w:lineRule="auto"/>
              <w:ind w:firstLine="0"/>
              <w:rPr>
                <w:b/>
                <w:color w:val="000000"/>
                <w:sz w:val="20"/>
                <w:szCs w:val="20"/>
                <w:highlight w:val="white"/>
              </w:rPr>
            </w:pPr>
            <w:r w:rsidRPr="00CC5E10">
              <w:rPr>
                <w:b/>
                <w:color w:val="000000"/>
                <w:sz w:val="20"/>
                <w:szCs w:val="20"/>
                <w:highlight w:val="white"/>
              </w:rPr>
              <w:t>Р</w:t>
            </w:r>
          </w:p>
        </w:tc>
        <w:tc>
          <w:tcPr>
            <w:tcW w:w="680" w:type="pct"/>
            <w:gridSpan w:val="2"/>
          </w:tcPr>
          <w:p w14:paraId="1A8BE7FA" w14:textId="77777777" w:rsidR="009B088F" w:rsidRPr="00CC5E10" w:rsidRDefault="009B088F" w:rsidP="009C086B">
            <w:pPr>
              <w:spacing w:line="240" w:lineRule="auto"/>
              <w:ind w:firstLine="0"/>
              <w:rPr>
                <w:b/>
                <w:color w:val="000000"/>
                <w:sz w:val="20"/>
                <w:szCs w:val="20"/>
                <w:highlight w:val="white"/>
              </w:rPr>
            </w:pPr>
            <w:r w:rsidRPr="00CC5E10">
              <w:rPr>
                <w:b/>
                <w:color w:val="000000"/>
                <w:sz w:val="20"/>
                <w:szCs w:val="20"/>
                <w:highlight w:val="white"/>
              </w:rPr>
              <w:t>Тип ввода поля</w:t>
            </w:r>
          </w:p>
        </w:tc>
        <w:tc>
          <w:tcPr>
            <w:tcW w:w="687" w:type="pct"/>
            <w:gridSpan w:val="2"/>
          </w:tcPr>
          <w:p w14:paraId="044F12E7" w14:textId="77777777" w:rsidR="009B088F" w:rsidRPr="00CC5E10" w:rsidRDefault="009B088F" w:rsidP="009C086B">
            <w:pPr>
              <w:spacing w:line="240" w:lineRule="auto"/>
              <w:ind w:firstLine="0"/>
              <w:rPr>
                <w:b/>
                <w:color w:val="000000"/>
                <w:sz w:val="20"/>
                <w:szCs w:val="20"/>
                <w:highlight w:val="white"/>
              </w:rPr>
            </w:pPr>
            <w:r w:rsidRPr="00CC5E10">
              <w:rPr>
                <w:b/>
                <w:color w:val="000000"/>
                <w:sz w:val="20"/>
                <w:szCs w:val="20"/>
                <w:highlight w:val="white"/>
              </w:rPr>
              <w:t>Тип значения</w:t>
            </w:r>
          </w:p>
        </w:tc>
        <w:tc>
          <w:tcPr>
            <w:tcW w:w="1895" w:type="pct"/>
            <w:gridSpan w:val="2"/>
          </w:tcPr>
          <w:p w14:paraId="6894DA6B" w14:textId="77777777" w:rsidR="009B088F" w:rsidRPr="00CC5E10" w:rsidRDefault="009B088F" w:rsidP="009C086B">
            <w:pPr>
              <w:spacing w:line="240" w:lineRule="auto"/>
              <w:ind w:firstLine="0"/>
              <w:rPr>
                <w:color w:val="000000"/>
                <w:sz w:val="20"/>
                <w:szCs w:val="20"/>
              </w:rPr>
            </w:pPr>
            <w:r w:rsidRPr="00CC5E10">
              <w:rPr>
                <w:b/>
                <w:color w:val="000000"/>
                <w:sz w:val="20"/>
                <w:szCs w:val="20"/>
                <w:highlight w:val="white"/>
              </w:rPr>
              <w:t>Примечание</w:t>
            </w:r>
          </w:p>
        </w:tc>
      </w:tr>
      <w:tr w:rsidR="00BD66E1" w:rsidRPr="0081172A" w14:paraId="561D1198" w14:textId="77777777" w:rsidTr="002C7CFF">
        <w:trPr>
          <w:trHeight w:val="72"/>
        </w:trPr>
        <w:tc>
          <w:tcPr>
            <w:tcW w:w="829" w:type="pct"/>
          </w:tcPr>
          <w:p w14:paraId="075460ED" w14:textId="6DE68DE8" w:rsidR="009B088F" w:rsidRPr="00CC5E10" w:rsidRDefault="009B088F" w:rsidP="00E22B71">
            <w:pPr>
              <w:spacing w:line="240" w:lineRule="auto"/>
              <w:ind w:firstLine="0"/>
              <w:rPr>
                <w:color w:val="000000"/>
                <w:sz w:val="20"/>
                <w:szCs w:val="20"/>
              </w:rPr>
            </w:pPr>
            <w:r w:rsidRPr="00CC5E10">
              <w:rPr>
                <w:color w:val="000000"/>
                <w:sz w:val="20"/>
                <w:szCs w:val="20"/>
              </w:rPr>
              <w:t>Краткая информация с калькулятора</w:t>
            </w:r>
          </w:p>
        </w:tc>
        <w:tc>
          <w:tcPr>
            <w:tcW w:w="526" w:type="pct"/>
            <w:gridSpan w:val="2"/>
          </w:tcPr>
          <w:p w14:paraId="52CA5339" w14:textId="464366E3" w:rsidR="009B088F" w:rsidRPr="00CC5E10" w:rsidRDefault="009B088F" w:rsidP="009C086B">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36E7A685" w14:textId="66CF3369" w:rsidR="009B088F" w:rsidRPr="00CC5E10" w:rsidRDefault="009B088F" w:rsidP="009C086B">
            <w:pPr>
              <w:spacing w:line="240" w:lineRule="auto"/>
              <w:ind w:firstLine="0"/>
              <w:rPr>
                <w:color w:val="000000"/>
                <w:sz w:val="20"/>
                <w:szCs w:val="20"/>
              </w:rPr>
            </w:pPr>
            <w:r w:rsidRPr="00CC5E10">
              <w:rPr>
                <w:color w:val="000000"/>
                <w:sz w:val="20"/>
                <w:szCs w:val="20"/>
              </w:rPr>
              <w:t>Нет</w:t>
            </w:r>
          </w:p>
        </w:tc>
        <w:tc>
          <w:tcPr>
            <w:tcW w:w="680" w:type="pct"/>
            <w:gridSpan w:val="2"/>
          </w:tcPr>
          <w:p w14:paraId="6FEC1CF9" w14:textId="669BE566" w:rsidR="009B088F" w:rsidRPr="00CC5E10" w:rsidRDefault="009B088F" w:rsidP="009C086B">
            <w:pPr>
              <w:spacing w:line="240" w:lineRule="auto"/>
              <w:ind w:firstLine="0"/>
              <w:rPr>
                <w:rFonts w:eastAsia="Times New Roman" w:cs="Times New Roman"/>
                <w:sz w:val="20"/>
                <w:szCs w:val="20"/>
              </w:rPr>
            </w:pPr>
            <w:r w:rsidRPr="00CC5E10">
              <w:rPr>
                <w:rFonts w:eastAsia="Times New Roman" w:cs="Times New Roman"/>
                <w:sz w:val="20"/>
                <w:szCs w:val="20"/>
              </w:rPr>
              <w:t>Виджет</w:t>
            </w:r>
          </w:p>
        </w:tc>
        <w:tc>
          <w:tcPr>
            <w:tcW w:w="687" w:type="pct"/>
            <w:gridSpan w:val="2"/>
          </w:tcPr>
          <w:p w14:paraId="5020626F" w14:textId="5C7A9964" w:rsidR="009B088F" w:rsidRPr="00CC5E10" w:rsidRDefault="009B088F" w:rsidP="009C086B">
            <w:pPr>
              <w:spacing w:line="240" w:lineRule="auto"/>
              <w:ind w:firstLine="0"/>
              <w:rPr>
                <w:color w:val="000000"/>
                <w:sz w:val="20"/>
                <w:szCs w:val="20"/>
              </w:rPr>
            </w:pPr>
          </w:p>
        </w:tc>
        <w:tc>
          <w:tcPr>
            <w:tcW w:w="1895" w:type="pct"/>
            <w:gridSpan w:val="2"/>
          </w:tcPr>
          <w:p w14:paraId="2CC650FB" w14:textId="4B91C0E8" w:rsidR="009B088F" w:rsidRPr="00CC5E10" w:rsidRDefault="009B088F"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2542B2C2" w14:textId="1F7A2ABD" w:rsidR="009B088F" w:rsidRPr="00CC5E10" w:rsidRDefault="009B088F" w:rsidP="00E22B71">
            <w:pPr>
              <w:pStyle w:val="ae"/>
              <w:numPr>
                <w:ilvl w:val="0"/>
                <w:numId w:val="4"/>
              </w:numPr>
              <w:spacing w:line="240" w:lineRule="auto"/>
              <w:ind w:left="0" w:firstLine="0"/>
              <w:rPr>
                <w:color w:val="000000"/>
                <w:sz w:val="20"/>
                <w:szCs w:val="20"/>
              </w:rPr>
            </w:pPr>
            <w:r w:rsidRPr="00CC5E10">
              <w:rPr>
                <w:color w:val="000000"/>
                <w:sz w:val="20"/>
                <w:szCs w:val="20"/>
              </w:rPr>
              <w:t xml:space="preserve">Отображается краткая </w:t>
            </w:r>
            <w:commentRangeStart w:id="99"/>
            <w:commentRangeStart w:id="100"/>
            <w:r w:rsidRPr="00CC5E10">
              <w:rPr>
                <w:color w:val="000000"/>
                <w:sz w:val="20"/>
                <w:szCs w:val="20"/>
              </w:rPr>
              <w:t xml:space="preserve">информация </w:t>
            </w:r>
            <w:commentRangeEnd w:id="99"/>
            <w:r w:rsidR="00967542" w:rsidRPr="00CC5E10">
              <w:rPr>
                <w:rStyle w:val="af2"/>
                <w:color w:val="000000"/>
                <w:sz w:val="20"/>
                <w:szCs w:val="20"/>
              </w:rPr>
              <w:commentReference w:id="99"/>
            </w:r>
            <w:commentRangeEnd w:id="100"/>
            <w:r w:rsidR="000D2912">
              <w:rPr>
                <w:rStyle w:val="af2"/>
              </w:rPr>
              <w:commentReference w:id="100"/>
            </w:r>
            <w:r w:rsidRPr="00CC5E10">
              <w:rPr>
                <w:color w:val="000000"/>
                <w:sz w:val="20"/>
                <w:szCs w:val="20"/>
              </w:rPr>
              <w:t>с этапа «Кредитный калькулятор», следующие параметры:</w:t>
            </w:r>
          </w:p>
          <w:p w14:paraId="34BA9415" w14:textId="2299AA64" w:rsidR="009B088F" w:rsidRPr="00CC5E10" w:rsidRDefault="009B088F" w:rsidP="00E22B71">
            <w:pPr>
              <w:pStyle w:val="ae"/>
              <w:numPr>
                <w:ilvl w:val="0"/>
                <w:numId w:val="21"/>
              </w:numPr>
              <w:spacing w:line="240" w:lineRule="auto"/>
              <w:ind w:left="0" w:firstLine="0"/>
              <w:rPr>
                <w:color w:val="000000"/>
                <w:sz w:val="20"/>
                <w:szCs w:val="20"/>
              </w:rPr>
            </w:pPr>
            <w:r w:rsidRPr="00CC5E10">
              <w:rPr>
                <w:color w:val="000000"/>
                <w:sz w:val="20"/>
                <w:szCs w:val="20"/>
              </w:rPr>
              <w:t>Сумма кредита</w:t>
            </w:r>
            <w:r w:rsidR="004E68B5">
              <w:rPr>
                <w:color w:val="000000"/>
                <w:sz w:val="20"/>
                <w:szCs w:val="20"/>
              </w:rPr>
              <w:t>, Р</w:t>
            </w:r>
            <w:r w:rsidRPr="00CC5E10">
              <w:rPr>
                <w:color w:val="000000"/>
                <w:sz w:val="20"/>
                <w:szCs w:val="20"/>
              </w:rPr>
              <w:t>;</w:t>
            </w:r>
          </w:p>
          <w:p w14:paraId="70265DD3" w14:textId="228C7C93" w:rsidR="0061172E" w:rsidRPr="00CC5E10" w:rsidRDefault="0061172E" w:rsidP="00E22B71">
            <w:pPr>
              <w:pStyle w:val="ae"/>
              <w:numPr>
                <w:ilvl w:val="0"/>
                <w:numId w:val="21"/>
              </w:numPr>
              <w:spacing w:line="240" w:lineRule="auto"/>
              <w:ind w:left="0" w:firstLine="0"/>
              <w:rPr>
                <w:color w:val="000000"/>
                <w:sz w:val="20"/>
                <w:szCs w:val="20"/>
              </w:rPr>
            </w:pPr>
            <w:commentRangeStart w:id="101"/>
            <w:commentRangeStart w:id="102"/>
            <w:r w:rsidRPr="00CC5E10">
              <w:rPr>
                <w:color w:val="000000"/>
                <w:sz w:val="20"/>
                <w:szCs w:val="20"/>
                <w:lang w:val="en-US"/>
              </w:rPr>
              <w:t>VIN</w:t>
            </w:r>
            <w:commentRangeEnd w:id="101"/>
            <w:r w:rsidR="00C36FE1" w:rsidRPr="00CC5E10">
              <w:rPr>
                <w:rStyle w:val="af2"/>
                <w:color w:val="000000"/>
                <w:sz w:val="20"/>
                <w:szCs w:val="20"/>
                <w:lang w:val="en-US"/>
              </w:rPr>
              <w:commentReference w:id="101"/>
            </w:r>
            <w:commentRangeEnd w:id="102"/>
            <w:r w:rsidR="000D2912">
              <w:rPr>
                <w:rStyle w:val="af2"/>
              </w:rPr>
              <w:commentReference w:id="102"/>
            </w:r>
            <w:r w:rsidRPr="00CC5E10">
              <w:rPr>
                <w:color w:val="000000"/>
                <w:sz w:val="20"/>
                <w:szCs w:val="20"/>
                <w:lang w:val="en-US"/>
              </w:rPr>
              <w:t>;</w:t>
            </w:r>
          </w:p>
          <w:p w14:paraId="6DAB8AB1" w14:textId="6C1A5128" w:rsidR="009B088F" w:rsidRPr="006016A9" w:rsidRDefault="009B088F" w:rsidP="00E22B71">
            <w:pPr>
              <w:pStyle w:val="ae"/>
              <w:numPr>
                <w:ilvl w:val="0"/>
                <w:numId w:val="21"/>
              </w:numPr>
              <w:spacing w:line="240" w:lineRule="auto"/>
              <w:ind w:left="0" w:firstLine="0"/>
              <w:rPr>
                <w:color w:val="000000"/>
                <w:sz w:val="20"/>
                <w:szCs w:val="20"/>
              </w:rPr>
            </w:pPr>
            <w:r w:rsidRPr="006016A9">
              <w:rPr>
                <w:color w:val="000000"/>
                <w:sz w:val="20"/>
                <w:szCs w:val="20"/>
              </w:rPr>
              <w:t>Ставка</w:t>
            </w:r>
            <w:r w:rsidR="004E68B5">
              <w:rPr>
                <w:color w:val="000000"/>
                <w:sz w:val="20"/>
                <w:szCs w:val="20"/>
              </w:rPr>
              <w:t>, %</w:t>
            </w:r>
            <w:r w:rsidRPr="006016A9">
              <w:rPr>
                <w:color w:val="000000"/>
                <w:sz w:val="20"/>
                <w:szCs w:val="20"/>
              </w:rPr>
              <w:t>;</w:t>
            </w:r>
          </w:p>
          <w:p w14:paraId="30B72423" w14:textId="0EA7ADE4" w:rsidR="009B088F" w:rsidRPr="00CC5E10" w:rsidRDefault="009B088F" w:rsidP="00E22B71">
            <w:pPr>
              <w:pStyle w:val="ae"/>
              <w:numPr>
                <w:ilvl w:val="0"/>
                <w:numId w:val="21"/>
              </w:numPr>
              <w:spacing w:line="240" w:lineRule="auto"/>
              <w:ind w:left="0" w:firstLine="0"/>
              <w:rPr>
                <w:color w:val="000000"/>
                <w:sz w:val="20"/>
                <w:szCs w:val="20"/>
              </w:rPr>
            </w:pPr>
            <w:r w:rsidRPr="00CC5E10">
              <w:rPr>
                <w:color w:val="000000"/>
                <w:sz w:val="20"/>
                <w:szCs w:val="20"/>
              </w:rPr>
              <w:t>Платеж в месяц</w:t>
            </w:r>
            <w:r w:rsidR="004E68B5">
              <w:rPr>
                <w:color w:val="000000"/>
                <w:sz w:val="20"/>
                <w:szCs w:val="20"/>
              </w:rPr>
              <w:t>, Р</w:t>
            </w:r>
            <w:r w:rsidRPr="00CC5E10">
              <w:rPr>
                <w:color w:val="000000"/>
                <w:sz w:val="20"/>
                <w:szCs w:val="20"/>
              </w:rPr>
              <w:t>;</w:t>
            </w:r>
          </w:p>
          <w:p w14:paraId="2914B29D" w14:textId="17A021B9" w:rsidR="009B088F" w:rsidRPr="00CC5E10" w:rsidRDefault="004E68B5" w:rsidP="00E22B71">
            <w:pPr>
              <w:pStyle w:val="ae"/>
              <w:numPr>
                <w:ilvl w:val="0"/>
                <w:numId w:val="21"/>
              </w:numPr>
              <w:spacing w:line="240" w:lineRule="auto"/>
              <w:ind w:left="0" w:firstLine="0"/>
              <w:rPr>
                <w:color w:val="000000"/>
                <w:sz w:val="20"/>
                <w:szCs w:val="20"/>
              </w:rPr>
            </w:pPr>
            <w:r>
              <w:rPr>
                <w:color w:val="000000"/>
                <w:sz w:val="20"/>
                <w:szCs w:val="20"/>
              </w:rPr>
              <w:t>Срок, мес</w:t>
            </w:r>
            <w:r w:rsidR="009B088F" w:rsidRPr="00CC5E10">
              <w:rPr>
                <w:color w:val="000000"/>
                <w:sz w:val="20"/>
                <w:szCs w:val="20"/>
              </w:rPr>
              <w:t>.</w:t>
            </w:r>
          </w:p>
          <w:p w14:paraId="5E3374CC" w14:textId="77777777" w:rsidR="009B088F" w:rsidRPr="00CC5E10" w:rsidRDefault="009B088F" w:rsidP="00E22B71">
            <w:pPr>
              <w:spacing w:line="240" w:lineRule="auto"/>
              <w:ind w:firstLine="0"/>
              <w:rPr>
                <w:color w:val="000000"/>
                <w:sz w:val="20"/>
                <w:szCs w:val="20"/>
              </w:rPr>
            </w:pPr>
          </w:p>
          <w:p w14:paraId="562D8497" w14:textId="220107FB" w:rsidR="009B088F" w:rsidRPr="00CC5E10" w:rsidRDefault="009B088F" w:rsidP="00E22B71">
            <w:pPr>
              <w:pStyle w:val="ae"/>
              <w:numPr>
                <w:ilvl w:val="0"/>
                <w:numId w:val="4"/>
              </w:numPr>
              <w:spacing w:line="240" w:lineRule="auto"/>
              <w:ind w:left="0" w:firstLine="0"/>
              <w:rPr>
                <w:color w:val="000000"/>
                <w:sz w:val="20"/>
                <w:szCs w:val="20"/>
              </w:rPr>
            </w:pPr>
            <w:r w:rsidRPr="00CC5E10">
              <w:rPr>
                <w:color w:val="000000"/>
                <w:sz w:val="20"/>
                <w:szCs w:val="20"/>
              </w:rPr>
              <w:t>При нажатии на виджет выполняется переход на этап «Кредитный калькулятор».</w:t>
            </w:r>
          </w:p>
          <w:p w14:paraId="15AAD794" w14:textId="2F3E992E" w:rsidR="009B088F" w:rsidRPr="00CC5E10" w:rsidRDefault="009B088F" w:rsidP="00E22B71">
            <w:pPr>
              <w:spacing w:line="240" w:lineRule="auto"/>
              <w:ind w:firstLine="0"/>
              <w:rPr>
                <w:color w:val="000000"/>
                <w:sz w:val="20"/>
                <w:szCs w:val="20"/>
              </w:rPr>
            </w:pPr>
            <w:r w:rsidRPr="00CC5E10">
              <w:rPr>
                <w:color w:val="000000"/>
                <w:sz w:val="20"/>
                <w:szCs w:val="20"/>
              </w:rPr>
              <w:t xml:space="preserve">Требования к «Кредитному калькулятору» будут описаны </w:t>
            </w:r>
            <w:r w:rsidR="00AE6442">
              <w:rPr>
                <w:color w:val="000000"/>
                <w:sz w:val="20"/>
                <w:szCs w:val="20"/>
              </w:rPr>
              <w:t>в ФТ «Калькулятор».</w:t>
            </w:r>
          </w:p>
        </w:tc>
      </w:tr>
      <w:tr w:rsidR="0068551E" w:rsidRPr="0081172A" w14:paraId="58F62390" w14:textId="77777777" w:rsidTr="002C7CFF">
        <w:trPr>
          <w:trHeight w:val="72"/>
        </w:trPr>
        <w:tc>
          <w:tcPr>
            <w:tcW w:w="829" w:type="pct"/>
          </w:tcPr>
          <w:p w14:paraId="4DECD1C5" w14:textId="159AB8B4" w:rsidR="00F13654" w:rsidRPr="00CC5E10" w:rsidRDefault="00F13654" w:rsidP="00E22B71">
            <w:pPr>
              <w:spacing w:line="240" w:lineRule="auto"/>
              <w:ind w:firstLine="0"/>
              <w:rPr>
                <w:color w:val="000000"/>
                <w:sz w:val="20"/>
                <w:szCs w:val="20"/>
              </w:rPr>
            </w:pPr>
            <w:r>
              <w:rPr>
                <w:color w:val="000000"/>
                <w:sz w:val="20"/>
                <w:szCs w:val="20"/>
              </w:rPr>
              <w:t>Кредитный калькулятор</w:t>
            </w:r>
          </w:p>
        </w:tc>
        <w:tc>
          <w:tcPr>
            <w:tcW w:w="526" w:type="pct"/>
            <w:gridSpan w:val="2"/>
          </w:tcPr>
          <w:p w14:paraId="113863F0" w14:textId="69ADF32B" w:rsidR="00F13654" w:rsidRPr="00CC5E10" w:rsidRDefault="00F13654" w:rsidP="00E22B71">
            <w:pPr>
              <w:pStyle w:val="ae"/>
              <w:spacing w:line="240" w:lineRule="auto"/>
              <w:ind w:left="0" w:firstLine="0"/>
              <w:rPr>
                <w:color w:val="000000"/>
                <w:sz w:val="20"/>
                <w:szCs w:val="20"/>
              </w:rPr>
            </w:pPr>
            <w:r>
              <w:rPr>
                <w:color w:val="000000"/>
                <w:sz w:val="20"/>
                <w:szCs w:val="20"/>
              </w:rPr>
              <w:t>Нет</w:t>
            </w:r>
          </w:p>
        </w:tc>
        <w:tc>
          <w:tcPr>
            <w:tcW w:w="383" w:type="pct"/>
            <w:gridSpan w:val="2"/>
          </w:tcPr>
          <w:p w14:paraId="3B5E9AD8" w14:textId="01A48A3D" w:rsidR="00F13654" w:rsidRPr="00CC5E10" w:rsidRDefault="00F13654" w:rsidP="00E22B71">
            <w:pPr>
              <w:spacing w:line="240" w:lineRule="auto"/>
              <w:ind w:firstLine="0"/>
              <w:rPr>
                <w:color w:val="000000"/>
                <w:sz w:val="20"/>
                <w:szCs w:val="20"/>
              </w:rPr>
            </w:pPr>
            <w:r>
              <w:rPr>
                <w:color w:val="000000"/>
                <w:sz w:val="20"/>
                <w:szCs w:val="20"/>
              </w:rPr>
              <w:t>Нет</w:t>
            </w:r>
          </w:p>
        </w:tc>
        <w:tc>
          <w:tcPr>
            <w:tcW w:w="680" w:type="pct"/>
            <w:gridSpan w:val="2"/>
          </w:tcPr>
          <w:p w14:paraId="37673433" w14:textId="082146AB" w:rsidR="00F13654" w:rsidRPr="00CC5E10" w:rsidRDefault="00F13654" w:rsidP="00E22B71">
            <w:pPr>
              <w:spacing w:line="240" w:lineRule="auto"/>
              <w:ind w:firstLine="0"/>
              <w:rPr>
                <w:rFonts w:eastAsia="Times New Roman" w:cs="Times New Roman"/>
                <w:sz w:val="20"/>
                <w:szCs w:val="20"/>
              </w:rPr>
            </w:pPr>
            <w:r>
              <w:rPr>
                <w:rFonts w:eastAsia="Times New Roman" w:cs="Times New Roman"/>
                <w:sz w:val="20"/>
                <w:szCs w:val="20"/>
              </w:rPr>
              <w:t>Кнопка</w:t>
            </w:r>
          </w:p>
        </w:tc>
        <w:tc>
          <w:tcPr>
            <w:tcW w:w="687" w:type="pct"/>
            <w:gridSpan w:val="2"/>
          </w:tcPr>
          <w:p w14:paraId="0D4A594E" w14:textId="7C3AC784" w:rsidR="00F13654" w:rsidRPr="00CC5E10" w:rsidRDefault="00F13654" w:rsidP="00E22B71">
            <w:pPr>
              <w:spacing w:line="240" w:lineRule="auto"/>
              <w:ind w:firstLine="0"/>
              <w:rPr>
                <w:color w:val="000000"/>
                <w:sz w:val="20"/>
                <w:szCs w:val="20"/>
              </w:rPr>
            </w:pPr>
            <w:r>
              <w:rPr>
                <w:color w:val="000000"/>
                <w:sz w:val="20"/>
                <w:szCs w:val="20"/>
              </w:rPr>
              <w:t>-</w:t>
            </w:r>
          </w:p>
        </w:tc>
        <w:tc>
          <w:tcPr>
            <w:tcW w:w="1895" w:type="pct"/>
            <w:gridSpan w:val="2"/>
          </w:tcPr>
          <w:p w14:paraId="7850B177" w14:textId="24868E39" w:rsidR="00F13654" w:rsidRPr="00CC5E10" w:rsidRDefault="00AE6442" w:rsidP="00E22B71">
            <w:pPr>
              <w:pStyle w:val="ae"/>
              <w:numPr>
                <w:ilvl w:val="0"/>
                <w:numId w:val="4"/>
              </w:numPr>
              <w:spacing w:line="240" w:lineRule="auto"/>
              <w:ind w:left="0" w:firstLine="0"/>
              <w:rPr>
                <w:color w:val="000000"/>
                <w:sz w:val="20"/>
                <w:szCs w:val="20"/>
              </w:rPr>
            </w:pPr>
            <w:r>
              <w:rPr>
                <w:color w:val="000000"/>
                <w:sz w:val="20"/>
                <w:szCs w:val="20"/>
              </w:rPr>
              <w:t xml:space="preserve">При нажатии открывается окно «Кредитный калькулятор» с </w:t>
            </w:r>
            <w:proofErr w:type="spellStart"/>
            <w:r>
              <w:rPr>
                <w:color w:val="000000"/>
                <w:sz w:val="20"/>
                <w:szCs w:val="20"/>
              </w:rPr>
              <w:t>предзаполненными</w:t>
            </w:r>
            <w:proofErr w:type="spellEnd"/>
            <w:r>
              <w:rPr>
                <w:color w:val="000000"/>
                <w:sz w:val="20"/>
                <w:szCs w:val="20"/>
              </w:rPr>
              <w:t xml:space="preserve"> данными по заявке. Описание будет приведено в ФТ «Калькулятор».</w:t>
            </w:r>
          </w:p>
        </w:tc>
      </w:tr>
      <w:tr w:rsidR="006748B3" w:rsidRPr="00CC5E10" w14:paraId="7E6528C9" w14:textId="77777777" w:rsidTr="006016A9">
        <w:trPr>
          <w:trHeight w:val="318"/>
        </w:trPr>
        <w:tc>
          <w:tcPr>
            <w:tcW w:w="5000" w:type="pct"/>
            <w:gridSpan w:val="11"/>
          </w:tcPr>
          <w:p w14:paraId="6E0CDC1D" w14:textId="60B78ABC" w:rsidR="006748B3" w:rsidRPr="00CC5E10" w:rsidRDefault="00070886" w:rsidP="00E22B71">
            <w:pPr>
              <w:pStyle w:val="ae"/>
              <w:spacing w:line="240" w:lineRule="auto"/>
              <w:ind w:left="0" w:firstLine="0"/>
              <w:rPr>
                <w:b/>
                <w:color w:val="000000"/>
                <w:sz w:val="20"/>
                <w:szCs w:val="20"/>
              </w:rPr>
            </w:pPr>
            <w:r w:rsidRPr="00CC5E10">
              <w:rPr>
                <w:b/>
                <w:color w:val="000000"/>
                <w:sz w:val="20"/>
                <w:szCs w:val="20"/>
              </w:rPr>
              <w:t>Блок «Персональные данные»</w:t>
            </w:r>
          </w:p>
        </w:tc>
      </w:tr>
      <w:tr w:rsidR="00BD66E1" w:rsidRPr="0081172A" w14:paraId="623EB3FB" w14:textId="77777777" w:rsidTr="002C7CFF">
        <w:trPr>
          <w:trHeight w:val="72"/>
        </w:trPr>
        <w:tc>
          <w:tcPr>
            <w:tcW w:w="829" w:type="pct"/>
          </w:tcPr>
          <w:p w14:paraId="28F83842" w14:textId="77777777" w:rsidR="002F6723" w:rsidRPr="00CC5E10" w:rsidRDefault="002F6723" w:rsidP="00E22B71">
            <w:pPr>
              <w:spacing w:line="240" w:lineRule="auto"/>
              <w:ind w:firstLine="0"/>
              <w:rPr>
                <w:color w:val="000000"/>
                <w:sz w:val="20"/>
                <w:szCs w:val="20"/>
              </w:rPr>
            </w:pPr>
            <w:r w:rsidRPr="00CC5E10">
              <w:rPr>
                <w:color w:val="000000"/>
                <w:sz w:val="20"/>
                <w:szCs w:val="20"/>
              </w:rPr>
              <w:t>Фамилия</w:t>
            </w:r>
          </w:p>
        </w:tc>
        <w:tc>
          <w:tcPr>
            <w:tcW w:w="526" w:type="pct"/>
            <w:gridSpan w:val="2"/>
          </w:tcPr>
          <w:p w14:paraId="01EA7BF4"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1BA1F1C5"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2EC4D9E7"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0E83A66"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131492B0" w14:textId="37BF89A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3C7CB76C" w14:textId="77777777" w:rsidR="002F6723"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текстовых символов и специальный символ «-».</w:t>
            </w:r>
          </w:p>
          <w:p w14:paraId="78153FD5" w14:textId="6DDDC8E7" w:rsidR="00BD00B7" w:rsidRPr="00CC5E10" w:rsidRDefault="00BD00B7" w:rsidP="00E22B71">
            <w:pPr>
              <w:pStyle w:val="ae"/>
              <w:numPr>
                <w:ilvl w:val="0"/>
                <w:numId w:val="4"/>
              </w:numPr>
              <w:spacing w:line="240" w:lineRule="auto"/>
              <w:ind w:left="0" w:firstLine="0"/>
              <w:rPr>
                <w:color w:val="000000"/>
                <w:sz w:val="20"/>
                <w:szCs w:val="20"/>
              </w:rPr>
            </w:pPr>
            <w:r>
              <w:rPr>
                <w:color w:val="000000"/>
                <w:sz w:val="20"/>
                <w:szCs w:val="20"/>
              </w:rPr>
              <w:t>П</w:t>
            </w:r>
            <w:r w:rsidRPr="009B088F">
              <w:rPr>
                <w:color w:val="000000"/>
                <w:sz w:val="20"/>
                <w:szCs w:val="20"/>
              </w:rPr>
              <w:t xml:space="preserve">ри интеграции </w:t>
            </w:r>
            <w:proofErr w:type="spellStart"/>
            <w:r w:rsidRPr="009B088F">
              <w:rPr>
                <w:color w:val="000000"/>
                <w:sz w:val="20"/>
                <w:szCs w:val="20"/>
              </w:rPr>
              <w:t>DaData</w:t>
            </w:r>
            <w:proofErr w:type="spellEnd"/>
            <w:r w:rsidRPr="009B088F">
              <w:rPr>
                <w:color w:val="000000"/>
                <w:sz w:val="20"/>
                <w:szCs w:val="20"/>
              </w:rPr>
              <w:t xml:space="preserve"> допускаются подсказки</w:t>
            </w:r>
          </w:p>
        </w:tc>
      </w:tr>
      <w:tr w:rsidR="00BD66E1" w:rsidRPr="0081172A" w14:paraId="26CF486F" w14:textId="77777777" w:rsidTr="002C7CFF">
        <w:trPr>
          <w:trHeight w:val="72"/>
        </w:trPr>
        <w:tc>
          <w:tcPr>
            <w:tcW w:w="829" w:type="pct"/>
          </w:tcPr>
          <w:p w14:paraId="1A8B89B7" w14:textId="77777777" w:rsidR="002F6723" w:rsidRPr="00CC5E10" w:rsidRDefault="002F6723" w:rsidP="00E22B71">
            <w:pPr>
              <w:spacing w:line="240" w:lineRule="auto"/>
              <w:ind w:firstLine="0"/>
              <w:rPr>
                <w:color w:val="000000"/>
                <w:sz w:val="20"/>
                <w:szCs w:val="20"/>
              </w:rPr>
            </w:pPr>
            <w:r w:rsidRPr="00CC5E10">
              <w:rPr>
                <w:color w:val="000000"/>
                <w:sz w:val="20"/>
                <w:szCs w:val="20"/>
              </w:rPr>
              <w:t>Имя</w:t>
            </w:r>
          </w:p>
        </w:tc>
        <w:tc>
          <w:tcPr>
            <w:tcW w:w="526" w:type="pct"/>
            <w:gridSpan w:val="2"/>
          </w:tcPr>
          <w:p w14:paraId="00C77488"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7ECE416C"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9B0B908"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1BB74365"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4D10BECE"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1DC25DDF" w14:textId="77777777" w:rsidR="002F6723"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текстовых символов и специальный символ «-».</w:t>
            </w:r>
          </w:p>
          <w:p w14:paraId="60A14B36" w14:textId="17FC80E3" w:rsidR="00BD00B7" w:rsidRPr="00CC5E10" w:rsidRDefault="00BD00B7" w:rsidP="00E22B71">
            <w:pPr>
              <w:pStyle w:val="ae"/>
              <w:numPr>
                <w:ilvl w:val="0"/>
                <w:numId w:val="4"/>
              </w:numPr>
              <w:spacing w:line="240" w:lineRule="auto"/>
              <w:ind w:left="0" w:firstLine="0"/>
              <w:rPr>
                <w:color w:val="000000"/>
                <w:sz w:val="20"/>
                <w:szCs w:val="20"/>
              </w:rPr>
            </w:pPr>
            <w:r>
              <w:rPr>
                <w:color w:val="000000"/>
                <w:sz w:val="20"/>
                <w:szCs w:val="20"/>
              </w:rPr>
              <w:t>П</w:t>
            </w:r>
            <w:r w:rsidRPr="009B088F">
              <w:rPr>
                <w:color w:val="000000"/>
                <w:sz w:val="20"/>
                <w:szCs w:val="20"/>
              </w:rPr>
              <w:t xml:space="preserve">ри интеграции </w:t>
            </w:r>
            <w:proofErr w:type="spellStart"/>
            <w:r w:rsidRPr="009B088F">
              <w:rPr>
                <w:color w:val="000000"/>
                <w:sz w:val="20"/>
                <w:szCs w:val="20"/>
              </w:rPr>
              <w:t>DaData</w:t>
            </w:r>
            <w:proofErr w:type="spellEnd"/>
            <w:r w:rsidRPr="009B088F">
              <w:rPr>
                <w:color w:val="000000"/>
                <w:sz w:val="20"/>
                <w:szCs w:val="20"/>
              </w:rPr>
              <w:t xml:space="preserve"> допускаются подсказки</w:t>
            </w:r>
          </w:p>
        </w:tc>
      </w:tr>
      <w:tr w:rsidR="00BD66E1" w:rsidRPr="0081172A" w14:paraId="25DE74A7" w14:textId="77777777" w:rsidTr="002C7CFF">
        <w:trPr>
          <w:trHeight w:val="72"/>
        </w:trPr>
        <w:tc>
          <w:tcPr>
            <w:tcW w:w="829" w:type="pct"/>
          </w:tcPr>
          <w:p w14:paraId="791AA0CA" w14:textId="77777777" w:rsidR="002F6723" w:rsidRPr="00CC5E10" w:rsidRDefault="002F6723" w:rsidP="00E22B71">
            <w:pPr>
              <w:spacing w:line="240" w:lineRule="auto"/>
              <w:ind w:firstLine="0"/>
              <w:rPr>
                <w:color w:val="000000"/>
                <w:sz w:val="20"/>
                <w:szCs w:val="20"/>
              </w:rPr>
            </w:pPr>
            <w:r w:rsidRPr="00CC5E10">
              <w:rPr>
                <w:color w:val="000000"/>
                <w:sz w:val="20"/>
                <w:szCs w:val="20"/>
              </w:rPr>
              <w:t>Отчество</w:t>
            </w:r>
          </w:p>
        </w:tc>
        <w:tc>
          <w:tcPr>
            <w:tcW w:w="526" w:type="pct"/>
            <w:gridSpan w:val="2"/>
          </w:tcPr>
          <w:p w14:paraId="01E7D6D9"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362A072B"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0561C947"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13736C4E"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0F0461F9"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2AC628C5" w14:textId="77777777" w:rsidR="002F6723"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текстовых символов и специальный символ «-».</w:t>
            </w:r>
          </w:p>
          <w:p w14:paraId="4E0EB910" w14:textId="5E3C2C5D" w:rsidR="00BD00B7" w:rsidRPr="00CC5E10" w:rsidRDefault="00BD00B7" w:rsidP="00E22B71">
            <w:pPr>
              <w:pStyle w:val="ae"/>
              <w:numPr>
                <w:ilvl w:val="0"/>
                <w:numId w:val="4"/>
              </w:numPr>
              <w:spacing w:line="240" w:lineRule="auto"/>
              <w:ind w:left="0" w:firstLine="0"/>
              <w:rPr>
                <w:color w:val="000000"/>
                <w:sz w:val="20"/>
                <w:szCs w:val="20"/>
              </w:rPr>
            </w:pPr>
            <w:r>
              <w:rPr>
                <w:color w:val="000000"/>
                <w:sz w:val="20"/>
                <w:szCs w:val="20"/>
              </w:rPr>
              <w:t>П</w:t>
            </w:r>
            <w:r w:rsidRPr="009B088F">
              <w:rPr>
                <w:color w:val="000000"/>
                <w:sz w:val="20"/>
                <w:szCs w:val="20"/>
              </w:rPr>
              <w:t xml:space="preserve">ри интеграции </w:t>
            </w:r>
            <w:proofErr w:type="spellStart"/>
            <w:r w:rsidRPr="009B088F">
              <w:rPr>
                <w:color w:val="000000"/>
                <w:sz w:val="20"/>
                <w:szCs w:val="20"/>
              </w:rPr>
              <w:t>DaData</w:t>
            </w:r>
            <w:proofErr w:type="spellEnd"/>
            <w:r w:rsidRPr="009B088F">
              <w:rPr>
                <w:color w:val="000000"/>
                <w:sz w:val="20"/>
                <w:szCs w:val="20"/>
              </w:rPr>
              <w:t xml:space="preserve"> допускаются подсказки</w:t>
            </w:r>
          </w:p>
        </w:tc>
      </w:tr>
      <w:tr w:rsidR="0068551E" w:rsidRPr="003A385B" w14:paraId="26C0E800" w14:textId="77777777" w:rsidTr="002C7CFF">
        <w:trPr>
          <w:trHeight w:val="72"/>
        </w:trPr>
        <w:tc>
          <w:tcPr>
            <w:tcW w:w="829" w:type="pct"/>
          </w:tcPr>
          <w:p w14:paraId="698C240C" w14:textId="119D2921" w:rsidR="00320C86" w:rsidRPr="008F2ECC" w:rsidRDefault="00320C86" w:rsidP="00E22B71">
            <w:pPr>
              <w:spacing w:line="240" w:lineRule="auto"/>
              <w:ind w:firstLine="0"/>
              <w:rPr>
                <w:color w:val="000000"/>
                <w:sz w:val="20"/>
                <w:szCs w:val="20"/>
              </w:rPr>
            </w:pPr>
            <w:r w:rsidRPr="00CC5E10">
              <w:rPr>
                <w:color w:val="000000"/>
                <w:sz w:val="20"/>
                <w:szCs w:val="20"/>
                <w:lang w:val="en-US"/>
              </w:rPr>
              <w:t xml:space="preserve">ID </w:t>
            </w:r>
            <w:r w:rsidR="008F2ECC">
              <w:rPr>
                <w:color w:val="000000"/>
                <w:sz w:val="20"/>
                <w:szCs w:val="20"/>
              </w:rPr>
              <w:t>клиента</w:t>
            </w:r>
          </w:p>
        </w:tc>
        <w:tc>
          <w:tcPr>
            <w:tcW w:w="526" w:type="pct"/>
            <w:gridSpan w:val="2"/>
          </w:tcPr>
          <w:p w14:paraId="404FC3F0" w14:textId="488BE99E" w:rsidR="00320C86" w:rsidRPr="00CC5E10" w:rsidRDefault="00320C86"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4F1CB763" w14:textId="6597F0A0" w:rsidR="00320C86" w:rsidRPr="00CC5E10" w:rsidRDefault="00320C86"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1BB42BB5" w14:textId="316F1450" w:rsidR="00320C86" w:rsidRPr="00CC5E10" w:rsidRDefault="00320C86"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69FD70F4" w14:textId="28925A58" w:rsidR="00320C86" w:rsidRPr="00CC5E10" w:rsidRDefault="00320C86"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09A928DD" w14:textId="77777777" w:rsidR="00320C86" w:rsidRPr="00CC5E10" w:rsidRDefault="00320C86"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3AE3354E" w14:textId="1DB88474" w:rsidR="00320C86" w:rsidRPr="00CC5E10" w:rsidRDefault="00320C86" w:rsidP="00E22B71">
            <w:pPr>
              <w:pStyle w:val="ae"/>
              <w:numPr>
                <w:ilvl w:val="0"/>
                <w:numId w:val="4"/>
              </w:numPr>
              <w:spacing w:line="240" w:lineRule="auto"/>
              <w:ind w:left="0" w:firstLine="0"/>
              <w:rPr>
                <w:color w:val="000000"/>
                <w:sz w:val="20"/>
                <w:szCs w:val="20"/>
              </w:rPr>
            </w:pPr>
            <w:r w:rsidRPr="00CC5E10">
              <w:rPr>
                <w:color w:val="000000"/>
                <w:sz w:val="20"/>
                <w:szCs w:val="20"/>
              </w:rPr>
              <w:t>Поле заполняется автоматически</w:t>
            </w:r>
            <w:r w:rsidR="00A75388" w:rsidRPr="00CC5E10">
              <w:rPr>
                <w:color w:val="000000"/>
                <w:sz w:val="20"/>
                <w:szCs w:val="20"/>
              </w:rPr>
              <w:t xml:space="preserve"> системой </w:t>
            </w:r>
            <w:r w:rsidR="00A75388" w:rsidRPr="00CC5E10">
              <w:rPr>
                <w:color w:val="000000"/>
                <w:sz w:val="20"/>
                <w:szCs w:val="20"/>
                <w:lang w:val="en-US"/>
              </w:rPr>
              <w:t>ID</w:t>
            </w:r>
            <w:r w:rsidR="00A75388" w:rsidRPr="006016A9">
              <w:rPr>
                <w:color w:val="000000"/>
                <w:sz w:val="20"/>
                <w:szCs w:val="20"/>
              </w:rPr>
              <w:t xml:space="preserve"> </w:t>
            </w:r>
            <w:r w:rsidR="00A75388" w:rsidRPr="00CC5E10">
              <w:rPr>
                <w:color w:val="000000"/>
                <w:sz w:val="20"/>
                <w:szCs w:val="20"/>
              </w:rPr>
              <w:t>клиента из АБС после сохранения заявки</w:t>
            </w:r>
          </w:p>
        </w:tc>
      </w:tr>
      <w:tr w:rsidR="00BD66E1" w:rsidRPr="0081172A" w14:paraId="5EB3DC1C" w14:textId="77777777" w:rsidTr="002C7CFF">
        <w:trPr>
          <w:trHeight w:val="72"/>
        </w:trPr>
        <w:tc>
          <w:tcPr>
            <w:tcW w:w="829" w:type="pct"/>
          </w:tcPr>
          <w:p w14:paraId="622DFC57" w14:textId="77777777" w:rsidR="002F6723" w:rsidRPr="00CC5E10" w:rsidRDefault="002F6723" w:rsidP="00E22B71">
            <w:pPr>
              <w:spacing w:line="240" w:lineRule="auto"/>
              <w:ind w:firstLine="0"/>
              <w:rPr>
                <w:color w:val="000000"/>
                <w:sz w:val="20"/>
                <w:szCs w:val="20"/>
              </w:rPr>
            </w:pPr>
            <w:r w:rsidRPr="00CC5E10">
              <w:rPr>
                <w:color w:val="000000"/>
                <w:sz w:val="20"/>
                <w:szCs w:val="20"/>
              </w:rPr>
              <w:t>Пол</w:t>
            </w:r>
          </w:p>
        </w:tc>
        <w:tc>
          <w:tcPr>
            <w:tcW w:w="526" w:type="pct"/>
            <w:gridSpan w:val="2"/>
          </w:tcPr>
          <w:p w14:paraId="584CFADC"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1C40BC0A"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A7A979B"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Переключатель</w:t>
            </w:r>
          </w:p>
        </w:tc>
        <w:tc>
          <w:tcPr>
            <w:tcW w:w="687" w:type="pct"/>
            <w:gridSpan w:val="2"/>
          </w:tcPr>
          <w:p w14:paraId="4C171C8E" w14:textId="77777777" w:rsidR="002F6723" w:rsidRPr="00CC5E10" w:rsidRDefault="002F6723" w:rsidP="00E22B71">
            <w:pPr>
              <w:spacing w:line="240" w:lineRule="auto"/>
              <w:ind w:firstLine="0"/>
              <w:rPr>
                <w:color w:val="000000"/>
                <w:sz w:val="20"/>
                <w:szCs w:val="20"/>
              </w:rPr>
            </w:pPr>
            <w:r w:rsidRPr="00CC5E10">
              <w:rPr>
                <w:color w:val="000000"/>
                <w:sz w:val="20"/>
                <w:szCs w:val="20"/>
              </w:rPr>
              <w:t>Значение из справочника «Пол клиента»</w:t>
            </w:r>
          </w:p>
        </w:tc>
        <w:tc>
          <w:tcPr>
            <w:tcW w:w="1895" w:type="pct"/>
            <w:gridSpan w:val="2"/>
          </w:tcPr>
          <w:p w14:paraId="4A3F0B92" w14:textId="77777777" w:rsidR="009C0FBB"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3870E953" w14:textId="1F435682" w:rsidR="002F6723" w:rsidRPr="009C0FBB" w:rsidRDefault="009C0FBB" w:rsidP="00E22B71">
            <w:pPr>
              <w:pStyle w:val="ae"/>
              <w:numPr>
                <w:ilvl w:val="0"/>
                <w:numId w:val="4"/>
              </w:numPr>
              <w:spacing w:line="240" w:lineRule="auto"/>
              <w:ind w:left="0" w:firstLine="0"/>
              <w:rPr>
                <w:color w:val="000000"/>
                <w:sz w:val="20"/>
                <w:szCs w:val="20"/>
              </w:rPr>
            </w:pPr>
            <w:r>
              <w:rPr>
                <w:color w:val="000000"/>
                <w:sz w:val="20"/>
                <w:szCs w:val="20"/>
              </w:rPr>
              <w:t>П</w:t>
            </w:r>
            <w:r w:rsidRPr="009C0FBB">
              <w:rPr>
                <w:color w:val="000000"/>
                <w:sz w:val="20"/>
                <w:szCs w:val="20"/>
              </w:rPr>
              <w:t xml:space="preserve">оле </w:t>
            </w:r>
            <w:r>
              <w:rPr>
                <w:color w:val="000000"/>
                <w:sz w:val="20"/>
                <w:szCs w:val="20"/>
              </w:rPr>
              <w:t>должно</w:t>
            </w:r>
            <w:r w:rsidRPr="009C0FBB">
              <w:rPr>
                <w:color w:val="000000"/>
                <w:sz w:val="20"/>
                <w:szCs w:val="20"/>
              </w:rPr>
              <w:t xml:space="preserve"> обновляться данными из </w:t>
            </w:r>
            <w:proofErr w:type="spellStart"/>
            <w:r>
              <w:rPr>
                <w:color w:val="000000"/>
                <w:sz w:val="20"/>
                <w:szCs w:val="20"/>
                <w:lang w:val="en-US"/>
              </w:rPr>
              <w:t>DaData</w:t>
            </w:r>
            <w:proofErr w:type="spellEnd"/>
            <w:r w:rsidRPr="006016A9">
              <w:rPr>
                <w:color w:val="000000"/>
                <w:sz w:val="20"/>
                <w:szCs w:val="20"/>
              </w:rPr>
              <w:t xml:space="preserve"> </w:t>
            </w:r>
            <w:r w:rsidRPr="009C0FBB">
              <w:rPr>
                <w:color w:val="000000"/>
                <w:sz w:val="20"/>
                <w:szCs w:val="20"/>
              </w:rPr>
              <w:t xml:space="preserve">после того как пользователь заполнит ФИО через подсказку </w:t>
            </w:r>
            <w:proofErr w:type="spellStart"/>
            <w:r>
              <w:rPr>
                <w:color w:val="000000"/>
                <w:sz w:val="20"/>
                <w:szCs w:val="20"/>
                <w:lang w:val="en-US"/>
              </w:rPr>
              <w:t>DaData</w:t>
            </w:r>
            <w:proofErr w:type="spellEnd"/>
          </w:p>
        </w:tc>
      </w:tr>
      <w:tr w:rsidR="00BD66E1" w:rsidRPr="0081172A" w14:paraId="0D862F61" w14:textId="77777777" w:rsidTr="002C7CFF">
        <w:trPr>
          <w:trHeight w:val="72"/>
        </w:trPr>
        <w:tc>
          <w:tcPr>
            <w:tcW w:w="829" w:type="pct"/>
          </w:tcPr>
          <w:p w14:paraId="350FF889" w14:textId="77777777" w:rsidR="002F6723" w:rsidRPr="00CC5E10" w:rsidRDefault="002F6723" w:rsidP="00E22B71">
            <w:pPr>
              <w:spacing w:line="240" w:lineRule="auto"/>
              <w:ind w:firstLine="0"/>
              <w:rPr>
                <w:color w:val="000000"/>
                <w:sz w:val="20"/>
                <w:szCs w:val="20"/>
              </w:rPr>
            </w:pPr>
            <w:r w:rsidRPr="00CC5E10">
              <w:rPr>
                <w:color w:val="000000"/>
                <w:sz w:val="20"/>
                <w:szCs w:val="20"/>
              </w:rPr>
              <w:t>Дата рождения</w:t>
            </w:r>
          </w:p>
        </w:tc>
        <w:tc>
          <w:tcPr>
            <w:tcW w:w="526" w:type="pct"/>
            <w:gridSpan w:val="2"/>
          </w:tcPr>
          <w:p w14:paraId="66A26376"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7ECE9D13"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576CE1BB"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Дата</w:t>
            </w:r>
          </w:p>
        </w:tc>
        <w:tc>
          <w:tcPr>
            <w:tcW w:w="687" w:type="pct"/>
            <w:gridSpan w:val="2"/>
          </w:tcPr>
          <w:p w14:paraId="071C9848" w14:textId="77777777" w:rsidR="002F6723" w:rsidRPr="00CC5E10" w:rsidRDefault="002F6723" w:rsidP="00E22B71">
            <w:pPr>
              <w:spacing w:line="240" w:lineRule="auto"/>
              <w:ind w:firstLine="0"/>
              <w:rPr>
                <w:color w:val="000000"/>
                <w:sz w:val="20"/>
                <w:szCs w:val="20"/>
              </w:rPr>
            </w:pPr>
            <w:r w:rsidRPr="00CC5E10">
              <w:rPr>
                <w:color w:val="000000"/>
                <w:sz w:val="20"/>
                <w:szCs w:val="20"/>
              </w:rPr>
              <w:t>Дата</w:t>
            </w:r>
          </w:p>
        </w:tc>
        <w:tc>
          <w:tcPr>
            <w:tcW w:w="1895" w:type="pct"/>
            <w:gridSpan w:val="2"/>
          </w:tcPr>
          <w:p w14:paraId="65C8B3EB"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6F0AB15C" w14:textId="0A2E816D"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lastRenderedPageBreak/>
              <w:t>Дата не может быть позже чем</w:t>
            </w:r>
            <w:r w:rsidR="00E22B71" w:rsidRPr="00E22B71">
              <w:rPr>
                <w:color w:val="000000"/>
                <w:sz w:val="20"/>
                <w:szCs w:val="20"/>
              </w:rPr>
              <w:t xml:space="preserve"> &lt;</w:t>
            </w:r>
            <w:r w:rsidRPr="00CC5E10">
              <w:rPr>
                <w:color w:val="000000"/>
                <w:sz w:val="20"/>
                <w:szCs w:val="20"/>
              </w:rPr>
              <w:t>текущая дата</w:t>
            </w:r>
            <w:r w:rsidR="00E22B71" w:rsidRPr="00E22B71">
              <w:rPr>
                <w:color w:val="000000"/>
                <w:sz w:val="20"/>
                <w:szCs w:val="20"/>
              </w:rPr>
              <w:t>&gt;</w:t>
            </w:r>
            <w:r w:rsidRPr="00CC5E10">
              <w:rPr>
                <w:color w:val="000000"/>
                <w:sz w:val="20"/>
                <w:szCs w:val="20"/>
              </w:rPr>
              <w:t>–18 лет</w:t>
            </w:r>
          </w:p>
          <w:p w14:paraId="14D84643" w14:textId="78979C1B" w:rsidR="002F6723"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 xml:space="preserve">Дата не может быть </w:t>
            </w:r>
            <w:r w:rsidR="00AF18ED">
              <w:rPr>
                <w:color w:val="000000"/>
                <w:sz w:val="20"/>
                <w:szCs w:val="20"/>
              </w:rPr>
              <w:t>больше</w:t>
            </w:r>
            <w:r w:rsidRPr="00CC5E10">
              <w:rPr>
                <w:color w:val="000000"/>
                <w:sz w:val="20"/>
                <w:szCs w:val="20"/>
              </w:rPr>
              <w:t xml:space="preserve"> чем текущая дата</w:t>
            </w:r>
          </w:p>
          <w:p w14:paraId="084300E6" w14:textId="4BCB0083" w:rsidR="00E22B71" w:rsidRPr="00CC5E10" w:rsidRDefault="00E22B71" w:rsidP="00E22B71">
            <w:pPr>
              <w:pStyle w:val="ae"/>
              <w:numPr>
                <w:ilvl w:val="0"/>
                <w:numId w:val="4"/>
              </w:numPr>
              <w:spacing w:line="240" w:lineRule="auto"/>
              <w:ind w:left="0" w:firstLine="0"/>
              <w:rPr>
                <w:color w:val="000000"/>
                <w:sz w:val="20"/>
                <w:szCs w:val="20"/>
              </w:rPr>
            </w:pPr>
            <w:r>
              <w:rPr>
                <w:color w:val="000000"/>
                <w:sz w:val="20"/>
                <w:szCs w:val="20"/>
              </w:rPr>
              <w:t xml:space="preserve">Дата не может быть меньше, чем </w:t>
            </w:r>
            <w:r w:rsidRPr="00E22B71">
              <w:rPr>
                <w:color w:val="000000"/>
                <w:sz w:val="20"/>
                <w:szCs w:val="20"/>
              </w:rPr>
              <w:t>&lt;</w:t>
            </w:r>
            <w:r w:rsidRPr="00CC5E10">
              <w:rPr>
                <w:color w:val="000000"/>
                <w:sz w:val="20"/>
                <w:szCs w:val="20"/>
              </w:rPr>
              <w:t>текущая дата</w:t>
            </w:r>
            <w:r w:rsidRPr="00E22B71">
              <w:rPr>
                <w:color w:val="000000"/>
                <w:sz w:val="20"/>
                <w:szCs w:val="20"/>
              </w:rPr>
              <w:t>&gt;</w:t>
            </w:r>
            <w:r w:rsidRPr="00CC5E10">
              <w:rPr>
                <w:color w:val="000000"/>
                <w:sz w:val="20"/>
                <w:szCs w:val="20"/>
              </w:rPr>
              <w:t>–1</w:t>
            </w:r>
            <w:r w:rsidRPr="00E22B71">
              <w:rPr>
                <w:color w:val="000000"/>
                <w:sz w:val="20"/>
                <w:szCs w:val="20"/>
              </w:rPr>
              <w:t>00</w:t>
            </w:r>
            <w:r w:rsidRPr="00CC5E10">
              <w:rPr>
                <w:color w:val="000000"/>
                <w:sz w:val="20"/>
                <w:szCs w:val="20"/>
              </w:rPr>
              <w:t xml:space="preserve"> лет</w:t>
            </w:r>
          </w:p>
        </w:tc>
      </w:tr>
      <w:tr w:rsidR="00BD66E1" w:rsidRPr="0081172A" w14:paraId="3C899716" w14:textId="77777777" w:rsidTr="002C7CFF">
        <w:trPr>
          <w:trHeight w:val="72"/>
        </w:trPr>
        <w:tc>
          <w:tcPr>
            <w:tcW w:w="829" w:type="pct"/>
          </w:tcPr>
          <w:p w14:paraId="1BE5D449" w14:textId="77777777" w:rsidR="002F6723" w:rsidRPr="00CC5E10" w:rsidRDefault="002F6723" w:rsidP="00E22B71">
            <w:pPr>
              <w:spacing w:line="240" w:lineRule="auto"/>
              <w:ind w:firstLine="0"/>
              <w:rPr>
                <w:color w:val="000000"/>
                <w:sz w:val="20"/>
                <w:szCs w:val="20"/>
              </w:rPr>
            </w:pPr>
            <w:r w:rsidRPr="00CC5E10">
              <w:rPr>
                <w:color w:val="000000"/>
                <w:sz w:val="20"/>
                <w:szCs w:val="20"/>
              </w:rPr>
              <w:lastRenderedPageBreak/>
              <w:t>Клиент менял ФИО</w:t>
            </w:r>
          </w:p>
        </w:tc>
        <w:tc>
          <w:tcPr>
            <w:tcW w:w="526" w:type="pct"/>
            <w:gridSpan w:val="2"/>
          </w:tcPr>
          <w:p w14:paraId="354EDAAE"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2D282353"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7DFE005"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Переключатель</w:t>
            </w:r>
          </w:p>
        </w:tc>
        <w:tc>
          <w:tcPr>
            <w:tcW w:w="687" w:type="pct"/>
            <w:gridSpan w:val="2"/>
          </w:tcPr>
          <w:p w14:paraId="62A21AD9" w14:textId="77777777" w:rsidR="002F6723" w:rsidRPr="00CC5E10" w:rsidRDefault="002F6723" w:rsidP="00E22B71">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2F91034D"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7FECDA8F"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Значение по умолчанию «Нет»</w:t>
            </w:r>
          </w:p>
        </w:tc>
      </w:tr>
      <w:tr w:rsidR="00BD66E1" w:rsidRPr="0081172A" w14:paraId="187F2143" w14:textId="77777777" w:rsidTr="002C7CFF">
        <w:trPr>
          <w:trHeight w:val="72"/>
        </w:trPr>
        <w:tc>
          <w:tcPr>
            <w:tcW w:w="829" w:type="pct"/>
          </w:tcPr>
          <w:p w14:paraId="0575F9A4" w14:textId="50E38D65" w:rsidR="002F6723" w:rsidRPr="00CC5E10" w:rsidRDefault="00CA11C6" w:rsidP="00E22B71">
            <w:pPr>
              <w:spacing w:line="240" w:lineRule="auto"/>
              <w:ind w:firstLine="0"/>
              <w:rPr>
                <w:color w:val="000000"/>
                <w:sz w:val="20"/>
                <w:szCs w:val="20"/>
              </w:rPr>
            </w:pPr>
            <w:r w:rsidRPr="00CC5E10">
              <w:rPr>
                <w:color w:val="000000"/>
                <w:sz w:val="20"/>
                <w:szCs w:val="20"/>
              </w:rPr>
              <w:t>Предыдущая ф</w:t>
            </w:r>
            <w:r w:rsidR="002F6723" w:rsidRPr="00CC5E10">
              <w:rPr>
                <w:color w:val="000000"/>
                <w:sz w:val="20"/>
                <w:szCs w:val="20"/>
              </w:rPr>
              <w:t>амилия</w:t>
            </w:r>
          </w:p>
        </w:tc>
        <w:tc>
          <w:tcPr>
            <w:tcW w:w="526" w:type="pct"/>
            <w:gridSpan w:val="2"/>
          </w:tcPr>
          <w:p w14:paraId="2B9BBF9C" w14:textId="6BA92A36" w:rsidR="002F6723" w:rsidRPr="00CC5E10" w:rsidRDefault="009C086B" w:rsidP="00E22B71">
            <w:pPr>
              <w:spacing w:line="240" w:lineRule="auto"/>
              <w:ind w:firstLine="0"/>
              <w:rPr>
                <w:color w:val="000000"/>
                <w:sz w:val="20"/>
                <w:szCs w:val="20"/>
              </w:rPr>
            </w:pPr>
            <w:r>
              <w:rPr>
                <w:color w:val="000000"/>
                <w:sz w:val="20"/>
                <w:szCs w:val="20"/>
              </w:rPr>
              <w:t>Нет</w:t>
            </w:r>
          </w:p>
        </w:tc>
        <w:tc>
          <w:tcPr>
            <w:tcW w:w="383" w:type="pct"/>
            <w:gridSpan w:val="2"/>
          </w:tcPr>
          <w:p w14:paraId="1112944C"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10CFEC2C"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13A40F2E"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1ACABAC9" w14:textId="585D4A81"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«Клиент менял ФИО» = «Да».</w:t>
            </w:r>
          </w:p>
          <w:p w14:paraId="654E38C1" w14:textId="77777777" w:rsidR="002F6723"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текстовых символов и специального символа «-».</w:t>
            </w:r>
          </w:p>
          <w:p w14:paraId="7229DD9F" w14:textId="77777777" w:rsidR="009C086B" w:rsidRDefault="009C086B" w:rsidP="00E22B71">
            <w:pPr>
              <w:pStyle w:val="ae"/>
              <w:numPr>
                <w:ilvl w:val="0"/>
                <w:numId w:val="4"/>
              </w:numPr>
              <w:spacing w:line="240" w:lineRule="auto"/>
              <w:ind w:left="0" w:firstLine="0"/>
              <w:rPr>
                <w:color w:val="000000"/>
                <w:sz w:val="20"/>
                <w:szCs w:val="20"/>
              </w:rPr>
            </w:pPr>
            <w:r>
              <w:rPr>
                <w:color w:val="000000"/>
                <w:sz w:val="20"/>
                <w:szCs w:val="20"/>
              </w:rPr>
              <w:t>Обязательно к заполнению хотя бы одно из полей (</w:t>
            </w:r>
            <w:r w:rsidRPr="00CC5E10">
              <w:rPr>
                <w:color w:val="000000"/>
                <w:sz w:val="20"/>
                <w:szCs w:val="20"/>
              </w:rPr>
              <w:t>Предыдущая фамилия</w:t>
            </w:r>
            <w:r>
              <w:rPr>
                <w:color w:val="000000"/>
                <w:sz w:val="20"/>
                <w:szCs w:val="20"/>
              </w:rPr>
              <w:t xml:space="preserve"> / </w:t>
            </w:r>
            <w:r w:rsidRPr="00CC5E10">
              <w:rPr>
                <w:color w:val="000000"/>
                <w:sz w:val="20"/>
                <w:szCs w:val="20"/>
              </w:rPr>
              <w:t>Предыдущее имя</w:t>
            </w:r>
            <w:r>
              <w:rPr>
                <w:color w:val="000000"/>
                <w:sz w:val="20"/>
                <w:szCs w:val="20"/>
              </w:rPr>
              <w:t xml:space="preserve"> / Предыдущее отчество), если </w:t>
            </w:r>
            <w:r w:rsidRPr="00CC5E10">
              <w:rPr>
                <w:color w:val="000000"/>
                <w:sz w:val="20"/>
                <w:szCs w:val="20"/>
              </w:rPr>
              <w:t>«Клиент менял ФИО» = «Да»</w:t>
            </w:r>
          </w:p>
          <w:p w14:paraId="17E71E39" w14:textId="5821766D" w:rsidR="00BD00B7" w:rsidRPr="00CC5E10" w:rsidRDefault="00BD00B7" w:rsidP="00E22B71">
            <w:pPr>
              <w:pStyle w:val="ae"/>
              <w:numPr>
                <w:ilvl w:val="0"/>
                <w:numId w:val="4"/>
              </w:numPr>
              <w:spacing w:line="240" w:lineRule="auto"/>
              <w:ind w:left="0" w:firstLine="0"/>
              <w:rPr>
                <w:color w:val="000000"/>
                <w:sz w:val="20"/>
                <w:szCs w:val="20"/>
              </w:rPr>
            </w:pPr>
            <w:r>
              <w:rPr>
                <w:color w:val="000000"/>
                <w:sz w:val="20"/>
                <w:szCs w:val="20"/>
              </w:rPr>
              <w:t>П</w:t>
            </w:r>
            <w:r w:rsidRPr="009B088F">
              <w:rPr>
                <w:color w:val="000000"/>
                <w:sz w:val="20"/>
                <w:szCs w:val="20"/>
              </w:rPr>
              <w:t xml:space="preserve">ри интеграции </w:t>
            </w:r>
            <w:proofErr w:type="spellStart"/>
            <w:r w:rsidRPr="009B088F">
              <w:rPr>
                <w:color w:val="000000"/>
                <w:sz w:val="20"/>
                <w:szCs w:val="20"/>
              </w:rPr>
              <w:t>DaData</w:t>
            </w:r>
            <w:proofErr w:type="spellEnd"/>
            <w:r w:rsidRPr="009B088F">
              <w:rPr>
                <w:color w:val="000000"/>
                <w:sz w:val="20"/>
                <w:szCs w:val="20"/>
              </w:rPr>
              <w:t xml:space="preserve"> допускаются подсказки</w:t>
            </w:r>
          </w:p>
        </w:tc>
      </w:tr>
      <w:tr w:rsidR="00BD66E1" w:rsidRPr="0081172A" w14:paraId="2BB82BDE" w14:textId="77777777" w:rsidTr="002C7CFF">
        <w:trPr>
          <w:trHeight w:val="72"/>
        </w:trPr>
        <w:tc>
          <w:tcPr>
            <w:tcW w:w="829" w:type="pct"/>
          </w:tcPr>
          <w:p w14:paraId="602BD5CA" w14:textId="4524D79F" w:rsidR="002F6723" w:rsidRPr="00CC5E10" w:rsidRDefault="00CA11C6" w:rsidP="00E22B71">
            <w:pPr>
              <w:spacing w:line="240" w:lineRule="auto"/>
              <w:ind w:firstLine="0"/>
              <w:rPr>
                <w:color w:val="000000"/>
                <w:sz w:val="20"/>
                <w:szCs w:val="20"/>
              </w:rPr>
            </w:pPr>
            <w:r w:rsidRPr="00CC5E10">
              <w:rPr>
                <w:color w:val="000000"/>
                <w:sz w:val="20"/>
                <w:szCs w:val="20"/>
              </w:rPr>
              <w:t>Предыдущее и</w:t>
            </w:r>
            <w:r w:rsidR="002F6723" w:rsidRPr="00CC5E10">
              <w:rPr>
                <w:color w:val="000000"/>
                <w:sz w:val="20"/>
                <w:szCs w:val="20"/>
              </w:rPr>
              <w:t>мя</w:t>
            </w:r>
          </w:p>
        </w:tc>
        <w:tc>
          <w:tcPr>
            <w:tcW w:w="526" w:type="pct"/>
            <w:gridSpan w:val="2"/>
          </w:tcPr>
          <w:p w14:paraId="2B0A709D" w14:textId="20C9CBE4" w:rsidR="002F6723" w:rsidRPr="00CC5E10" w:rsidRDefault="009C086B" w:rsidP="00E22B71">
            <w:pPr>
              <w:spacing w:line="240" w:lineRule="auto"/>
              <w:ind w:firstLine="0"/>
              <w:rPr>
                <w:color w:val="000000"/>
                <w:sz w:val="20"/>
                <w:szCs w:val="20"/>
              </w:rPr>
            </w:pPr>
            <w:r>
              <w:rPr>
                <w:color w:val="000000"/>
                <w:sz w:val="20"/>
                <w:szCs w:val="20"/>
              </w:rPr>
              <w:t>Нет</w:t>
            </w:r>
          </w:p>
        </w:tc>
        <w:tc>
          <w:tcPr>
            <w:tcW w:w="383" w:type="pct"/>
            <w:gridSpan w:val="2"/>
          </w:tcPr>
          <w:p w14:paraId="4A8EF2AE"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6900C72A"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DE57ACF"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2D52272C" w14:textId="3ED8127A"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«Клиент менял ФИО» = «Да».</w:t>
            </w:r>
          </w:p>
          <w:p w14:paraId="64A4CF2A" w14:textId="77777777" w:rsidR="002F6723"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текстовых символов и специального символа «-».</w:t>
            </w:r>
          </w:p>
          <w:p w14:paraId="71F9DFBA" w14:textId="77777777" w:rsidR="009C086B" w:rsidRDefault="009C086B" w:rsidP="00E22B71">
            <w:pPr>
              <w:pStyle w:val="ae"/>
              <w:numPr>
                <w:ilvl w:val="0"/>
                <w:numId w:val="4"/>
              </w:numPr>
              <w:spacing w:line="240" w:lineRule="auto"/>
              <w:ind w:left="0" w:firstLine="0"/>
              <w:rPr>
                <w:color w:val="000000"/>
                <w:sz w:val="20"/>
                <w:szCs w:val="20"/>
              </w:rPr>
            </w:pPr>
            <w:r>
              <w:rPr>
                <w:color w:val="000000"/>
                <w:sz w:val="20"/>
                <w:szCs w:val="20"/>
              </w:rPr>
              <w:t>Обязательно к заполнению хотя бы одно из полей (</w:t>
            </w:r>
            <w:r w:rsidRPr="00CC5E10">
              <w:rPr>
                <w:color w:val="000000"/>
                <w:sz w:val="20"/>
                <w:szCs w:val="20"/>
              </w:rPr>
              <w:t>Предыдущая фамилия</w:t>
            </w:r>
            <w:r>
              <w:rPr>
                <w:color w:val="000000"/>
                <w:sz w:val="20"/>
                <w:szCs w:val="20"/>
              </w:rPr>
              <w:t xml:space="preserve"> / </w:t>
            </w:r>
            <w:r w:rsidRPr="00CC5E10">
              <w:rPr>
                <w:color w:val="000000"/>
                <w:sz w:val="20"/>
                <w:szCs w:val="20"/>
              </w:rPr>
              <w:t>Предыдущее имя</w:t>
            </w:r>
            <w:r>
              <w:rPr>
                <w:color w:val="000000"/>
                <w:sz w:val="20"/>
                <w:szCs w:val="20"/>
              </w:rPr>
              <w:t xml:space="preserve"> / Предыдущее отчество), если </w:t>
            </w:r>
            <w:r w:rsidRPr="00CC5E10">
              <w:rPr>
                <w:color w:val="000000"/>
                <w:sz w:val="20"/>
                <w:szCs w:val="20"/>
              </w:rPr>
              <w:t>«Клиент менял ФИО» = «Да»</w:t>
            </w:r>
          </w:p>
          <w:p w14:paraId="47A54E43" w14:textId="2E73C690" w:rsidR="00BD00B7" w:rsidRPr="00CC5E10" w:rsidRDefault="00BD00B7" w:rsidP="00E22B71">
            <w:pPr>
              <w:pStyle w:val="ae"/>
              <w:numPr>
                <w:ilvl w:val="0"/>
                <w:numId w:val="4"/>
              </w:numPr>
              <w:spacing w:line="240" w:lineRule="auto"/>
              <w:ind w:left="0" w:firstLine="0"/>
              <w:rPr>
                <w:color w:val="000000"/>
                <w:sz w:val="20"/>
                <w:szCs w:val="20"/>
              </w:rPr>
            </w:pPr>
            <w:r>
              <w:rPr>
                <w:color w:val="000000"/>
                <w:sz w:val="20"/>
                <w:szCs w:val="20"/>
              </w:rPr>
              <w:t>П</w:t>
            </w:r>
            <w:r w:rsidRPr="009B088F">
              <w:rPr>
                <w:color w:val="000000"/>
                <w:sz w:val="20"/>
                <w:szCs w:val="20"/>
              </w:rPr>
              <w:t xml:space="preserve">ри интеграции </w:t>
            </w:r>
            <w:proofErr w:type="spellStart"/>
            <w:r w:rsidRPr="009B088F">
              <w:rPr>
                <w:color w:val="000000"/>
                <w:sz w:val="20"/>
                <w:szCs w:val="20"/>
              </w:rPr>
              <w:t>DaData</w:t>
            </w:r>
            <w:proofErr w:type="spellEnd"/>
            <w:r w:rsidRPr="009B088F">
              <w:rPr>
                <w:color w:val="000000"/>
                <w:sz w:val="20"/>
                <w:szCs w:val="20"/>
              </w:rPr>
              <w:t xml:space="preserve"> допускаются подсказки</w:t>
            </w:r>
          </w:p>
        </w:tc>
      </w:tr>
      <w:tr w:rsidR="00BD66E1" w:rsidRPr="0081172A" w14:paraId="7CACB7F7" w14:textId="77777777" w:rsidTr="002C7CFF">
        <w:trPr>
          <w:trHeight w:val="72"/>
        </w:trPr>
        <w:tc>
          <w:tcPr>
            <w:tcW w:w="829" w:type="pct"/>
          </w:tcPr>
          <w:p w14:paraId="5377C115" w14:textId="236830ED" w:rsidR="002F6723" w:rsidRPr="00CC5E10" w:rsidRDefault="00CA11C6" w:rsidP="00E22B71">
            <w:pPr>
              <w:spacing w:line="240" w:lineRule="auto"/>
              <w:ind w:firstLine="0"/>
              <w:rPr>
                <w:color w:val="000000"/>
                <w:sz w:val="20"/>
                <w:szCs w:val="20"/>
              </w:rPr>
            </w:pPr>
            <w:r w:rsidRPr="00CC5E10">
              <w:rPr>
                <w:color w:val="000000"/>
                <w:sz w:val="20"/>
                <w:szCs w:val="20"/>
              </w:rPr>
              <w:t>Предыдущее о</w:t>
            </w:r>
            <w:r w:rsidR="002F6723" w:rsidRPr="00CC5E10">
              <w:rPr>
                <w:color w:val="000000"/>
                <w:sz w:val="20"/>
                <w:szCs w:val="20"/>
              </w:rPr>
              <w:t>тчество</w:t>
            </w:r>
          </w:p>
        </w:tc>
        <w:tc>
          <w:tcPr>
            <w:tcW w:w="526" w:type="pct"/>
            <w:gridSpan w:val="2"/>
          </w:tcPr>
          <w:p w14:paraId="443477C5" w14:textId="77777777" w:rsidR="002F6723" w:rsidRPr="00CC5E10" w:rsidRDefault="002F6723" w:rsidP="00E22B71">
            <w:pPr>
              <w:spacing w:line="240" w:lineRule="auto"/>
              <w:ind w:firstLine="0"/>
              <w:rPr>
                <w:color w:val="000000"/>
                <w:sz w:val="20"/>
                <w:szCs w:val="20"/>
              </w:rPr>
            </w:pPr>
            <w:r w:rsidRPr="00CC5E10">
              <w:rPr>
                <w:color w:val="000000"/>
                <w:sz w:val="20"/>
                <w:szCs w:val="20"/>
              </w:rPr>
              <w:t>Нет</w:t>
            </w:r>
          </w:p>
        </w:tc>
        <w:tc>
          <w:tcPr>
            <w:tcW w:w="383" w:type="pct"/>
            <w:gridSpan w:val="2"/>
          </w:tcPr>
          <w:p w14:paraId="2BE3A0C7"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569BAE76"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2D80B93D"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2997DFF6" w14:textId="6A92F97E"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«Клиент менял ФИО» = «Да».</w:t>
            </w:r>
          </w:p>
          <w:p w14:paraId="47E45414" w14:textId="3D6F0C08" w:rsidR="009C086B"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текстовых символов и специального символа «-».</w:t>
            </w:r>
          </w:p>
          <w:p w14:paraId="25744353" w14:textId="77777777" w:rsidR="002F6723" w:rsidRDefault="009C086B" w:rsidP="00E22B71">
            <w:pPr>
              <w:pStyle w:val="ae"/>
              <w:numPr>
                <w:ilvl w:val="0"/>
                <w:numId w:val="4"/>
              </w:numPr>
              <w:spacing w:line="240" w:lineRule="auto"/>
              <w:ind w:left="0" w:firstLine="0"/>
              <w:rPr>
                <w:color w:val="000000"/>
                <w:sz w:val="20"/>
                <w:szCs w:val="20"/>
              </w:rPr>
            </w:pPr>
            <w:r>
              <w:rPr>
                <w:color w:val="000000"/>
                <w:sz w:val="20"/>
                <w:szCs w:val="20"/>
              </w:rPr>
              <w:t xml:space="preserve"> Обязательно к заполнению хотя бы одно из полей (</w:t>
            </w:r>
            <w:r w:rsidRPr="00CC5E10">
              <w:rPr>
                <w:color w:val="000000"/>
                <w:sz w:val="20"/>
                <w:szCs w:val="20"/>
              </w:rPr>
              <w:t>Предыдущая фамилия</w:t>
            </w:r>
            <w:r>
              <w:rPr>
                <w:color w:val="000000"/>
                <w:sz w:val="20"/>
                <w:szCs w:val="20"/>
              </w:rPr>
              <w:t xml:space="preserve"> / </w:t>
            </w:r>
            <w:r w:rsidRPr="00CC5E10">
              <w:rPr>
                <w:color w:val="000000"/>
                <w:sz w:val="20"/>
                <w:szCs w:val="20"/>
              </w:rPr>
              <w:t>Предыдущее имя</w:t>
            </w:r>
            <w:r>
              <w:rPr>
                <w:color w:val="000000"/>
                <w:sz w:val="20"/>
                <w:szCs w:val="20"/>
              </w:rPr>
              <w:t xml:space="preserve"> / Предыдущее отчество), если </w:t>
            </w:r>
            <w:r w:rsidRPr="00CC5E10">
              <w:rPr>
                <w:color w:val="000000"/>
                <w:sz w:val="20"/>
                <w:szCs w:val="20"/>
              </w:rPr>
              <w:t>«Клиент менял ФИО» = «Да»</w:t>
            </w:r>
          </w:p>
          <w:p w14:paraId="3E4F20DE" w14:textId="2E1DA0DE" w:rsidR="00BD00B7" w:rsidRPr="00CC5E10" w:rsidRDefault="00BD00B7" w:rsidP="00E22B71">
            <w:pPr>
              <w:pStyle w:val="ae"/>
              <w:numPr>
                <w:ilvl w:val="0"/>
                <w:numId w:val="4"/>
              </w:numPr>
              <w:spacing w:line="240" w:lineRule="auto"/>
              <w:ind w:left="0" w:firstLine="0"/>
              <w:rPr>
                <w:color w:val="000000"/>
                <w:sz w:val="20"/>
                <w:szCs w:val="20"/>
              </w:rPr>
            </w:pPr>
            <w:r>
              <w:rPr>
                <w:color w:val="000000"/>
                <w:sz w:val="20"/>
                <w:szCs w:val="20"/>
              </w:rPr>
              <w:t>П</w:t>
            </w:r>
            <w:r w:rsidRPr="009B088F">
              <w:rPr>
                <w:color w:val="000000"/>
                <w:sz w:val="20"/>
                <w:szCs w:val="20"/>
              </w:rPr>
              <w:t xml:space="preserve">ри интеграции </w:t>
            </w:r>
            <w:proofErr w:type="spellStart"/>
            <w:r w:rsidRPr="009B088F">
              <w:rPr>
                <w:color w:val="000000"/>
                <w:sz w:val="20"/>
                <w:szCs w:val="20"/>
              </w:rPr>
              <w:t>DaData</w:t>
            </w:r>
            <w:proofErr w:type="spellEnd"/>
            <w:r w:rsidRPr="009B088F">
              <w:rPr>
                <w:color w:val="000000"/>
                <w:sz w:val="20"/>
                <w:szCs w:val="20"/>
              </w:rPr>
              <w:t xml:space="preserve"> допускаются подсказки</w:t>
            </w:r>
          </w:p>
        </w:tc>
      </w:tr>
      <w:tr w:rsidR="00BD66E1" w:rsidRPr="0081172A" w14:paraId="2037F87F" w14:textId="77777777" w:rsidTr="002C7CFF">
        <w:trPr>
          <w:trHeight w:val="72"/>
        </w:trPr>
        <w:tc>
          <w:tcPr>
            <w:tcW w:w="829" w:type="pct"/>
          </w:tcPr>
          <w:p w14:paraId="2E00501B" w14:textId="6811EC2D" w:rsidR="002F6723" w:rsidRPr="00CC5E10" w:rsidRDefault="002F6723" w:rsidP="00E22B71">
            <w:pPr>
              <w:spacing w:line="240" w:lineRule="auto"/>
              <w:ind w:firstLine="0"/>
              <w:rPr>
                <w:color w:val="000000"/>
                <w:sz w:val="20"/>
                <w:szCs w:val="20"/>
                <w:lang w:val="en-US"/>
              </w:rPr>
            </w:pPr>
            <w:r w:rsidRPr="00CC5E10">
              <w:rPr>
                <w:color w:val="000000"/>
                <w:sz w:val="20"/>
                <w:szCs w:val="20"/>
              </w:rPr>
              <w:t>Распознать документ</w:t>
            </w:r>
          </w:p>
        </w:tc>
        <w:tc>
          <w:tcPr>
            <w:tcW w:w="526" w:type="pct"/>
            <w:gridSpan w:val="2"/>
          </w:tcPr>
          <w:p w14:paraId="77236630" w14:textId="37FB0E84" w:rsidR="002F6723" w:rsidRPr="00CC5E10" w:rsidRDefault="002F6723"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24142D82" w14:textId="1D734655" w:rsidR="002F6723" w:rsidRPr="00CC5E10" w:rsidRDefault="002F6723"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3522A79F" w14:textId="11F60A8F"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0D855EF9" w14:textId="69BB0709" w:rsidR="002F6723" w:rsidRPr="00CC5E10" w:rsidRDefault="002F6723" w:rsidP="00E22B71">
            <w:pPr>
              <w:spacing w:line="240" w:lineRule="auto"/>
              <w:ind w:firstLine="0"/>
              <w:rPr>
                <w:color w:val="000000"/>
                <w:sz w:val="20"/>
                <w:szCs w:val="20"/>
              </w:rPr>
            </w:pPr>
            <w:r w:rsidRPr="00CC5E10">
              <w:rPr>
                <w:color w:val="000000"/>
                <w:sz w:val="20"/>
                <w:szCs w:val="20"/>
              </w:rPr>
              <w:t>-</w:t>
            </w:r>
          </w:p>
        </w:tc>
        <w:tc>
          <w:tcPr>
            <w:tcW w:w="1895" w:type="pct"/>
            <w:gridSpan w:val="2"/>
          </w:tcPr>
          <w:p w14:paraId="01BF88E0"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129E6B31" w14:textId="3079FB8D"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Открывает всплывающее окно, в котором имеется поле (раскрывающийся список) «Тип документа» (значения по справочнику типов документов) и контейнер для прикрепления файлов</w:t>
            </w:r>
            <w:r w:rsidR="00A75388" w:rsidRPr="00CC5E10">
              <w:rPr>
                <w:color w:val="000000"/>
                <w:sz w:val="20"/>
                <w:szCs w:val="20"/>
              </w:rPr>
              <w:t xml:space="preserve"> с </w:t>
            </w:r>
            <w:r w:rsidR="00A75388" w:rsidRPr="00CC5E10">
              <w:rPr>
                <w:color w:val="000000"/>
                <w:sz w:val="20"/>
                <w:szCs w:val="20"/>
                <w:lang w:val="en-US"/>
              </w:rPr>
              <w:t>drag</w:t>
            </w:r>
            <w:r w:rsidR="00A75388" w:rsidRPr="003C03F0">
              <w:rPr>
                <w:color w:val="000000"/>
                <w:sz w:val="20"/>
                <w:szCs w:val="20"/>
              </w:rPr>
              <w:t>&amp;</w:t>
            </w:r>
            <w:r w:rsidR="00A75388" w:rsidRPr="00CC5E10">
              <w:rPr>
                <w:color w:val="000000"/>
                <w:sz w:val="20"/>
                <w:szCs w:val="20"/>
                <w:lang w:val="en-US"/>
              </w:rPr>
              <w:t>drop</w:t>
            </w:r>
            <w:r w:rsidRPr="00CC5E10">
              <w:rPr>
                <w:color w:val="000000"/>
                <w:sz w:val="20"/>
                <w:szCs w:val="20"/>
              </w:rPr>
              <w:t xml:space="preserve">, предназначенных для распознавания. </w:t>
            </w:r>
          </w:p>
          <w:p w14:paraId="6282FF68" w14:textId="33E1D413"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На всплывающем окне имеются кнопки «Отменить» и «Распознать».</w:t>
            </w:r>
          </w:p>
          <w:p w14:paraId="2536FE1D" w14:textId="5A664BDE"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Нажатие кнопки «Отменить» закрывает всплывающее окно.</w:t>
            </w:r>
          </w:p>
          <w:p w14:paraId="4F579E6F"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 xml:space="preserve">При нажатии кнопки «Распознать» выполняется проверка </w:t>
            </w:r>
            <w:r w:rsidRPr="00CC5E10">
              <w:rPr>
                <w:color w:val="000000"/>
                <w:sz w:val="20"/>
                <w:szCs w:val="20"/>
              </w:rPr>
              <w:lastRenderedPageBreak/>
              <w:t>наличия вложения в контейнере для файлов. Если файлы отсутствуют, выдается предупреждение: «Отсутствуют файлы для распознавания».</w:t>
            </w:r>
          </w:p>
          <w:p w14:paraId="509932A0" w14:textId="4285053E"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Если имеются файлы для распознавания, то выполняется запрос в систему распознавания (интеграция со сторонней системой), ожидание распознавания и заполнения соответствующих полей Заявки.</w:t>
            </w:r>
          </w:p>
        </w:tc>
      </w:tr>
      <w:tr w:rsidR="00AA32AA" w:rsidRPr="00CC5E10" w14:paraId="36690D5E" w14:textId="77777777" w:rsidTr="003C03F0">
        <w:trPr>
          <w:trHeight w:val="318"/>
        </w:trPr>
        <w:tc>
          <w:tcPr>
            <w:tcW w:w="5000" w:type="pct"/>
            <w:gridSpan w:val="11"/>
          </w:tcPr>
          <w:p w14:paraId="6E3D0801" w14:textId="675CEEAD" w:rsidR="00AA32AA" w:rsidRPr="00CC5E10" w:rsidRDefault="00AA32AA" w:rsidP="00E22B71">
            <w:pPr>
              <w:pStyle w:val="ae"/>
              <w:spacing w:line="240" w:lineRule="auto"/>
              <w:ind w:left="0" w:firstLine="0"/>
              <w:jc w:val="left"/>
              <w:rPr>
                <w:b/>
                <w:color w:val="000000"/>
                <w:sz w:val="20"/>
                <w:szCs w:val="20"/>
              </w:rPr>
            </w:pPr>
            <w:r w:rsidRPr="00CC5E10">
              <w:rPr>
                <w:b/>
                <w:color w:val="000000"/>
                <w:sz w:val="20"/>
                <w:szCs w:val="20"/>
              </w:rPr>
              <w:t>Блок «Паспортные данные»</w:t>
            </w:r>
          </w:p>
        </w:tc>
      </w:tr>
      <w:tr w:rsidR="00BD66E1" w:rsidRPr="0081172A" w14:paraId="095DF3B8" w14:textId="77777777" w:rsidTr="002C7CFF">
        <w:trPr>
          <w:trHeight w:val="72"/>
        </w:trPr>
        <w:tc>
          <w:tcPr>
            <w:tcW w:w="829" w:type="pct"/>
          </w:tcPr>
          <w:p w14:paraId="68EB598F" w14:textId="77777777" w:rsidR="002F6723" w:rsidRPr="00CC5E10" w:rsidRDefault="002F6723" w:rsidP="00E22B71">
            <w:pPr>
              <w:spacing w:line="240" w:lineRule="auto"/>
              <w:ind w:firstLine="0"/>
              <w:rPr>
                <w:color w:val="000000"/>
                <w:sz w:val="20"/>
                <w:szCs w:val="20"/>
              </w:rPr>
            </w:pPr>
            <w:r w:rsidRPr="00CC5E10">
              <w:rPr>
                <w:color w:val="000000"/>
                <w:sz w:val="20"/>
                <w:szCs w:val="20"/>
              </w:rPr>
              <w:t>Серия</w:t>
            </w:r>
          </w:p>
        </w:tc>
        <w:tc>
          <w:tcPr>
            <w:tcW w:w="526" w:type="pct"/>
            <w:gridSpan w:val="2"/>
          </w:tcPr>
          <w:p w14:paraId="172231FD"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15E4630C"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5B8764F"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409FA252"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730A4D20"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4722F3BD" w14:textId="2D98E3A4"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 xml:space="preserve">Ограничение на формат: только 4 числовых символа. </w:t>
            </w:r>
          </w:p>
          <w:p w14:paraId="22ED6C3C" w14:textId="7AA44999"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Не должно быть трех одинаковых цифр подряд</w:t>
            </w:r>
          </w:p>
        </w:tc>
      </w:tr>
      <w:tr w:rsidR="00BD66E1" w:rsidRPr="0081172A" w14:paraId="11B073CE" w14:textId="77777777" w:rsidTr="002C7CFF">
        <w:trPr>
          <w:trHeight w:val="72"/>
        </w:trPr>
        <w:tc>
          <w:tcPr>
            <w:tcW w:w="829" w:type="pct"/>
          </w:tcPr>
          <w:p w14:paraId="745B9CFA" w14:textId="77777777" w:rsidR="002F6723" w:rsidRPr="00CC5E10" w:rsidRDefault="002F6723" w:rsidP="00E22B71">
            <w:pPr>
              <w:spacing w:line="240" w:lineRule="auto"/>
              <w:ind w:firstLine="0"/>
              <w:rPr>
                <w:color w:val="000000"/>
                <w:sz w:val="20"/>
                <w:szCs w:val="20"/>
              </w:rPr>
            </w:pPr>
            <w:r w:rsidRPr="00CC5E10">
              <w:rPr>
                <w:color w:val="000000"/>
                <w:sz w:val="20"/>
                <w:szCs w:val="20"/>
              </w:rPr>
              <w:t>Номер</w:t>
            </w:r>
          </w:p>
        </w:tc>
        <w:tc>
          <w:tcPr>
            <w:tcW w:w="526" w:type="pct"/>
            <w:gridSpan w:val="2"/>
          </w:tcPr>
          <w:p w14:paraId="5AB67F7B"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26456887"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FC7CA86"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3EB15B75"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3763621D"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350E7D1C" w14:textId="7D01EE61"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 xml:space="preserve">Ограничение на формат: только 6 числовых символа. </w:t>
            </w:r>
          </w:p>
          <w:p w14:paraId="07E25A57"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 xml:space="preserve">Не должно быть шести одинаковых цифр подряд </w:t>
            </w:r>
          </w:p>
        </w:tc>
      </w:tr>
      <w:tr w:rsidR="00BD66E1" w:rsidRPr="0081172A" w14:paraId="22D31ABB" w14:textId="77777777" w:rsidTr="002C7CFF">
        <w:trPr>
          <w:trHeight w:val="72"/>
        </w:trPr>
        <w:tc>
          <w:tcPr>
            <w:tcW w:w="829" w:type="pct"/>
          </w:tcPr>
          <w:p w14:paraId="39576227" w14:textId="77777777" w:rsidR="002F6723" w:rsidRPr="00CC5E10" w:rsidRDefault="002F6723" w:rsidP="00E22B71">
            <w:pPr>
              <w:spacing w:line="240" w:lineRule="auto"/>
              <w:ind w:firstLine="0"/>
              <w:rPr>
                <w:color w:val="000000"/>
                <w:sz w:val="20"/>
                <w:szCs w:val="20"/>
              </w:rPr>
            </w:pPr>
            <w:r w:rsidRPr="00CC5E10">
              <w:rPr>
                <w:color w:val="000000"/>
                <w:sz w:val="20"/>
                <w:szCs w:val="20"/>
              </w:rPr>
              <w:t>Код подразделения</w:t>
            </w:r>
          </w:p>
        </w:tc>
        <w:tc>
          <w:tcPr>
            <w:tcW w:w="526" w:type="pct"/>
            <w:gridSpan w:val="2"/>
          </w:tcPr>
          <w:p w14:paraId="5F7E8BC8"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14C57218"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5B6AE8D"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7C533B06"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2CB61ED3"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13E3E5F9"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Ограничение на формат: только 6 числовых символа.</w:t>
            </w:r>
          </w:p>
          <w:p w14:paraId="28FA3BC1" w14:textId="77777777" w:rsidR="002F6723" w:rsidRPr="00CC5E10" w:rsidRDefault="002F6723" w:rsidP="00E22B71">
            <w:pPr>
              <w:pStyle w:val="ae"/>
              <w:numPr>
                <w:ilvl w:val="0"/>
                <w:numId w:val="4"/>
              </w:numPr>
              <w:spacing w:line="240" w:lineRule="auto"/>
              <w:ind w:left="0" w:firstLine="0"/>
              <w:rPr>
                <w:color w:val="000000"/>
                <w:sz w:val="20"/>
                <w:szCs w:val="20"/>
              </w:rPr>
            </w:pPr>
            <w:r w:rsidRPr="00CC5E10">
              <w:rPr>
                <w:color w:val="000000"/>
                <w:sz w:val="20"/>
                <w:szCs w:val="20"/>
              </w:rPr>
              <w:t>Форма заполнения «</w:t>
            </w:r>
            <w:r w:rsidRPr="00CC5E10">
              <w:rPr>
                <w:color w:val="000000"/>
                <w:sz w:val="20"/>
                <w:szCs w:val="20"/>
                <w:lang w:val="en-US"/>
              </w:rPr>
              <w:t>xxx</w:t>
            </w:r>
            <w:r w:rsidRPr="00CC5E10">
              <w:rPr>
                <w:color w:val="000000"/>
                <w:sz w:val="20"/>
                <w:szCs w:val="20"/>
              </w:rPr>
              <w:t xml:space="preserve"> </w:t>
            </w:r>
            <w:r w:rsidRPr="00CC5E10">
              <w:rPr>
                <w:color w:val="000000"/>
                <w:sz w:val="20"/>
                <w:szCs w:val="20"/>
                <w:lang w:val="en-US"/>
              </w:rPr>
              <w:t>-xxx</w:t>
            </w:r>
            <w:r w:rsidRPr="00CC5E10">
              <w:rPr>
                <w:color w:val="000000"/>
                <w:sz w:val="20"/>
                <w:szCs w:val="20"/>
              </w:rPr>
              <w:t xml:space="preserve">» </w:t>
            </w:r>
          </w:p>
        </w:tc>
      </w:tr>
      <w:tr w:rsidR="00BD66E1" w:rsidRPr="0081172A" w14:paraId="61AA816C" w14:textId="77777777" w:rsidTr="002C7CFF">
        <w:trPr>
          <w:trHeight w:val="72"/>
        </w:trPr>
        <w:tc>
          <w:tcPr>
            <w:tcW w:w="829" w:type="pct"/>
          </w:tcPr>
          <w:p w14:paraId="17B53394" w14:textId="77777777" w:rsidR="002F6723" w:rsidRPr="00CC5E10" w:rsidRDefault="002F6723" w:rsidP="00E22B71">
            <w:pPr>
              <w:spacing w:line="240" w:lineRule="auto"/>
              <w:ind w:firstLine="0"/>
              <w:rPr>
                <w:color w:val="000000"/>
                <w:sz w:val="20"/>
                <w:szCs w:val="20"/>
              </w:rPr>
            </w:pPr>
            <w:r w:rsidRPr="00CC5E10">
              <w:rPr>
                <w:color w:val="000000"/>
                <w:sz w:val="20"/>
                <w:szCs w:val="20"/>
              </w:rPr>
              <w:t>Кем выдан</w:t>
            </w:r>
          </w:p>
        </w:tc>
        <w:tc>
          <w:tcPr>
            <w:tcW w:w="526" w:type="pct"/>
            <w:gridSpan w:val="2"/>
          </w:tcPr>
          <w:p w14:paraId="18723D66"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Да, если признак «Ввести вручную подразделение» = «Нет»</w:t>
            </w:r>
          </w:p>
        </w:tc>
        <w:tc>
          <w:tcPr>
            <w:tcW w:w="383" w:type="pct"/>
            <w:gridSpan w:val="2"/>
          </w:tcPr>
          <w:p w14:paraId="71AA42C0"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2BCFB1A4"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Раскрывающийся список</w:t>
            </w:r>
          </w:p>
        </w:tc>
        <w:tc>
          <w:tcPr>
            <w:tcW w:w="687" w:type="pct"/>
            <w:gridSpan w:val="2"/>
          </w:tcPr>
          <w:p w14:paraId="59DEBE03" w14:textId="77777777" w:rsidR="002F6723" w:rsidRPr="00CC5E10" w:rsidRDefault="002F6723" w:rsidP="00E22B71">
            <w:pPr>
              <w:spacing w:line="240" w:lineRule="auto"/>
              <w:ind w:firstLine="0"/>
              <w:rPr>
                <w:color w:val="000000"/>
                <w:sz w:val="20"/>
                <w:szCs w:val="20"/>
              </w:rPr>
            </w:pPr>
            <w:r w:rsidRPr="00CC5E10">
              <w:rPr>
                <w:color w:val="000000"/>
                <w:sz w:val="20"/>
                <w:szCs w:val="20"/>
              </w:rPr>
              <w:t>Значение из выведенного списка</w:t>
            </w:r>
          </w:p>
        </w:tc>
        <w:tc>
          <w:tcPr>
            <w:tcW w:w="1895" w:type="pct"/>
            <w:gridSpan w:val="2"/>
          </w:tcPr>
          <w:p w14:paraId="2034FA59" w14:textId="0BCCAB85" w:rsidR="002F6723" w:rsidRPr="00CC5E10" w:rsidRDefault="002F6723"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w:t>
            </w:r>
            <w:r w:rsidR="003C03F0">
              <w:rPr>
                <w:color w:val="000000"/>
                <w:sz w:val="20"/>
                <w:szCs w:val="20"/>
              </w:rPr>
              <w:t xml:space="preserve"> д</w:t>
            </w:r>
            <w:r w:rsidRPr="00CC5E10">
              <w:rPr>
                <w:color w:val="000000"/>
                <w:sz w:val="20"/>
                <w:szCs w:val="20"/>
              </w:rPr>
              <w:t>а, если признак «Ввести вручную подразделение» = «Нет».</w:t>
            </w:r>
          </w:p>
          <w:p w14:paraId="512C6656" w14:textId="2DB01BB9" w:rsidR="002F6723" w:rsidRPr="00CC5E10" w:rsidRDefault="002F6723" w:rsidP="009C086B">
            <w:pPr>
              <w:pStyle w:val="ae"/>
              <w:numPr>
                <w:ilvl w:val="0"/>
                <w:numId w:val="4"/>
              </w:numPr>
              <w:spacing w:line="240" w:lineRule="auto"/>
              <w:ind w:left="0" w:firstLine="0"/>
              <w:rPr>
                <w:color w:val="000000"/>
                <w:sz w:val="20"/>
                <w:szCs w:val="20"/>
              </w:rPr>
            </w:pPr>
            <w:proofErr w:type="spellStart"/>
            <w:r w:rsidRPr="00CC5E10">
              <w:rPr>
                <w:color w:val="000000"/>
                <w:sz w:val="20"/>
                <w:szCs w:val="20"/>
              </w:rPr>
              <w:t>Предзаполняется</w:t>
            </w:r>
            <w:proofErr w:type="spellEnd"/>
            <w:r w:rsidRPr="00CC5E10">
              <w:rPr>
                <w:color w:val="000000"/>
                <w:sz w:val="20"/>
                <w:szCs w:val="20"/>
              </w:rPr>
              <w:t xml:space="preserve"> по вводу кода подразделения.</w:t>
            </w:r>
          </w:p>
          <w:p w14:paraId="2F5EC4A4" w14:textId="7DE46AAD" w:rsidR="002F6723" w:rsidRPr="00CC5E10" w:rsidRDefault="002F6723"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При получении множества значений из ответа </w:t>
            </w:r>
            <w:proofErr w:type="spellStart"/>
            <w:r w:rsidR="001B1F5A" w:rsidRPr="00CC5E10">
              <w:rPr>
                <w:color w:val="000000"/>
                <w:sz w:val="20"/>
                <w:szCs w:val="20"/>
              </w:rPr>
              <w:t>DaData</w:t>
            </w:r>
            <w:proofErr w:type="spellEnd"/>
            <w:r w:rsidRPr="00CC5E10">
              <w:rPr>
                <w:color w:val="000000"/>
                <w:sz w:val="20"/>
                <w:szCs w:val="20"/>
              </w:rPr>
              <w:t>, Пользователю необходимо выбрать нужное значение из списка.</w:t>
            </w:r>
          </w:p>
        </w:tc>
      </w:tr>
      <w:tr w:rsidR="00BD66E1" w:rsidRPr="0081172A" w14:paraId="42CC450B" w14:textId="77777777" w:rsidTr="002C7CFF">
        <w:trPr>
          <w:trHeight w:val="72"/>
        </w:trPr>
        <w:tc>
          <w:tcPr>
            <w:tcW w:w="829" w:type="pct"/>
          </w:tcPr>
          <w:p w14:paraId="6533EEC3" w14:textId="77777777" w:rsidR="002F6723" w:rsidRPr="00CC5E10" w:rsidRDefault="002F6723" w:rsidP="00E22B71">
            <w:pPr>
              <w:spacing w:line="240" w:lineRule="auto"/>
              <w:ind w:firstLine="0"/>
              <w:rPr>
                <w:color w:val="000000"/>
                <w:sz w:val="20"/>
                <w:szCs w:val="20"/>
              </w:rPr>
            </w:pPr>
            <w:r w:rsidRPr="00CC5E10">
              <w:rPr>
                <w:color w:val="000000"/>
                <w:sz w:val="20"/>
                <w:szCs w:val="20"/>
              </w:rPr>
              <w:t>Ввести вручную подразделение</w:t>
            </w:r>
          </w:p>
        </w:tc>
        <w:tc>
          <w:tcPr>
            <w:tcW w:w="526" w:type="pct"/>
            <w:gridSpan w:val="2"/>
          </w:tcPr>
          <w:p w14:paraId="1B85341C"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602CE97E"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36066004"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Переключатель</w:t>
            </w:r>
          </w:p>
        </w:tc>
        <w:tc>
          <w:tcPr>
            <w:tcW w:w="687" w:type="pct"/>
            <w:gridSpan w:val="2"/>
          </w:tcPr>
          <w:p w14:paraId="2D9E39BE" w14:textId="77777777" w:rsidR="002F6723" w:rsidRPr="00CC5E10" w:rsidRDefault="002F6723" w:rsidP="00E22B71">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1AD6FEA1" w14:textId="77777777" w:rsidR="002F6723" w:rsidRPr="00CC5E10" w:rsidRDefault="002F6723"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2A1A0205" w14:textId="77777777" w:rsidR="002F6723" w:rsidRPr="00CC5E10" w:rsidRDefault="002F6723" w:rsidP="009C086B">
            <w:pPr>
              <w:pStyle w:val="ae"/>
              <w:numPr>
                <w:ilvl w:val="0"/>
                <w:numId w:val="4"/>
              </w:numPr>
              <w:spacing w:line="240" w:lineRule="auto"/>
              <w:ind w:left="0" w:firstLine="0"/>
              <w:rPr>
                <w:color w:val="000000"/>
                <w:sz w:val="20"/>
                <w:szCs w:val="20"/>
              </w:rPr>
            </w:pPr>
            <w:r w:rsidRPr="00CC5E10">
              <w:rPr>
                <w:color w:val="000000"/>
                <w:sz w:val="20"/>
                <w:szCs w:val="20"/>
              </w:rPr>
              <w:t>Значение по умолчанию «Нет»</w:t>
            </w:r>
          </w:p>
        </w:tc>
      </w:tr>
      <w:tr w:rsidR="00BD66E1" w:rsidRPr="0081172A" w14:paraId="35C61681" w14:textId="77777777" w:rsidTr="002C7CFF">
        <w:trPr>
          <w:trHeight w:val="72"/>
        </w:trPr>
        <w:tc>
          <w:tcPr>
            <w:tcW w:w="829" w:type="pct"/>
          </w:tcPr>
          <w:p w14:paraId="31819EEC" w14:textId="77777777" w:rsidR="002F6723" w:rsidRPr="00CC5E10" w:rsidRDefault="002F6723" w:rsidP="00E22B71">
            <w:pPr>
              <w:spacing w:line="240" w:lineRule="auto"/>
              <w:ind w:firstLine="0"/>
              <w:rPr>
                <w:color w:val="000000"/>
                <w:sz w:val="20"/>
                <w:szCs w:val="20"/>
              </w:rPr>
            </w:pPr>
            <w:r w:rsidRPr="00CC5E10">
              <w:rPr>
                <w:color w:val="000000"/>
                <w:sz w:val="20"/>
                <w:szCs w:val="20"/>
              </w:rPr>
              <w:t>Кем выдан</w:t>
            </w:r>
          </w:p>
        </w:tc>
        <w:tc>
          <w:tcPr>
            <w:tcW w:w="526" w:type="pct"/>
            <w:gridSpan w:val="2"/>
          </w:tcPr>
          <w:p w14:paraId="15DD0658"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Если активирован признак «Ввести вручную подразделение» = «Да»</w:t>
            </w:r>
          </w:p>
        </w:tc>
        <w:tc>
          <w:tcPr>
            <w:tcW w:w="383" w:type="pct"/>
            <w:gridSpan w:val="2"/>
          </w:tcPr>
          <w:p w14:paraId="5B4925E6" w14:textId="77777777" w:rsidR="002F6723" w:rsidRPr="00CC5E10" w:rsidRDefault="002F6723" w:rsidP="00E22B71">
            <w:pPr>
              <w:spacing w:line="240" w:lineRule="auto"/>
              <w:ind w:firstLine="0"/>
              <w:rPr>
                <w:color w:val="000000"/>
                <w:sz w:val="20"/>
                <w:szCs w:val="20"/>
              </w:rPr>
            </w:pPr>
            <w:r w:rsidRPr="00CC5E10">
              <w:rPr>
                <w:color w:val="000000"/>
                <w:sz w:val="20"/>
                <w:szCs w:val="20"/>
              </w:rPr>
              <w:t>Да, если признак «Ввести вручную подразделение» = «Да»</w:t>
            </w:r>
          </w:p>
        </w:tc>
        <w:tc>
          <w:tcPr>
            <w:tcW w:w="680" w:type="pct"/>
            <w:gridSpan w:val="2"/>
          </w:tcPr>
          <w:p w14:paraId="203FD0C8"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4B395588" w14:textId="77777777" w:rsidR="002F6723" w:rsidRPr="00CC5E10" w:rsidRDefault="002F6723"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71932A2E" w14:textId="09B55B56" w:rsidR="002F6723" w:rsidRPr="00CC5E10" w:rsidRDefault="002F6723"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 подразделение» = «Да»</w:t>
            </w:r>
          </w:p>
        </w:tc>
      </w:tr>
      <w:tr w:rsidR="00BD66E1" w:rsidRPr="0081172A" w14:paraId="545BBC0F" w14:textId="77777777" w:rsidTr="002C7CFF">
        <w:trPr>
          <w:trHeight w:val="72"/>
        </w:trPr>
        <w:tc>
          <w:tcPr>
            <w:tcW w:w="829" w:type="pct"/>
          </w:tcPr>
          <w:p w14:paraId="0B5A2D01" w14:textId="77777777" w:rsidR="002F6723" w:rsidRPr="00CC5E10" w:rsidRDefault="002F6723" w:rsidP="00E22B71">
            <w:pPr>
              <w:spacing w:line="240" w:lineRule="auto"/>
              <w:ind w:firstLine="0"/>
              <w:rPr>
                <w:color w:val="000000"/>
                <w:sz w:val="20"/>
                <w:szCs w:val="20"/>
              </w:rPr>
            </w:pPr>
            <w:r w:rsidRPr="00CC5E10">
              <w:rPr>
                <w:color w:val="000000"/>
                <w:sz w:val="20"/>
                <w:szCs w:val="20"/>
              </w:rPr>
              <w:t>Дата выдачи</w:t>
            </w:r>
          </w:p>
        </w:tc>
        <w:tc>
          <w:tcPr>
            <w:tcW w:w="526" w:type="pct"/>
            <w:gridSpan w:val="2"/>
          </w:tcPr>
          <w:p w14:paraId="6A0831C3"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5769FBED" w14:textId="77777777" w:rsidR="002F6723" w:rsidRPr="00CC5E10" w:rsidRDefault="002F6723"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17F29721" w14:textId="77777777" w:rsidR="002F6723" w:rsidRPr="00CC5E10" w:rsidRDefault="002F6723"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Дата</w:t>
            </w:r>
          </w:p>
        </w:tc>
        <w:tc>
          <w:tcPr>
            <w:tcW w:w="687" w:type="pct"/>
            <w:gridSpan w:val="2"/>
          </w:tcPr>
          <w:p w14:paraId="509C9345" w14:textId="77777777" w:rsidR="002F6723" w:rsidRPr="00CC5E10" w:rsidRDefault="002F6723" w:rsidP="00E22B71">
            <w:pPr>
              <w:spacing w:line="240" w:lineRule="auto"/>
              <w:ind w:firstLine="0"/>
              <w:rPr>
                <w:color w:val="000000"/>
                <w:sz w:val="20"/>
                <w:szCs w:val="20"/>
              </w:rPr>
            </w:pPr>
            <w:r w:rsidRPr="00CC5E10">
              <w:rPr>
                <w:color w:val="000000"/>
                <w:sz w:val="20"/>
                <w:szCs w:val="20"/>
              </w:rPr>
              <w:t>Дата</w:t>
            </w:r>
          </w:p>
        </w:tc>
        <w:tc>
          <w:tcPr>
            <w:tcW w:w="1895" w:type="pct"/>
            <w:gridSpan w:val="2"/>
          </w:tcPr>
          <w:p w14:paraId="5011DD04" w14:textId="77777777" w:rsidR="002F6723" w:rsidRPr="00CC5E10" w:rsidRDefault="002F6723"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21CAA672" w14:textId="538930D0" w:rsidR="002F6723" w:rsidRPr="00CC5E10" w:rsidRDefault="002F6723" w:rsidP="009C086B">
            <w:pPr>
              <w:pStyle w:val="ae"/>
              <w:numPr>
                <w:ilvl w:val="0"/>
                <w:numId w:val="4"/>
              </w:numPr>
              <w:spacing w:line="240" w:lineRule="auto"/>
              <w:ind w:left="0" w:firstLine="0"/>
              <w:rPr>
                <w:color w:val="000000"/>
                <w:sz w:val="20"/>
                <w:szCs w:val="20"/>
              </w:rPr>
            </w:pPr>
            <w:r w:rsidRPr="00CC5E10">
              <w:rPr>
                <w:color w:val="000000"/>
                <w:sz w:val="20"/>
                <w:szCs w:val="20"/>
              </w:rPr>
              <w:t>Проверка-подсказка Срока действия паспорта:</w:t>
            </w:r>
          </w:p>
          <w:p w14:paraId="766017DC"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 xml:space="preserve">- Дата должна быть не меньше даты 14-ти </w:t>
            </w:r>
            <w:proofErr w:type="spellStart"/>
            <w:r w:rsidRPr="00CC5E10">
              <w:rPr>
                <w:color w:val="000000"/>
                <w:sz w:val="20"/>
                <w:szCs w:val="20"/>
              </w:rPr>
              <w:t>летия</w:t>
            </w:r>
            <w:proofErr w:type="spellEnd"/>
            <w:r w:rsidRPr="00CC5E10">
              <w:rPr>
                <w:color w:val="000000"/>
                <w:sz w:val="20"/>
                <w:szCs w:val="20"/>
              </w:rPr>
              <w:t xml:space="preserve"> от текущего года. Иначе текст подсказки: «Выдача паспорта предусмотрена с 14 лет».</w:t>
            </w:r>
          </w:p>
          <w:p w14:paraId="5F8058D1" w14:textId="77777777" w:rsidR="002F6723" w:rsidRPr="00CC5E10" w:rsidRDefault="002F6723" w:rsidP="00E22B71">
            <w:pPr>
              <w:pStyle w:val="ae"/>
              <w:spacing w:line="240" w:lineRule="auto"/>
              <w:ind w:left="0" w:firstLine="0"/>
              <w:rPr>
                <w:color w:val="000000"/>
                <w:sz w:val="20"/>
                <w:szCs w:val="20"/>
              </w:rPr>
            </w:pPr>
          </w:p>
          <w:p w14:paraId="59DC3A8B" w14:textId="24DBC477" w:rsidR="002F6723" w:rsidRPr="00CC5E10" w:rsidRDefault="002F6723" w:rsidP="00E22B71">
            <w:pPr>
              <w:pStyle w:val="ae"/>
              <w:spacing w:line="240" w:lineRule="auto"/>
              <w:ind w:left="0" w:firstLine="0"/>
              <w:rPr>
                <w:color w:val="000000"/>
                <w:sz w:val="20"/>
                <w:szCs w:val="20"/>
              </w:rPr>
            </w:pPr>
            <w:r w:rsidRPr="00CC5E10">
              <w:rPr>
                <w:color w:val="000000"/>
                <w:sz w:val="20"/>
                <w:szCs w:val="20"/>
              </w:rPr>
              <w:t>- От 14 лет — до достижения 20-летнего возраста + 90 дней</w:t>
            </w:r>
          </w:p>
          <w:p w14:paraId="70BEC08F"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Иначе текст подсказки: «Паспорт недействителен (просрочен)»</w:t>
            </w:r>
          </w:p>
          <w:p w14:paraId="60EE1486" w14:textId="77777777" w:rsidR="002F6723" w:rsidRPr="00CC5E10" w:rsidRDefault="002F6723" w:rsidP="00E22B71">
            <w:pPr>
              <w:pStyle w:val="ae"/>
              <w:spacing w:line="240" w:lineRule="auto"/>
              <w:ind w:left="0" w:firstLine="0"/>
              <w:rPr>
                <w:color w:val="000000"/>
                <w:sz w:val="20"/>
                <w:szCs w:val="20"/>
              </w:rPr>
            </w:pPr>
          </w:p>
          <w:p w14:paraId="28964C25" w14:textId="37A5A88B" w:rsidR="002F6723" w:rsidRPr="00CC5E10" w:rsidRDefault="002F6723" w:rsidP="00E22B71">
            <w:pPr>
              <w:pStyle w:val="ae"/>
              <w:spacing w:line="240" w:lineRule="auto"/>
              <w:ind w:left="0" w:firstLine="0"/>
              <w:rPr>
                <w:color w:val="000000"/>
                <w:sz w:val="20"/>
                <w:szCs w:val="20"/>
              </w:rPr>
            </w:pPr>
            <w:r w:rsidRPr="00CC5E10">
              <w:rPr>
                <w:color w:val="000000"/>
                <w:sz w:val="20"/>
                <w:szCs w:val="20"/>
              </w:rPr>
              <w:t>- От 20 лет +1 день — до достижения 45-летнего возраста + 90 дней</w:t>
            </w:r>
          </w:p>
          <w:p w14:paraId="28F3FDC3" w14:textId="77777777" w:rsidR="002F6723" w:rsidRPr="00CC5E10" w:rsidRDefault="002F6723" w:rsidP="00E22B71">
            <w:pPr>
              <w:pStyle w:val="ae"/>
              <w:spacing w:line="240" w:lineRule="auto"/>
              <w:ind w:left="0" w:firstLine="0"/>
              <w:rPr>
                <w:color w:val="000000"/>
                <w:sz w:val="20"/>
                <w:szCs w:val="20"/>
              </w:rPr>
            </w:pPr>
            <w:r w:rsidRPr="00CC5E10">
              <w:rPr>
                <w:color w:val="000000"/>
                <w:sz w:val="20"/>
                <w:szCs w:val="20"/>
              </w:rPr>
              <w:t>Иначе текст подсказки: «Паспорт недействителен (просрочен)».</w:t>
            </w:r>
          </w:p>
          <w:p w14:paraId="335ADEE8" w14:textId="77777777" w:rsidR="002F6723" w:rsidRPr="00CC5E10" w:rsidRDefault="002F6723" w:rsidP="009C086B">
            <w:pPr>
              <w:pStyle w:val="ae"/>
              <w:spacing w:line="240" w:lineRule="auto"/>
              <w:ind w:left="0" w:firstLine="0"/>
              <w:rPr>
                <w:color w:val="000000"/>
                <w:sz w:val="20"/>
                <w:szCs w:val="20"/>
              </w:rPr>
            </w:pPr>
          </w:p>
          <w:p w14:paraId="4026458B" w14:textId="77777777" w:rsidR="002F6723" w:rsidRPr="00CC5E10" w:rsidRDefault="002F6723" w:rsidP="009C086B">
            <w:pPr>
              <w:pStyle w:val="ae"/>
              <w:spacing w:line="240" w:lineRule="auto"/>
              <w:ind w:left="0" w:firstLine="0"/>
              <w:rPr>
                <w:color w:val="000000"/>
                <w:sz w:val="20"/>
                <w:szCs w:val="20"/>
              </w:rPr>
            </w:pPr>
            <w:r w:rsidRPr="00CC5E10">
              <w:rPr>
                <w:color w:val="000000"/>
                <w:sz w:val="20"/>
                <w:szCs w:val="20"/>
              </w:rPr>
              <w:t>- От 45 лет — бессрочно</w:t>
            </w:r>
          </w:p>
          <w:p w14:paraId="1746C87B" w14:textId="77777777" w:rsidR="002F6723" w:rsidRPr="00CC5E10" w:rsidRDefault="002F6723" w:rsidP="009C086B">
            <w:pPr>
              <w:pStyle w:val="ae"/>
              <w:spacing w:line="240" w:lineRule="auto"/>
              <w:ind w:left="0" w:firstLine="0"/>
              <w:rPr>
                <w:color w:val="000000"/>
                <w:sz w:val="20"/>
                <w:szCs w:val="20"/>
              </w:rPr>
            </w:pPr>
          </w:p>
          <w:p w14:paraId="1185C824" w14:textId="77777777" w:rsidR="002F6723" w:rsidRPr="00CC5E10" w:rsidRDefault="002F6723"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Дата должна быть не больше текущей даты. </w:t>
            </w:r>
          </w:p>
        </w:tc>
      </w:tr>
      <w:tr w:rsidR="00696E55" w:rsidRPr="003A385B" w14:paraId="3F737C5A" w14:textId="77777777" w:rsidTr="002C7CFF">
        <w:trPr>
          <w:trHeight w:val="72"/>
        </w:trPr>
        <w:tc>
          <w:tcPr>
            <w:tcW w:w="829" w:type="pct"/>
          </w:tcPr>
          <w:p w14:paraId="5EA53EF2" w14:textId="071378B0" w:rsidR="002C300C" w:rsidRPr="00CC5E10" w:rsidRDefault="002C300C" w:rsidP="00E22B71">
            <w:pPr>
              <w:spacing w:line="240" w:lineRule="auto"/>
              <w:ind w:firstLine="0"/>
              <w:rPr>
                <w:color w:val="000000"/>
                <w:sz w:val="20"/>
                <w:szCs w:val="20"/>
              </w:rPr>
            </w:pPr>
            <w:r w:rsidRPr="00CC5E10">
              <w:rPr>
                <w:color w:val="000000"/>
                <w:sz w:val="20"/>
                <w:szCs w:val="20"/>
              </w:rPr>
              <w:lastRenderedPageBreak/>
              <w:t>Место рождения</w:t>
            </w:r>
          </w:p>
        </w:tc>
        <w:tc>
          <w:tcPr>
            <w:tcW w:w="526" w:type="pct"/>
            <w:gridSpan w:val="2"/>
          </w:tcPr>
          <w:p w14:paraId="046CA674" w14:textId="05D0E321" w:rsidR="002C300C" w:rsidRPr="00CC5E10" w:rsidRDefault="002C300C" w:rsidP="00E22B71">
            <w:pPr>
              <w:pStyle w:val="af3"/>
              <w:ind w:firstLine="0"/>
            </w:pPr>
            <w:r w:rsidRPr="00CC5E10">
              <w:rPr>
                <w:color w:val="000000"/>
              </w:rPr>
              <w:t>Да</w:t>
            </w:r>
          </w:p>
        </w:tc>
        <w:tc>
          <w:tcPr>
            <w:tcW w:w="383" w:type="pct"/>
            <w:gridSpan w:val="2"/>
          </w:tcPr>
          <w:p w14:paraId="573A7021" w14:textId="39A62455"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7EC8078" w14:textId="35CCA553"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47097DAB" w14:textId="06EF2FD5"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210AA738"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5226EF8C" w14:textId="77777777" w:rsidR="002C300C" w:rsidRPr="00CC5E10" w:rsidRDefault="002C300C" w:rsidP="00E22B71">
            <w:pPr>
              <w:pStyle w:val="ae"/>
              <w:spacing w:line="240" w:lineRule="auto"/>
              <w:ind w:left="0" w:firstLine="0"/>
              <w:rPr>
                <w:color w:val="000000"/>
                <w:sz w:val="20"/>
                <w:szCs w:val="20"/>
              </w:rPr>
            </w:pPr>
          </w:p>
        </w:tc>
      </w:tr>
      <w:tr w:rsidR="00BD66E1" w:rsidRPr="0081172A" w14:paraId="4055BD7D" w14:textId="77777777" w:rsidTr="002C7CFF">
        <w:trPr>
          <w:trHeight w:val="72"/>
        </w:trPr>
        <w:tc>
          <w:tcPr>
            <w:tcW w:w="829" w:type="pct"/>
          </w:tcPr>
          <w:p w14:paraId="5E4A6104" w14:textId="77777777" w:rsidR="002C300C" w:rsidRPr="00CC5E10" w:rsidRDefault="002C300C" w:rsidP="00E22B71">
            <w:pPr>
              <w:spacing w:line="240" w:lineRule="auto"/>
              <w:ind w:firstLine="0"/>
              <w:rPr>
                <w:color w:val="000000"/>
                <w:sz w:val="20"/>
                <w:szCs w:val="20"/>
              </w:rPr>
            </w:pPr>
            <w:r w:rsidRPr="00CC5E10">
              <w:rPr>
                <w:color w:val="000000"/>
                <w:sz w:val="20"/>
                <w:szCs w:val="20"/>
              </w:rPr>
              <w:t>Клиент менял паспорт</w:t>
            </w:r>
          </w:p>
        </w:tc>
        <w:tc>
          <w:tcPr>
            <w:tcW w:w="526" w:type="pct"/>
            <w:gridSpan w:val="2"/>
          </w:tcPr>
          <w:p w14:paraId="418E2235" w14:textId="77777777" w:rsidR="002C300C" w:rsidRPr="00CC5E10" w:rsidRDefault="002C300C" w:rsidP="00E22B71">
            <w:pPr>
              <w:pStyle w:val="af3"/>
              <w:ind w:firstLine="0"/>
            </w:pPr>
            <w:r w:rsidRPr="00CC5E10">
              <w:t>Да, если дата выдачи текущего паспорта менее 3х лет назад, в остальных случаях «нет»</w:t>
            </w:r>
          </w:p>
          <w:p w14:paraId="04C32A7E" w14:textId="77777777" w:rsidR="002C300C" w:rsidRPr="00CC5E10" w:rsidRDefault="002C300C" w:rsidP="00E22B71">
            <w:pPr>
              <w:pStyle w:val="ae"/>
              <w:spacing w:line="240" w:lineRule="auto"/>
              <w:ind w:left="0" w:firstLine="0"/>
              <w:rPr>
                <w:color w:val="000000"/>
                <w:sz w:val="20"/>
                <w:szCs w:val="20"/>
              </w:rPr>
            </w:pPr>
          </w:p>
        </w:tc>
        <w:tc>
          <w:tcPr>
            <w:tcW w:w="383" w:type="pct"/>
            <w:gridSpan w:val="2"/>
          </w:tcPr>
          <w:p w14:paraId="4E41D214"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E252CD8"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Переключатель</w:t>
            </w:r>
          </w:p>
        </w:tc>
        <w:tc>
          <w:tcPr>
            <w:tcW w:w="687" w:type="pct"/>
            <w:gridSpan w:val="2"/>
          </w:tcPr>
          <w:p w14:paraId="033643AC" w14:textId="77777777" w:rsidR="002C300C" w:rsidRPr="00CC5E10" w:rsidRDefault="002C300C" w:rsidP="00E22B71">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507D1B01"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53CED1DC"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Значение по умолчанию «Нет»</w:t>
            </w:r>
          </w:p>
        </w:tc>
      </w:tr>
      <w:tr w:rsidR="002C300C" w:rsidRPr="00CC5E10" w14:paraId="5B9F35CE" w14:textId="77777777" w:rsidTr="003C03F0">
        <w:trPr>
          <w:trHeight w:val="72"/>
        </w:trPr>
        <w:tc>
          <w:tcPr>
            <w:tcW w:w="5000" w:type="pct"/>
            <w:gridSpan w:val="11"/>
          </w:tcPr>
          <w:p w14:paraId="0CFA014A" w14:textId="708636B9" w:rsidR="002C300C" w:rsidRPr="00CC5E10" w:rsidRDefault="002C300C" w:rsidP="00E22B71">
            <w:pPr>
              <w:pStyle w:val="ae"/>
              <w:spacing w:line="240" w:lineRule="auto"/>
              <w:ind w:left="0" w:firstLine="0"/>
              <w:rPr>
                <w:b/>
                <w:color w:val="000000"/>
                <w:sz w:val="20"/>
                <w:szCs w:val="20"/>
              </w:rPr>
            </w:pPr>
            <w:r w:rsidRPr="00CC5E10">
              <w:rPr>
                <w:b/>
                <w:color w:val="000000"/>
                <w:sz w:val="20"/>
                <w:szCs w:val="20"/>
              </w:rPr>
              <w:t>Блок «Данные предыдущ</w:t>
            </w:r>
            <w:r w:rsidR="003C03F0">
              <w:rPr>
                <w:b/>
                <w:color w:val="000000"/>
                <w:sz w:val="20"/>
                <w:szCs w:val="20"/>
              </w:rPr>
              <w:t>их</w:t>
            </w:r>
            <w:r w:rsidRPr="00CC5E10">
              <w:rPr>
                <w:b/>
                <w:color w:val="000000"/>
                <w:sz w:val="20"/>
                <w:szCs w:val="20"/>
              </w:rPr>
              <w:t xml:space="preserve"> паспорт</w:t>
            </w:r>
            <w:r w:rsidR="003C03F0">
              <w:rPr>
                <w:b/>
                <w:color w:val="000000"/>
                <w:sz w:val="20"/>
                <w:szCs w:val="20"/>
              </w:rPr>
              <w:t>ов</w:t>
            </w:r>
            <w:r w:rsidRPr="00CC5E10">
              <w:rPr>
                <w:b/>
                <w:color w:val="000000"/>
                <w:sz w:val="20"/>
                <w:szCs w:val="20"/>
              </w:rPr>
              <w:t>»</w:t>
            </w:r>
          </w:p>
          <w:p w14:paraId="6553D1A9" w14:textId="26E0EF8B" w:rsidR="002C300C" w:rsidRPr="003C03F0" w:rsidRDefault="002C300C" w:rsidP="009C086B">
            <w:pPr>
              <w:pStyle w:val="ae"/>
              <w:numPr>
                <w:ilvl w:val="0"/>
                <w:numId w:val="4"/>
              </w:numPr>
              <w:spacing w:line="240" w:lineRule="auto"/>
              <w:ind w:left="0" w:firstLine="0"/>
              <w:rPr>
                <w:bCs/>
                <w:color w:val="000000"/>
                <w:sz w:val="20"/>
                <w:szCs w:val="20"/>
              </w:rPr>
            </w:pPr>
            <w:r w:rsidRPr="003C03F0">
              <w:rPr>
                <w:bCs/>
                <w:color w:val="000000"/>
                <w:sz w:val="20"/>
                <w:szCs w:val="20"/>
              </w:rPr>
              <w:t>Блок</w:t>
            </w:r>
            <w:r w:rsidRPr="00CC5E10">
              <w:rPr>
                <w:bCs/>
                <w:color w:val="000000"/>
                <w:sz w:val="20"/>
                <w:szCs w:val="20"/>
              </w:rPr>
              <w:t xml:space="preserve"> отображается только, если в поле «Клиент менял паспорт» = Да</w:t>
            </w:r>
          </w:p>
        </w:tc>
      </w:tr>
      <w:tr w:rsidR="00BD66E1" w:rsidRPr="0081172A" w14:paraId="1E622D24" w14:textId="77777777" w:rsidTr="002C7CFF">
        <w:trPr>
          <w:trHeight w:val="72"/>
        </w:trPr>
        <w:tc>
          <w:tcPr>
            <w:tcW w:w="829" w:type="pct"/>
          </w:tcPr>
          <w:p w14:paraId="4C657381" w14:textId="2C43E7D5" w:rsidR="002C300C" w:rsidRPr="00CC5E10" w:rsidRDefault="002C300C" w:rsidP="00E22B71">
            <w:pPr>
              <w:spacing w:line="240" w:lineRule="auto"/>
              <w:ind w:firstLine="0"/>
              <w:rPr>
                <w:color w:val="000000"/>
                <w:sz w:val="20"/>
                <w:szCs w:val="20"/>
              </w:rPr>
            </w:pPr>
            <w:r w:rsidRPr="00CC5E10">
              <w:rPr>
                <w:color w:val="000000"/>
                <w:sz w:val="20"/>
                <w:szCs w:val="20"/>
              </w:rPr>
              <w:t>«Добавить паспорт»</w:t>
            </w:r>
          </w:p>
        </w:tc>
        <w:tc>
          <w:tcPr>
            <w:tcW w:w="526" w:type="pct"/>
            <w:gridSpan w:val="2"/>
          </w:tcPr>
          <w:p w14:paraId="6CBEDA9A" w14:textId="7BD239AC"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70D53284" w14:textId="578AA630" w:rsidR="002C300C" w:rsidRPr="00CC5E10" w:rsidRDefault="002C300C"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3DFFD36F" w14:textId="255006B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1A5F2F4E" w14:textId="04591047" w:rsidR="002C300C" w:rsidRPr="00CC5E10" w:rsidRDefault="002C300C" w:rsidP="00E22B71">
            <w:pPr>
              <w:spacing w:line="240" w:lineRule="auto"/>
              <w:ind w:firstLine="0"/>
              <w:rPr>
                <w:color w:val="000000"/>
                <w:sz w:val="20"/>
                <w:szCs w:val="20"/>
              </w:rPr>
            </w:pPr>
            <w:r w:rsidRPr="00CC5E10">
              <w:rPr>
                <w:color w:val="000000"/>
                <w:sz w:val="20"/>
                <w:szCs w:val="20"/>
              </w:rPr>
              <w:t>-</w:t>
            </w:r>
          </w:p>
        </w:tc>
        <w:tc>
          <w:tcPr>
            <w:tcW w:w="1895" w:type="pct"/>
            <w:gridSpan w:val="2"/>
          </w:tcPr>
          <w:p w14:paraId="4AD1D79A" w14:textId="77777777" w:rsidR="00A951A5" w:rsidRPr="00CC5E10" w:rsidRDefault="00A951A5"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«Клиент менял паспорт» = «Да».</w:t>
            </w:r>
          </w:p>
          <w:p w14:paraId="50A67EFA" w14:textId="732D3FC9"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При нажатии на кнопку добавляются поля (серия, номер,  дата выдачи,  виджеты «+Добавить паспорт» и «корзина») для возможности ввода данных по иному предыдущему паспорту</w:t>
            </w:r>
          </w:p>
        </w:tc>
      </w:tr>
      <w:tr w:rsidR="00BD66E1" w:rsidRPr="0081172A" w14:paraId="757177AA" w14:textId="77777777" w:rsidTr="002C7CFF">
        <w:trPr>
          <w:trHeight w:val="72"/>
        </w:trPr>
        <w:tc>
          <w:tcPr>
            <w:tcW w:w="829" w:type="pct"/>
          </w:tcPr>
          <w:p w14:paraId="2B9F7589" w14:textId="192B60D3" w:rsidR="002C300C" w:rsidRPr="00CC5E10" w:rsidRDefault="002C300C" w:rsidP="00E22B71">
            <w:pPr>
              <w:spacing w:line="240" w:lineRule="auto"/>
              <w:ind w:firstLine="0"/>
              <w:rPr>
                <w:color w:val="000000"/>
                <w:sz w:val="20"/>
                <w:szCs w:val="20"/>
              </w:rPr>
            </w:pPr>
            <w:r w:rsidRPr="00CC5E10">
              <w:rPr>
                <w:color w:val="000000"/>
                <w:sz w:val="20"/>
                <w:szCs w:val="20"/>
              </w:rPr>
              <w:t xml:space="preserve"> «Корзина»</w:t>
            </w:r>
          </w:p>
        </w:tc>
        <w:tc>
          <w:tcPr>
            <w:tcW w:w="526" w:type="pct"/>
            <w:gridSpan w:val="2"/>
          </w:tcPr>
          <w:p w14:paraId="2B9DD61E" w14:textId="389E70CB"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612C0AAC" w14:textId="4D5076A8" w:rsidR="002C300C" w:rsidRPr="00CC5E10" w:rsidRDefault="002C300C"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71A25727" w14:textId="6C00B2E1"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7BF657DE" w14:textId="395A2D16" w:rsidR="002C300C" w:rsidRPr="00CC5E10" w:rsidRDefault="002C300C" w:rsidP="00E22B71">
            <w:pPr>
              <w:spacing w:line="240" w:lineRule="auto"/>
              <w:ind w:firstLine="0"/>
              <w:rPr>
                <w:color w:val="000000"/>
                <w:sz w:val="20"/>
                <w:szCs w:val="20"/>
              </w:rPr>
            </w:pPr>
            <w:r w:rsidRPr="00CC5E10">
              <w:rPr>
                <w:color w:val="000000"/>
                <w:sz w:val="20"/>
                <w:szCs w:val="20"/>
              </w:rPr>
              <w:t>-</w:t>
            </w:r>
          </w:p>
        </w:tc>
        <w:tc>
          <w:tcPr>
            <w:tcW w:w="1895" w:type="pct"/>
            <w:gridSpan w:val="2"/>
          </w:tcPr>
          <w:p w14:paraId="18FA6D5A" w14:textId="77777777" w:rsidR="00A951A5" w:rsidRPr="00CC5E10" w:rsidRDefault="00A951A5"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«Клиент менял паспорт» = «Да».</w:t>
            </w:r>
          </w:p>
          <w:p w14:paraId="3495E4A6" w14:textId="7D487661"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При нажатии на виджет удаляются все соответствующие поля блока (серия, номер, код подразделения, кем выдан, дата выдачи, переключатель «ввести подразделение вручную», виджеты «+» и «корзина»)</w:t>
            </w:r>
          </w:p>
        </w:tc>
      </w:tr>
      <w:tr w:rsidR="00BD66E1" w:rsidRPr="0081172A" w14:paraId="15E45102" w14:textId="77777777" w:rsidTr="002C7CFF">
        <w:trPr>
          <w:trHeight w:val="72"/>
        </w:trPr>
        <w:tc>
          <w:tcPr>
            <w:tcW w:w="829" w:type="pct"/>
          </w:tcPr>
          <w:p w14:paraId="05E011E1" w14:textId="77777777" w:rsidR="002C300C" w:rsidRPr="00CC5E10" w:rsidRDefault="002C300C" w:rsidP="00E22B71">
            <w:pPr>
              <w:spacing w:line="240" w:lineRule="auto"/>
              <w:ind w:firstLine="0"/>
              <w:rPr>
                <w:color w:val="000000"/>
                <w:sz w:val="20"/>
                <w:szCs w:val="20"/>
              </w:rPr>
            </w:pPr>
            <w:r w:rsidRPr="00CC5E10">
              <w:rPr>
                <w:color w:val="000000"/>
                <w:sz w:val="20"/>
                <w:szCs w:val="20"/>
              </w:rPr>
              <w:t>Серия</w:t>
            </w:r>
          </w:p>
        </w:tc>
        <w:tc>
          <w:tcPr>
            <w:tcW w:w="526" w:type="pct"/>
            <w:gridSpan w:val="2"/>
          </w:tcPr>
          <w:p w14:paraId="19EEE965"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 xml:space="preserve">Если активирован признак «Клиент менял </w:t>
            </w:r>
            <w:r w:rsidRPr="00CC5E10">
              <w:rPr>
                <w:color w:val="000000"/>
                <w:sz w:val="20"/>
                <w:szCs w:val="20"/>
              </w:rPr>
              <w:lastRenderedPageBreak/>
              <w:t>паспорт» = «Да»</w:t>
            </w:r>
          </w:p>
        </w:tc>
        <w:tc>
          <w:tcPr>
            <w:tcW w:w="383" w:type="pct"/>
            <w:gridSpan w:val="2"/>
          </w:tcPr>
          <w:p w14:paraId="7D7C7578" w14:textId="77777777" w:rsidR="002C300C" w:rsidRPr="00CC5E10" w:rsidRDefault="002C300C" w:rsidP="00E22B71">
            <w:pPr>
              <w:spacing w:line="240" w:lineRule="auto"/>
              <w:ind w:firstLine="0"/>
              <w:rPr>
                <w:color w:val="000000"/>
                <w:sz w:val="20"/>
                <w:szCs w:val="20"/>
              </w:rPr>
            </w:pPr>
            <w:r w:rsidRPr="00CC5E10">
              <w:rPr>
                <w:color w:val="000000"/>
                <w:sz w:val="20"/>
                <w:szCs w:val="20"/>
              </w:rPr>
              <w:lastRenderedPageBreak/>
              <w:t>Да</w:t>
            </w:r>
          </w:p>
        </w:tc>
        <w:tc>
          <w:tcPr>
            <w:tcW w:w="680" w:type="pct"/>
            <w:gridSpan w:val="2"/>
          </w:tcPr>
          <w:p w14:paraId="2AB38A7E"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44D4C03E"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4E9F538B" w14:textId="2812E2AA"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«Клиент менял паспорт» = «Да».</w:t>
            </w:r>
          </w:p>
          <w:p w14:paraId="30DFD467" w14:textId="45FD8668"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Ограничение на формат: только 4 числовых символа. Не должно быть трёх одинаковых цифр подряд</w:t>
            </w:r>
          </w:p>
        </w:tc>
      </w:tr>
      <w:tr w:rsidR="00BD66E1" w:rsidRPr="0081172A" w14:paraId="384C2FBB" w14:textId="77777777" w:rsidTr="002C7CFF">
        <w:trPr>
          <w:trHeight w:val="72"/>
        </w:trPr>
        <w:tc>
          <w:tcPr>
            <w:tcW w:w="829" w:type="pct"/>
          </w:tcPr>
          <w:p w14:paraId="7304682E" w14:textId="77777777" w:rsidR="002C300C" w:rsidRPr="00CC5E10" w:rsidRDefault="002C300C" w:rsidP="00E22B71">
            <w:pPr>
              <w:spacing w:line="240" w:lineRule="auto"/>
              <w:ind w:firstLine="0"/>
              <w:rPr>
                <w:color w:val="000000"/>
                <w:sz w:val="20"/>
                <w:szCs w:val="20"/>
              </w:rPr>
            </w:pPr>
            <w:r w:rsidRPr="00CC5E10">
              <w:rPr>
                <w:color w:val="000000"/>
                <w:sz w:val="20"/>
                <w:szCs w:val="20"/>
              </w:rPr>
              <w:t>Номер</w:t>
            </w:r>
          </w:p>
        </w:tc>
        <w:tc>
          <w:tcPr>
            <w:tcW w:w="526" w:type="pct"/>
            <w:gridSpan w:val="2"/>
          </w:tcPr>
          <w:p w14:paraId="0A4BF81B"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Если активирован признак «Клиент менял паспорт» = «Да»</w:t>
            </w:r>
          </w:p>
        </w:tc>
        <w:tc>
          <w:tcPr>
            <w:tcW w:w="383" w:type="pct"/>
            <w:gridSpan w:val="2"/>
          </w:tcPr>
          <w:p w14:paraId="1F79DFE7"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218F6E52"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16880B9F"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537552FF" w14:textId="1CBE277C"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w:t>
            </w:r>
            <w:r w:rsidR="003C03F0">
              <w:rPr>
                <w:color w:val="000000"/>
                <w:sz w:val="20"/>
                <w:szCs w:val="20"/>
              </w:rPr>
              <w:t xml:space="preserve"> д</w:t>
            </w:r>
            <w:r w:rsidRPr="00CC5E10">
              <w:rPr>
                <w:color w:val="000000"/>
                <w:sz w:val="20"/>
                <w:szCs w:val="20"/>
              </w:rPr>
              <w:t>а, если признак «Клиент менял паспорт» = «Да».</w:t>
            </w:r>
          </w:p>
          <w:p w14:paraId="7C327F57" w14:textId="3EFC8AEC"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Ограничение на формат: только 6 числовых символа. Не должно быть шести одинаковых цифр подряд</w:t>
            </w:r>
          </w:p>
        </w:tc>
      </w:tr>
      <w:tr w:rsidR="00BD66E1" w:rsidRPr="0081172A" w14:paraId="63C5DBA2" w14:textId="77777777" w:rsidTr="002C7CFF">
        <w:trPr>
          <w:trHeight w:val="72"/>
        </w:trPr>
        <w:tc>
          <w:tcPr>
            <w:tcW w:w="829" w:type="pct"/>
          </w:tcPr>
          <w:p w14:paraId="68B98484" w14:textId="77777777" w:rsidR="002C300C" w:rsidRPr="00CC5E10" w:rsidRDefault="002C300C" w:rsidP="00E22B71">
            <w:pPr>
              <w:spacing w:line="240" w:lineRule="auto"/>
              <w:ind w:firstLine="0"/>
              <w:rPr>
                <w:color w:val="000000"/>
                <w:sz w:val="20"/>
                <w:szCs w:val="20"/>
              </w:rPr>
            </w:pPr>
            <w:r w:rsidRPr="00CC5E10">
              <w:rPr>
                <w:color w:val="000000"/>
                <w:sz w:val="20"/>
                <w:szCs w:val="20"/>
              </w:rPr>
              <w:t>Дата выдачи</w:t>
            </w:r>
          </w:p>
        </w:tc>
        <w:tc>
          <w:tcPr>
            <w:tcW w:w="526" w:type="pct"/>
            <w:gridSpan w:val="2"/>
          </w:tcPr>
          <w:p w14:paraId="7CE83D4F"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Если активирован признак «Клиент менял паспорт» = «Да»</w:t>
            </w:r>
          </w:p>
        </w:tc>
        <w:tc>
          <w:tcPr>
            <w:tcW w:w="383" w:type="pct"/>
            <w:gridSpan w:val="2"/>
          </w:tcPr>
          <w:p w14:paraId="7484EC44"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2A68F48D"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Дата</w:t>
            </w:r>
          </w:p>
        </w:tc>
        <w:tc>
          <w:tcPr>
            <w:tcW w:w="687" w:type="pct"/>
            <w:gridSpan w:val="2"/>
          </w:tcPr>
          <w:p w14:paraId="177A84D7" w14:textId="77777777" w:rsidR="002C300C" w:rsidRPr="00CC5E10" w:rsidRDefault="002C300C" w:rsidP="00E22B71">
            <w:pPr>
              <w:spacing w:line="240" w:lineRule="auto"/>
              <w:ind w:firstLine="0"/>
              <w:rPr>
                <w:color w:val="000000"/>
                <w:sz w:val="20"/>
                <w:szCs w:val="20"/>
              </w:rPr>
            </w:pPr>
            <w:r w:rsidRPr="00CC5E10">
              <w:rPr>
                <w:color w:val="000000"/>
                <w:sz w:val="20"/>
                <w:szCs w:val="20"/>
              </w:rPr>
              <w:t>Дата</w:t>
            </w:r>
          </w:p>
        </w:tc>
        <w:tc>
          <w:tcPr>
            <w:tcW w:w="1895" w:type="pct"/>
            <w:gridSpan w:val="2"/>
          </w:tcPr>
          <w:p w14:paraId="5C6D2F8B" w14:textId="38D4CAE4"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 </w:t>
            </w:r>
          </w:p>
        </w:tc>
      </w:tr>
      <w:tr w:rsidR="002C300C" w:rsidRPr="00CC5E10" w14:paraId="4B8B0705" w14:textId="77777777" w:rsidTr="003C03F0">
        <w:trPr>
          <w:trHeight w:val="72"/>
        </w:trPr>
        <w:tc>
          <w:tcPr>
            <w:tcW w:w="5000" w:type="pct"/>
            <w:gridSpan w:val="11"/>
          </w:tcPr>
          <w:p w14:paraId="3887C485" w14:textId="77777777" w:rsidR="002C300C" w:rsidRPr="00CC5E10" w:rsidRDefault="002C300C" w:rsidP="00E22B71">
            <w:pPr>
              <w:pStyle w:val="ae"/>
              <w:spacing w:line="240" w:lineRule="auto"/>
              <w:ind w:left="0" w:firstLine="0"/>
              <w:rPr>
                <w:b/>
                <w:color w:val="000000"/>
                <w:sz w:val="20"/>
                <w:szCs w:val="20"/>
              </w:rPr>
            </w:pPr>
            <w:r w:rsidRPr="00CC5E10">
              <w:rPr>
                <w:b/>
                <w:color w:val="000000"/>
                <w:sz w:val="20"/>
                <w:szCs w:val="20"/>
              </w:rPr>
              <w:t>Блок «Адреса клиента»</w:t>
            </w:r>
          </w:p>
        </w:tc>
      </w:tr>
      <w:tr w:rsidR="00BD66E1" w:rsidRPr="0081172A" w14:paraId="67A49227" w14:textId="77777777" w:rsidTr="002C7CFF">
        <w:trPr>
          <w:trHeight w:val="72"/>
        </w:trPr>
        <w:tc>
          <w:tcPr>
            <w:tcW w:w="829" w:type="pct"/>
          </w:tcPr>
          <w:p w14:paraId="2F992974" w14:textId="2A2B5BF8" w:rsidR="002C300C" w:rsidRPr="00CC5E10" w:rsidRDefault="002C300C" w:rsidP="00E22B71">
            <w:pPr>
              <w:spacing w:line="240" w:lineRule="auto"/>
              <w:ind w:firstLine="0"/>
              <w:rPr>
                <w:color w:val="000000"/>
                <w:sz w:val="20"/>
                <w:szCs w:val="20"/>
              </w:rPr>
            </w:pPr>
            <w:r w:rsidRPr="00CC5E10">
              <w:rPr>
                <w:color w:val="000000"/>
                <w:sz w:val="20"/>
                <w:szCs w:val="20"/>
              </w:rPr>
              <w:t>Адрес регистрации</w:t>
            </w:r>
          </w:p>
        </w:tc>
        <w:tc>
          <w:tcPr>
            <w:tcW w:w="526" w:type="pct"/>
            <w:gridSpan w:val="2"/>
          </w:tcPr>
          <w:p w14:paraId="7814D5C8"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Да, если признак «Ввести вручную»= «Нет»</w:t>
            </w:r>
          </w:p>
        </w:tc>
        <w:tc>
          <w:tcPr>
            <w:tcW w:w="383" w:type="pct"/>
            <w:gridSpan w:val="2"/>
          </w:tcPr>
          <w:p w14:paraId="525A3FDC" w14:textId="538F97D6" w:rsidR="002C300C" w:rsidRPr="00CC5E10" w:rsidRDefault="002C300C" w:rsidP="00E22B71">
            <w:pPr>
              <w:spacing w:line="240" w:lineRule="auto"/>
              <w:ind w:firstLine="0"/>
              <w:rPr>
                <w:color w:val="000000"/>
                <w:sz w:val="20"/>
                <w:szCs w:val="20"/>
              </w:rPr>
            </w:pPr>
            <w:r w:rsidRPr="00CC5E10">
              <w:rPr>
                <w:color w:val="000000"/>
                <w:sz w:val="20"/>
                <w:szCs w:val="20"/>
              </w:rPr>
              <w:t>Да</w:t>
            </w:r>
            <w:r w:rsidR="007A38EC">
              <w:rPr>
                <w:color w:val="000000"/>
                <w:sz w:val="20"/>
                <w:szCs w:val="20"/>
              </w:rPr>
              <w:t>,</w:t>
            </w:r>
            <w:r w:rsidR="007A38EC" w:rsidRPr="007A38EC">
              <w:rPr>
                <w:color w:val="000000"/>
                <w:sz w:val="20"/>
                <w:szCs w:val="20"/>
              </w:rPr>
              <w:t xml:space="preserve"> </w:t>
            </w:r>
            <w:r w:rsidR="007A38EC" w:rsidRPr="00CC5E10">
              <w:rPr>
                <w:color w:val="000000"/>
                <w:sz w:val="20"/>
                <w:szCs w:val="20"/>
              </w:rPr>
              <w:t>если признак «Ввести вручную»= «Нет»</w:t>
            </w:r>
          </w:p>
        </w:tc>
        <w:tc>
          <w:tcPr>
            <w:tcW w:w="680" w:type="pct"/>
            <w:gridSpan w:val="2"/>
          </w:tcPr>
          <w:p w14:paraId="6B50AB78"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10CEFE8D"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3195CA30"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700826AF" w14:textId="57A9F49A"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Интеграция с </w:t>
            </w:r>
            <w:proofErr w:type="spellStart"/>
            <w:r w:rsidRPr="00CC5E10">
              <w:rPr>
                <w:color w:val="000000"/>
                <w:sz w:val="20"/>
                <w:szCs w:val="20"/>
              </w:rPr>
              <w:t>DaData</w:t>
            </w:r>
            <w:proofErr w:type="spellEnd"/>
            <w:r w:rsidRPr="00CC5E10">
              <w:rPr>
                <w:color w:val="000000"/>
                <w:sz w:val="20"/>
                <w:szCs w:val="20"/>
              </w:rPr>
              <w:t>.</w:t>
            </w:r>
          </w:p>
          <w:p w14:paraId="03C10203" w14:textId="3109339C" w:rsidR="002C300C" w:rsidRPr="00CC5E10" w:rsidRDefault="002C300C" w:rsidP="009C086B">
            <w:pPr>
              <w:pStyle w:val="ae"/>
              <w:numPr>
                <w:ilvl w:val="0"/>
                <w:numId w:val="4"/>
              </w:numPr>
              <w:spacing w:line="240" w:lineRule="auto"/>
              <w:ind w:left="0" w:firstLine="0"/>
              <w:rPr>
                <w:color w:val="000000"/>
                <w:sz w:val="20"/>
                <w:szCs w:val="20"/>
              </w:rPr>
            </w:pPr>
            <w:r w:rsidRPr="00CC5E10">
              <w:rPr>
                <w:sz w:val="20"/>
                <w:szCs w:val="20"/>
              </w:rPr>
              <w:t>Правило: обязательно должн</w:t>
            </w:r>
            <w:r w:rsidRPr="00CC5E10">
              <w:rPr>
                <w:color w:val="000000"/>
                <w:sz w:val="20"/>
                <w:szCs w:val="20"/>
              </w:rPr>
              <w:t>ы</w:t>
            </w:r>
            <w:r w:rsidRPr="00CC5E10">
              <w:rPr>
                <w:sz w:val="20"/>
                <w:szCs w:val="20"/>
              </w:rPr>
              <w:t xml:space="preserve"> быть введен</w:t>
            </w:r>
            <w:r w:rsidRPr="00CC5E10">
              <w:rPr>
                <w:color w:val="000000"/>
                <w:sz w:val="20"/>
                <w:szCs w:val="20"/>
              </w:rPr>
              <w:t>ы регион и номер дома. Если в адресе не указана квартира, поле подсвечивается красным и отображается подсказка: «Укажите номер квартиры или поставьте отметку о проживании в частном доме».</w:t>
            </w:r>
          </w:p>
          <w:p w14:paraId="1E76D913"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Если </w:t>
            </w:r>
            <w:r w:rsidRPr="00CC5E10">
              <w:rPr>
                <w:sz w:val="20"/>
                <w:szCs w:val="20"/>
              </w:rPr>
              <w:t xml:space="preserve">в </w:t>
            </w:r>
            <w:proofErr w:type="spellStart"/>
            <w:r w:rsidRPr="00CC5E10">
              <w:rPr>
                <w:color w:val="000000"/>
                <w:sz w:val="20"/>
                <w:szCs w:val="20"/>
              </w:rPr>
              <w:t>DaData</w:t>
            </w:r>
            <w:proofErr w:type="spellEnd"/>
            <w:r w:rsidRPr="00CC5E10">
              <w:rPr>
                <w:color w:val="000000"/>
                <w:sz w:val="20"/>
                <w:szCs w:val="20"/>
              </w:rPr>
              <w:t xml:space="preserve"> не </w:t>
            </w:r>
            <w:r w:rsidRPr="00CC5E10">
              <w:rPr>
                <w:sz w:val="20"/>
                <w:szCs w:val="20"/>
              </w:rPr>
              <w:t>найден адрес</w:t>
            </w:r>
            <w:r w:rsidRPr="00CC5E10">
              <w:rPr>
                <w:color w:val="000000"/>
                <w:sz w:val="20"/>
                <w:szCs w:val="20"/>
              </w:rPr>
              <w:t>, то отображается подсказка</w:t>
            </w:r>
            <w:r w:rsidRPr="00CC5E10">
              <w:rPr>
                <w:sz w:val="20"/>
                <w:szCs w:val="20"/>
              </w:rPr>
              <w:t xml:space="preserve">: </w:t>
            </w:r>
            <w:r w:rsidRPr="00CC5E10">
              <w:rPr>
                <w:color w:val="000000"/>
                <w:sz w:val="20"/>
                <w:szCs w:val="20"/>
              </w:rPr>
              <w:t>«</w:t>
            </w:r>
            <w:r w:rsidRPr="00CC5E10">
              <w:rPr>
                <w:sz w:val="20"/>
                <w:szCs w:val="20"/>
              </w:rPr>
              <w:t>Некорректно указан адрес</w:t>
            </w:r>
            <w:r w:rsidRPr="00CC5E10">
              <w:rPr>
                <w:color w:val="000000"/>
                <w:sz w:val="20"/>
                <w:szCs w:val="20"/>
              </w:rPr>
              <w:t>».</w:t>
            </w:r>
          </w:p>
          <w:p w14:paraId="50727948"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Если адрес найден, то он раскладывается по полям в блоке Ручного ввода.</w:t>
            </w:r>
          </w:p>
          <w:p w14:paraId="52A38EA8" w14:textId="77777777" w:rsidR="002C300C" w:rsidRPr="00CC5E10" w:rsidRDefault="002C300C" w:rsidP="009C086B">
            <w:pPr>
              <w:pStyle w:val="ae"/>
              <w:numPr>
                <w:ilvl w:val="0"/>
                <w:numId w:val="4"/>
              </w:numPr>
              <w:spacing w:line="240" w:lineRule="auto"/>
              <w:ind w:left="0" w:firstLine="0"/>
              <w:rPr>
                <w:color w:val="000000"/>
                <w:sz w:val="20"/>
                <w:szCs w:val="20"/>
              </w:rPr>
            </w:pPr>
            <w:commentRangeStart w:id="103"/>
            <w:commentRangeStart w:id="104"/>
            <w:r w:rsidRPr="00CC5E10">
              <w:rPr>
                <w:color w:val="000000"/>
                <w:sz w:val="20"/>
                <w:szCs w:val="20"/>
              </w:rPr>
              <w:t>При ручном заполнении поле автоматически заполняется значениями из полей «Почтовый индекс» + «Регион» + «Район» (при наличии) + «Населенный пункт» (при наличии) + «Город» + «Улица» + «Дом» + «Корпус» (при наличии) + «Квартира» (при наличии).</w:t>
            </w:r>
            <w:commentRangeEnd w:id="103"/>
            <w:r w:rsidR="00967542" w:rsidRPr="00CC5E10">
              <w:rPr>
                <w:rStyle w:val="af2"/>
                <w:color w:val="000000"/>
                <w:sz w:val="20"/>
                <w:szCs w:val="20"/>
              </w:rPr>
              <w:commentReference w:id="103"/>
            </w:r>
            <w:commentRangeEnd w:id="104"/>
            <w:r w:rsidR="000D2912">
              <w:rPr>
                <w:rStyle w:val="af2"/>
              </w:rPr>
              <w:commentReference w:id="104"/>
            </w:r>
          </w:p>
        </w:tc>
      </w:tr>
      <w:tr w:rsidR="00BD66E1" w:rsidRPr="0081172A" w14:paraId="6F904331" w14:textId="77777777" w:rsidTr="002C7CFF">
        <w:trPr>
          <w:trHeight w:val="72"/>
        </w:trPr>
        <w:tc>
          <w:tcPr>
            <w:tcW w:w="829" w:type="pct"/>
          </w:tcPr>
          <w:p w14:paraId="2F87DB2E" w14:textId="77777777" w:rsidR="002C300C" w:rsidRPr="00CC5E10" w:rsidRDefault="002C300C" w:rsidP="00E22B71">
            <w:pPr>
              <w:spacing w:line="240" w:lineRule="auto"/>
              <w:ind w:firstLine="0"/>
              <w:rPr>
                <w:color w:val="000000"/>
                <w:sz w:val="20"/>
                <w:szCs w:val="20"/>
              </w:rPr>
            </w:pPr>
            <w:r w:rsidRPr="00CC5E10">
              <w:rPr>
                <w:color w:val="000000"/>
                <w:sz w:val="20"/>
                <w:szCs w:val="20"/>
              </w:rPr>
              <w:t>Ввести вручную</w:t>
            </w:r>
          </w:p>
        </w:tc>
        <w:tc>
          <w:tcPr>
            <w:tcW w:w="526" w:type="pct"/>
            <w:gridSpan w:val="2"/>
          </w:tcPr>
          <w:p w14:paraId="5F1EB6F5"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385DCBFE"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016793D6"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Переключатель</w:t>
            </w:r>
          </w:p>
        </w:tc>
        <w:tc>
          <w:tcPr>
            <w:tcW w:w="687" w:type="pct"/>
            <w:gridSpan w:val="2"/>
          </w:tcPr>
          <w:p w14:paraId="7D9F33EF" w14:textId="77777777" w:rsidR="002C300C" w:rsidRPr="00CC5E10" w:rsidRDefault="002C300C" w:rsidP="00E22B71">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1F72017E"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5F9844B2"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Значение по умолчанию «Нет»</w:t>
            </w:r>
          </w:p>
        </w:tc>
      </w:tr>
      <w:tr w:rsidR="00BD66E1" w:rsidRPr="0081172A" w14:paraId="4283589D" w14:textId="77777777" w:rsidTr="002C7CFF">
        <w:trPr>
          <w:trHeight w:val="72"/>
        </w:trPr>
        <w:tc>
          <w:tcPr>
            <w:tcW w:w="829" w:type="pct"/>
          </w:tcPr>
          <w:p w14:paraId="0C6EA989" w14:textId="77777777" w:rsidR="002C300C" w:rsidRPr="00CC5E10" w:rsidRDefault="002C300C" w:rsidP="00E22B71">
            <w:pPr>
              <w:spacing w:line="240" w:lineRule="auto"/>
              <w:ind w:firstLine="0"/>
              <w:rPr>
                <w:color w:val="000000"/>
                <w:sz w:val="20"/>
                <w:szCs w:val="20"/>
              </w:rPr>
            </w:pPr>
            <w:r w:rsidRPr="00CC5E10">
              <w:rPr>
                <w:color w:val="000000"/>
                <w:sz w:val="20"/>
                <w:szCs w:val="20"/>
              </w:rPr>
              <w:t>Почтовый индекс</w:t>
            </w:r>
          </w:p>
        </w:tc>
        <w:tc>
          <w:tcPr>
            <w:tcW w:w="526" w:type="pct"/>
            <w:gridSpan w:val="2"/>
          </w:tcPr>
          <w:p w14:paraId="74A03F61"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42AC6399"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6A75CC0E"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44222F5E"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4FE8D694" w14:textId="2707C748"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Видимость: Да, если признак «Ввести </w:t>
            </w:r>
            <w:proofErr w:type="gramStart"/>
            <w:r w:rsidRPr="00CC5E10">
              <w:rPr>
                <w:color w:val="000000"/>
                <w:sz w:val="20"/>
                <w:szCs w:val="20"/>
              </w:rPr>
              <w:t>вручную»=</w:t>
            </w:r>
            <w:proofErr w:type="gramEnd"/>
            <w:r w:rsidRPr="00CC5E10">
              <w:rPr>
                <w:color w:val="000000"/>
                <w:sz w:val="20"/>
                <w:szCs w:val="20"/>
              </w:rPr>
              <w:t xml:space="preserve"> «Да».</w:t>
            </w:r>
          </w:p>
          <w:p w14:paraId="6E8013C5" w14:textId="4C4360E4"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Ограничение на формат: только 6 числовых символов.</w:t>
            </w:r>
          </w:p>
        </w:tc>
      </w:tr>
      <w:tr w:rsidR="00BD66E1" w:rsidRPr="0081172A" w14:paraId="4E77468C" w14:textId="77777777" w:rsidTr="002C7CFF">
        <w:trPr>
          <w:trHeight w:val="72"/>
        </w:trPr>
        <w:tc>
          <w:tcPr>
            <w:tcW w:w="829" w:type="pct"/>
          </w:tcPr>
          <w:p w14:paraId="43EB562D" w14:textId="77777777" w:rsidR="002C300C" w:rsidRPr="00CC5E10" w:rsidRDefault="002C300C" w:rsidP="00E22B71">
            <w:pPr>
              <w:spacing w:line="240" w:lineRule="auto"/>
              <w:ind w:firstLine="0"/>
              <w:rPr>
                <w:color w:val="000000"/>
                <w:sz w:val="20"/>
                <w:szCs w:val="20"/>
              </w:rPr>
            </w:pPr>
            <w:r w:rsidRPr="00CC5E10">
              <w:rPr>
                <w:color w:val="000000"/>
                <w:sz w:val="20"/>
                <w:szCs w:val="20"/>
              </w:rPr>
              <w:t>Регион</w:t>
            </w:r>
          </w:p>
        </w:tc>
        <w:tc>
          <w:tcPr>
            <w:tcW w:w="526" w:type="pct"/>
            <w:gridSpan w:val="2"/>
          </w:tcPr>
          <w:p w14:paraId="1773D0B0"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5119B0AD"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619BB44A"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2D6053C0" w14:textId="4388C501" w:rsidR="002C300C" w:rsidRPr="00CC5E10" w:rsidRDefault="003B01C4" w:rsidP="00E22B71">
            <w:pPr>
              <w:spacing w:line="240" w:lineRule="auto"/>
              <w:ind w:firstLine="0"/>
              <w:rPr>
                <w:color w:val="000000"/>
                <w:sz w:val="20"/>
                <w:szCs w:val="20"/>
              </w:rPr>
            </w:pPr>
            <w:r>
              <w:rPr>
                <w:color w:val="000000"/>
                <w:sz w:val="20"/>
                <w:szCs w:val="20"/>
              </w:rPr>
              <w:t>Список</w:t>
            </w:r>
          </w:p>
        </w:tc>
        <w:tc>
          <w:tcPr>
            <w:tcW w:w="1895" w:type="pct"/>
            <w:gridSpan w:val="2"/>
          </w:tcPr>
          <w:p w14:paraId="2B9CB601" w14:textId="77777777" w:rsidR="003B01C4"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Видимость: Да, если признак «Ввести </w:t>
            </w:r>
            <w:proofErr w:type="gramStart"/>
            <w:r w:rsidRPr="00CC5E10">
              <w:rPr>
                <w:color w:val="000000"/>
                <w:sz w:val="20"/>
                <w:szCs w:val="20"/>
              </w:rPr>
              <w:t>вручную»=</w:t>
            </w:r>
            <w:proofErr w:type="gramEnd"/>
            <w:r w:rsidRPr="00CC5E10">
              <w:rPr>
                <w:color w:val="000000"/>
                <w:sz w:val="20"/>
                <w:szCs w:val="20"/>
              </w:rPr>
              <w:t xml:space="preserve"> «Да»</w:t>
            </w:r>
          </w:p>
          <w:p w14:paraId="6379B08F" w14:textId="16AEDEDF" w:rsidR="002C300C" w:rsidRPr="00CC5E10" w:rsidRDefault="003B01C4" w:rsidP="003B01C4">
            <w:pPr>
              <w:pStyle w:val="ae"/>
              <w:spacing w:line="240" w:lineRule="auto"/>
              <w:ind w:left="0" w:firstLine="0"/>
              <w:rPr>
                <w:color w:val="000000"/>
                <w:sz w:val="20"/>
                <w:szCs w:val="20"/>
              </w:rPr>
            </w:pPr>
            <w:r>
              <w:rPr>
                <w:color w:val="000000"/>
                <w:sz w:val="20"/>
                <w:szCs w:val="20"/>
              </w:rPr>
              <w:t>По справочнику регионов</w:t>
            </w:r>
          </w:p>
        </w:tc>
      </w:tr>
      <w:tr w:rsidR="00BD66E1" w:rsidRPr="0081172A" w14:paraId="78D3E060" w14:textId="77777777" w:rsidTr="002C7CFF">
        <w:trPr>
          <w:trHeight w:val="72"/>
        </w:trPr>
        <w:tc>
          <w:tcPr>
            <w:tcW w:w="829" w:type="pct"/>
          </w:tcPr>
          <w:p w14:paraId="50DA5894" w14:textId="77777777" w:rsidR="002C300C" w:rsidRPr="00CC5E10" w:rsidRDefault="002C300C" w:rsidP="00E22B71">
            <w:pPr>
              <w:spacing w:line="240" w:lineRule="auto"/>
              <w:ind w:firstLine="0"/>
              <w:rPr>
                <w:color w:val="000000"/>
                <w:sz w:val="20"/>
                <w:szCs w:val="20"/>
              </w:rPr>
            </w:pPr>
            <w:r w:rsidRPr="00CC5E10">
              <w:rPr>
                <w:color w:val="000000"/>
                <w:sz w:val="20"/>
                <w:szCs w:val="20"/>
              </w:rPr>
              <w:t>Район</w:t>
            </w:r>
          </w:p>
        </w:tc>
        <w:tc>
          <w:tcPr>
            <w:tcW w:w="526" w:type="pct"/>
            <w:gridSpan w:val="2"/>
          </w:tcPr>
          <w:p w14:paraId="7F4EDA7D"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0F20DC4F"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AB06F94"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DB57966"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15FF28FB" w14:textId="0BAD74F9"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 «Да».</w:t>
            </w:r>
          </w:p>
        </w:tc>
      </w:tr>
      <w:tr w:rsidR="00BD66E1" w:rsidRPr="0081172A" w14:paraId="0B51EE52" w14:textId="77777777" w:rsidTr="002C7CFF">
        <w:trPr>
          <w:trHeight w:val="72"/>
        </w:trPr>
        <w:tc>
          <w:tcPr>
            <w:tcW w:w="829" w:type="pct"/>
          </w:tcPr>
          <w:p w14:paraId="7353AFBE" w14:textId="77777777" w:rsidR="002C300C" w:rsidRPr="00CC5E10" w:rsidRDefault="002C300C" w:rsidP="00E22B71">
            <w:pPr>
              <w:spacing w:line="240" w:lineRule="auto"/>
              <w:ind w:firstLine="0"/>
              <w:rPr>
                <w:color w:val="000000"/>
                <w:sz w:val="20"/>
                <w:szCs w:val="20"/>
              </w:rPr>
            </w:pPr>
            <w:r w:rsidRPr="00CC5E10">
              <w:rPr>
                <w:color w:val="000000"/>
                <w:sz w:val="20"/>
                <w:szCs w:val="20"/>
              </w:rPr>
              <w:t>Населенный пункт</w:t>
            </w:r>
          </w:p>
        </w:tc>
        <w:tc>
          <w:tcPr>
            <w:tcW w:w="526" w:type="pct"/>
            <w:gridSpan w:val="2"/>
          </w:tcPr>
          <w:p w14:paraId="0696A3BC" w14:textId="77777777" w:rsidR="002C300C" w:rsidRPr="00CC5E10" w:rsidRDefault="002C300C" w:rsidP="00E22B71">
            <w:pPr>
              <w:pStyle w:val="ae"/>
              <w:spacing w:line="240" w:lineRule="auto"/>
              <w:ind w:left="0" w:firstLine="0"/>
              <w:rPr>
                <w:color w:val="000000"/>
                <w:sz w:val="20"/>
                <w:szCs w:val="20"/>
              </w:rPr>
            </w:pPr>
            <w:r w:rsidRPr="00CC5E10">
              <w:rPr>
                <w:sz w:val="20"/>
                <w:szCs w:val="20"/>
              </w:rPr>
              <w:t>Да, если не заполне</w:t>
            </w:r>
            <w:r w:rsidRPr="00CC5E10">
              <w:rPr>
                <w:sz w:val="20"/>
                <w:szCs w:val="20"/>
              </w:rPr>
              <w:lastRenderedPageBreak/>
              <w:t>н</w:t>
            </w:r>
            <w:r w:rsidRPr="00CC5E10">
              <w:rPr>
                <w:color w:val="000000"/>
                <w:sz w:val="20"/>
                <w:szCs w:val="20"/>
              </w:rPr>
              <w:t>о поле</w:t>
            </w:r>
            <w:r w:rsidRPr="00CC5E10">
              <w:rPr>
                <w:sz w:val="20"/>
                <w:szCs w:val="20"/>
              </w:rPr>
              <w:t xml:space="preserve"> «Город»</w:t>
            </w:r>
          </w:p>
        </w:tc>
        <w:tc>
          <w:tcPr>
            <w:tcW w:w="383" w:type="pct"/>
            <w:gridSpan w:val="2"/>
          </w:tcPr>
          <w:p w14:paraId="5C142083" w14:textId="77777777" w:rsidR="002C300C" w:rsidRPr="00CC5E10" w:rsidRDefault="002C300C" w:rsidP="00E22B71">
            <w:pPr>
              <w:spacing w:line="240" w:lineRule="auto"/>
              <w:ind w:firstLine="0"/>
              <w:rPr>
                <w:color w:val="000000"/>
                <w:sz w:val="20"/>
                <w:szCs w:val="20"/>
              </w:rPr>
            </w:pPr>
            <w:r w:rsidRPr="00CC5E10">
              <w:rPr>
                <w:color w:val="000000"/>
                <w:sz w:val="20"/>
                <w:szCs w:val="20"/>
              </w:rPr>
              <w:lastRenderedPageBreak/>
              <w:t>Да</w:t>
            </w:r>
          </w:p>
        </w:tc>
        <w:tc>
          <w:tcPr>
            <w:tcW w:w="680" w:type="pct"/>
            <w:gridSpan w:val="2"/>
          </w:tcPr>
          <w:p w14:paraId="0B302ACB"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1E6621F"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0E4F17D5" w14:textId="720F736A"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 «Да».</w:t>
            </w:r>
          </w:p>
        </w:tc>
      </w:tr>
      <w:tr w:rsidR="00BD66E1" w:rsidRPr="0081172A" w14:paraId="71AD5228" w14:textId="77777777" w:rsidTr="002C7CFF">
        <w:trPr>
          <w:trHeight w:val="72"/>
        </w:trPr>
        <w:tc>
          <w:tcPr>
            <w:tcW w:w="829" w:type="pct"/>
          </w:tcPr>
          <w:p w14:paraId="61306C25" w14:textId="77777777" w:rsidR="002C300C" w:rsidRPr="00CC5E10" w:rsidRDefault="002C300C" w:rsidP="00E22B71">
            <w:pPr>
              <w:spacing w:line="240" w:lineRule="auto"/>
              <w:ind w:firstLine="0"/>
              <w:rPr>
                <w:color w:val="000000"/>
                <w:sz w:val="20"/>
                <w:szCs w:val="20"/>
              </w:rPr>
            </w:pPr>
            <w:r w:rsidRPr="00CC5E10">
              <w:rPr>
                <w:color w:val="000000"/>
                <w:sz w:val="20"/>
                <w:szCs w:val="20"/>
              </w:rPr>
              <w:t>Город</w:t>
            </w:r>
          </w:p>
        </w:tc>
        <w:tc>
          <w:tcPr>
            <w:tcW w:w="526" w:type="pct"/>
            <w:gridSpan w:val="2"/>
          </w:tcPr>
          <w:p w14:paraId="5192F5A7"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Да, если не заполнено поле «Населенный пункт»</w:t>
            </w:r>
          </w:p>
        </w:tc>
        <w:tc>
          <w:tcPr>
            <w:tcW w:w="383" w:type="pct"/>
            <w:gridSpan w:val="2"/>
          </w:tcPr>
          <w:p w14:paraId="0DE6D8AB"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6C12D928"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2A21C6D9"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6CD63B49" w14:textId="48250313"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 «Да».</w:t>
            </w:r>
          </w:p>
        </w:tc>
      </w:tr>
      <w:tr w:rsidR="00BD66E1" w:rsidRPr="0081172A" w14:paraId="3AAEB05E" w14:textId="77777777" w:rsidTr="002C7CFF">
        <w:trPr>
          <w:trHeight w:val="72"/>
        </w:trPr>
        <w:tc>
          <w:tcPr>
            <w:tcW w:w="829" w:type="pct"/>
          </w:tcPr>
          <w:p w14:paraId="2135C570" w14:textId="77777777" w:rsidR="002C300C" w:rsidRPr="00CC5E10" w:rsidRDefault="002C300C" w:rsidP="00E22B71">
            <w:pPr>
              <w:spacing w:line="240" w:lineRule="auto"/>
              <w:ind w:firstLine="0"/>
              <w:rPr>
                <w:color w:val="000000"/>
                <w:sz w:val="20"/>
                <w:szCs w:val="20"/>
              </w:rPr>
            </w:pPr>
            <w:r w:rsidRPr="00CC5E10">
              <w:rPr>
                <w:color w:val="000000"/>
                <w:sz w:val="20"/>
                <w:szCs w:val="20"/>
              </w:rPr>
              <w:t>Улица</w:t>
            </w:r>
          </w:p>
        </w:tc>
        <w:tc>
          <w:tcPr>
            <w:tcW w:w="526" w:type="pct"/>
            <w:gridSpan w:val="2"/>
          </w:tcPr>
          <w:p w14:paraId="1A6EA12B" w14:textId="003FDA14" w:rsidR="002C300C" w:rsidRPr="00CC5E10" w:rsidRDefault="009C086B" w:rsidP="00E22B71">
            <w:pPr>
              <w:pStyle w:val="ae"/>
              <w:spacing w:line="240" w:lineRule="auto"/>
              <w:ind w:left="0" w:firstLine="0"/>
              <w:rPr>
                <w:color w:val="000000"/>
                <w:sz w:val="20"/>
                <w:szCs w:val="20"/>
              </w:rPr>
            </w:pPr>
            <w:r>
              <w:rPr>
                <w:color w:val="000000"/>
                <w:sz w:val="20"/>
                <w:szCs w:val="20"/>
              </w:rPr>
              <w:t>Нет</w:t>
            </w:r>
          </w:p>
        </w:tc>
        <w:tc>
          <w:tcPr>
            <w:tcW w:w="383" w:type="pct"/>
            <w:gridSpan w:val="2"/>
          </w:tcPr>
          <w:p w14:paraId="2129A83E"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56282026"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C663289"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57AD9EB7" w14:textId="6243CC74"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 «Да».</w:t>
            </w:r>
          </w:p>
        </w:tc>
      </w:tr>
      <w:tr w:rsidR="00BD66E1" w:rsidRPr="0081172A" w14:paraId="3164CD14" w14:textId="77777777" w:rsidTr="002C7CFF">
        <w:trPr>
          <w:trHeight w:val="72"/>
        </w:trPr>
        <w:tc>
          <w:tcPr>
            <w:tcW w:w="829" w:type="pct"/>
          </w:tcPr>
          <w:p w14:paraId="5AB0D07A" w14:textId="77777777" w:rsidR="002C300C" w:rsidRPr="00CC5E10" w:rsidRDefault="002C300C" w:rsidP="00E22B71">
            <w:pPr>
              <w:spacing w:line="240" w:lineRule="auto"/>
              <w:ind w:firstLine="0"/>
              <w:rPr>
                <w:color w:val="000000"/>
                <w:sz w:val="20"/>
                <w:szCs w:val="20"/>
              </w:rPr>
            </w:pPr>
            <w:r w:rsidRPr="00CC5E10">
              <w:rPr>
                <w:color w:val="000000"/>
                <w:sz w:val="20"/>
                <w:szCs w:val="20"/>
              </w:rPr>
              <w:t>Дом</w:t>
            </w:r>
          </w:p>
        </w:tc>
        <w:tc>
          <w:tcPr>
            <w:tcW w:w="526" w:type="pct"/>
            <w:gridSpan w:val="2"/>
          </w:tcPr>
          <w:p w14:paraId="03E59428" w14:textId="2651BC1C" w:rsidR="002C300C" w:rsidRPr="00CC5E10" w:rsidRDefault="00D840ED"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19716992"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2EEBD1DE"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27DF0499"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31C017FB" w14:textId="56BDC6C2"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 «Да».</w:t>
            </w:r>
          </w:p>
        </w:tc>
      </w:tr>
      <w:tr w:rsidR="00BD66E1" w:rsidRPr="0081172A" w14:paraId="7F4DC930" w14:textId="77777777" w:rsidTr="002C7CFF">
        <w:trPr>
          <w:trHeight w:val="72"/>
        </w:trPr>
        <w:tc>
          <w:tcPr>
            <w:tcW w:w="829" w:type="pct"/>
          </w:tcPr>
          <w:p w14:paraId="031C4A64" w14:textId="77777777" w:rsidR="002C300C" w:rsidRPr="00CC5E10" w:rsidRDefault="002C300C" w:rsidP="00E22B71">
            <w:pPr>
              <w:spacing w:line="240" w:lineRule="auto"/>
              <w:ind w:firstLine="0"/>
              <w:rPr>
                <w:color w:val="000000"/>
                <w:sz w:val="20"/>
                <w:szCs w:val="20"/>
              </w:rPr>
            </w:pPr>
            <w:r w:rsidRPr="00CC5E10">
              <w:rPr>
                <w:color w:val="000000"/>
                <w:sz w:val="20"/>
                <w:szCs w:val="20"/>
              </w:rPr>
              <w:t>Корпус</w:t>
            </w:r>
          </w:p>
        </w:tc>
        <w:tc>
          <w:tcPr>
            <w:tcW w:w="526" w:type="pct"/>
            <w:gridSpan w:val="2"/>
          </w:tcPr>
          <w:p w14:paraId="1A7F5857"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226CC053"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11AE4E7"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3FCC46F6"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26A2F2AE"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Видимость: Да, если признак «Ввести </w:t>
            </w:r>
            <w:proofErr w:type="gramStart"/>
            <w:r w:rsidRPr="00CC5E10">
              <w:rPr>
                <w:color w:val="000000"/>
                <w:sz w:val="20"/>
                <w:szCs w:val="20"/>
              </w:rPr>
              <w:t>вручную»=</w:t>
            </w:r>
            <w:proofErr w:type="gramEnd"/>
            <w:r w:rsidRPr="00CC5E10">
              <w:rPr>
                <w:color w:val="000000"/>
                <w:sz w:val="20"/>
                <w:szCs w:val="20"/>
              </w:rPr>
              <w:t xml:space="preserve"> «Да».</w:t>
            </w:r>
          </w:p>
          <w:p w14:paraId="1ACB2B6E" w14:textId="10FBCAE2"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числовых символов.</w:t>
            </w:r>
          </w:p>
        </w:tc>
      </w:tr>
      <w:tr w:rsidR="00BD66E1" w:rsidRPr="0081172A" w14:paraId="4FB14303" w14:textId="77777777" w:rsidTr="002C7CFF">
        <w:trPr>
          <w:trHeight w:val="72"/>
        </w:trPr>
        <w:tc>
          <w:tcPr>
            <w:tcW w:w="829" w:type="pct"/>
          </w:tcPr>
          <w:p w14:paraId="662C3969" w14:textId="77777777" w:rsidR="002C300C" w:rsidRPr="00CC5E10" w:rsidRDefault="002C300C" w:rsidP="00E22B71">
            <w:pPr>
              <w:spacing w:line="240" w:lineRule="auto"/>
              <w:ind w:firstLine="0"/>
              <w:rPr>
                <w:color w:val="000000"/>
                <w:sz w:val="20"/>
                <w:szCs w:val="20"/>
              </w:rPr>
            </w:pPr>
            <w:r w:rsidRPr="00CC5E10">
              <w:rPr>
                <w:color w:val="000000"/>
                <w:sz w:val="20"/>
                <w:szCs w:val="20"/>
              </w:rPr>
              <w:t>Квартира</w:t>
            </w:r>
          </w:p>
        </w:tc>
        <w:tc>
          <w:tcPr>
            <w:tcW w:w="526" w:type="pct"/>
            <w:gridSpan w:val="2"/>
          </w:tcPr>
          <w:p w14:paraId="1B6BD599" w14:textId="59195F20" w:rsidR="002C300C" w:rsidRPr="00CC5E10" w:rsidRDefault="002C300C" w:rsidP="00E22B71">
            <w:pPr>
              <w:pStyle w:val="ae"/>
              <w:spacing w:line="240" w:lineRule="auto"/>
              <w:ind w:left="0" w:firstLine="0"/>
              <w:rPr>
                <w:color w:val="000000"/>
                <w:sz w:val="20"/>
                <w:szCs w:val="20"/>
              </w:rPr>
            </w:pPr>
            <w:r w:rsidRPr="00CC5E10">
              <w:rPr>
                <w:color w:val="000000"/>
                <w:sz w:val="20"/>
                <w:szCs w:val="20"/>
              </w:rPr>
              <w:t>Да</w:t>
            </w:r>
            <w:r w:rsidR="003A71A9" w:rsidRPr="00CC5E10">
              <w:rPr>
                <w:color w:val="000000"/>
                <w:sz w:val="20"/>
                <w:szCs w:val="20"/>
              </w:rPr>
              <w:t>;</w:t>
            </w:r>
            <w:r w:rsidRPr="00CC5E10">
              <w:rPr>
                <w:color w:val="000000"/>
                <w:sz w:val="20"/>
                <w:szCs w:val="20"/>
              </w:rPr>
              <w:t xml:space="preserve"> если признак «Клиент зарегистрирован в частном доме» = «Нет»</w:t>
            </w:r>
          </w:p>
        </w:tc>
        <w:tc>
          <w:tcPr>
            <w:tcW w:w="383" w:type="pct"/>
            <w:gridSpan w:val="2"/>
          </w:tcPr>
          <w:p w14:paraId="12EE044F"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5028073E"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2AAAA65F"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74766AFD"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Видимость: Да, если признак «Ввести </w:t>
            </w:r>
            <w:proofErr w:type="gramStart"/>
            <w:r w:rsidRPr="00CC5E10">
              <w:rPr>
                <w:color w:val="000000"/>
                <w:sz w:val="20"/>
                <w:szCs w:val="20"/>
              </w:rPr>
              <w:t>вручную»=</w:t>
            </w:r>
            <w:proofErr w:type="gramEnd"/>
            <w:r w:rsidRPr="00CC5E10">
              <w:rPr>
                <w:color w:val="000000"/>
                <w:sz w:val="20"/>
                <w:szCs w:val="20"/>
              </w:rPr>
              <w:t xml:space="preserve"> «Да».</w:t>
            </w:r>
          </w:p>
          <w:p w14:paraId="6FBD63F9" w14:textId="0A5B87D3"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числовых символов.</w:t>
            </w:r>
          </w:p>
        </w:tc>
      </w:tr>
      <w:tr w:rsidR="00BD66E1" w:rsidRPr="0081172A" w14:paraId="1A29A2A9" w14:textId="77777777" w:rsidTr="002C7CFF">
        <w:trPr>
          <w:trHeight w:val="72"/>
        </w:trPr>
        <w:tc>
          <w:tcPr>
            <w:tcW w:w="829" w:type="pct"/>
          </w:tcPr>
          <w:p w14:paraId="5E64B828" w14:textId="77777777" w:rsidR="002C300C" w:rsidRPr="00CC5E10" w:rsidRDefault="002C300C" w:rsidP="00E22B71">
            <w:pPr>
              <w:spacing w:line="240" w:lineRule="auto"/>
              <w:ind w:firstLine="0"/>
              <w:rPr>
                <w:color w:val="000000"/>
                <w:sz w:val="20"/>
                <w:szCs w:val="20"/>
              </w:rPr>
            </w:pPr>
            <w:r w:rsidRPr="00CC5E10">
              <w:rPr>
                <w:color w:val="000000"/>
                <w:sz w:val="20"/>
                <w:szCs w:val="20"/>
              </w:rPr>
              <w:t>Клиент зарегистрирован в частном доме</w:t>
            </w:r>
          </w:p>
        </w:tc>
        <w:tc>
          <w:tcPr>
            <w:tcW w:w="526" w:type="pct"/>
            <w:gridSpan w:val="2"/>
          </w:tcPr>
          <w:p w14:paraId="02B5A739"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0DDCF600"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0D60BA2"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Флажок</w:t>
            </w:r>
          </w:p>
        </w:tc>
        <w:tc>
          <w:tcPr>
            <w:tcW w:w="687" w:type="pct"/>
            <w:gridSpan w:val="2"/>
          </w:tcPr>
          <w:p w14:paraId="5E892815" w14:textId="77777777" w:rsidR="002C300C" w:rsidRPr="00CC5E10" w:rsidRDefault="002C300C" w:rsidP="00E22B71">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2CFB9ABB" w14:textId="7251D94C"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Отображается только если в поле "Адрес постоянной регистрации" не указан номер квартиры.</w:t>
            </w:r>
          </w:p>
          <w:p w14:paraId="4ED38C90" w14:textId="0C081433"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Значение по умолчанию «Нет».</w:t>
            </w:r>
          </w:p>
          <w:p w14:paraId="24C44F79"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Если чек-бокс активирован, то исчезает подсказка "Укажите номер квартиры или поставьте отметку о проживании в частном доме" с поля "Адрес постоянной регистрации"</w:t>
            </w:r>
          </w:p>
        </w:tc>
      </w:tr>
      <w:tr w:rsidR="00BD66E1" w:rsidRPr="0081172A" w14:paraId="0D760171" w14:textId="77777777" w:rsidTr="002C7CFF">
        <w:trPr>
          <w:trHeight w:val="72"/>
        </w:trPr>
        <w:tc>
          <w:tcPr>
            <w:tcW w:w="829" w:type="pct"/>
          </w:tcPr>
          <w:p w14:paraId="4A51EEBB" w14:textId="77777777" w:rsidR="002C300C" w:rsidRPr="00CC5E10" w:rsidRDefault="002C300C" w:rsidP="00E22B71">
            <w:pPr>
              <w:spacing w:line="240" w:lineRule="auto"/>
              <w:ind w:firstLine="0"/>
              <w:rPr>
                <w:color w:val="000000"/>
                <w:sz w:val="20"/>
                <w:szCs w:val="20"/>
              </w:rPr>
            </w:pPr>
            <w:r w:rsidRPr="00CC5E10">
              <w:rPr>
                <w:color w:val="000000"/>
                <w:sz w:val="20"/>
                <w:szCs w:val="20"/>
              </w:rPr>
              <w:t>Адрес фактического места жительства совпадает с адресом регистрации</w:t>
            </w:r>
          </w:p>
        </w:tc>
        <w:tc>
          <w:tcPr>
            <w:tcW w:w="526" w:type="pct"/>
            <w:gridSpan w:val="2"/>
          </w:tcPr>
          <w:p w14:paraId="756644BC"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6F67CD77"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C424118"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Переключатель</w:t>
            </w:r>
          </w:p>
        </w:tc>
        <w:tc>
          <w:tcPr>
            <w:tcW w:w="687" w:type="pct"/>
            <w:gridSpan w:val="2"/>
          </w:tcPr>
          <w:p w14:paraId="14C82118" w14:textId="77777777" w:rsidR="002C300C" w:rsidRPr="00CC5E10" w:rsidRDefault="002C300C" w:rsidP="00E22B71">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2FF91858"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5CAA546F"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Значение по умолчанию «Да»</w:t>
            </w:r>
          </w:p>
        </w:tc>
      </w:tr>
      <w:tr w:rsidR="00BD66E1" w:rsidRPr="0081172A" w14:paraId="4F44A4E0" w14:textId="77777777" w:rsidTr="002C7CFF">
        <w:trPr>
          <w:trHeight w:val="72"/>
        </w:trPr>
        <w:tc>
          <w:tcPr>
            <w:tcW w:w="829" w:type="pct"/>
          </w:tcPr>
          <w:p w14:paraId="0321FABC" w14:textId="77777777" w:rsidR="002C300C" w:rsidRPr="00CC5E10" w:rsidRDefault="002C300C" w:rsidP="00E22B71">
            <w:pPr>
              <w:spacing w:line="240" w:lineRule="auto"/>
              <w:ind w:firstLine="0"/>
              <w:rPr>
                <w:color w:val="000000"/>
                <w:sz w:val="20"/>
                <w:szCs w:val="20"/>
              </w:rPr>
            </w:pPr>
            <w:r w:rsidRPr="00CC5E10">
              <w:rPr>
                <w:color w:val="000000"/>
                <w:sz w:val="20"/>
                <w:szCs w:val="20"/>
              </w:rPr>
              <w:t xml:space="preserve">Адрес фактического места жительства </w:t>
            </w:r>
          </w:p>
        </w:tc>
        <w:tc>
          <w:tcPr>
            <w:tcW w:w="526" w:type="pct"/>
            <w:gridSpan w:val="2"/>
          </w:tcPr>
          <w:p w14:paraId="1C4B5FDF" w14:textId="534DA6F1" w:rsidR="002C300C" w:rsidRPr="00CC5E10" w:rsidRDefault="003A71A9" w:rsidP="00E22B71">
            <w:pPr>
              <w:pStyle w:val="ae"/>
              <w:spacing w:line="240" w:lineRule="auto"/>
              <w:ind w:left="0" w:firstLine="0"/>
              <w:rPr>
                <w:color w:val="000000"/>
                <w:sz w:val="20"/>
                <w:szCs w:val="20"/>
              </w:rPr>
            </w:pPr>
            <w:r w:rsidRPr="00CC5E10">
              <w:rPr>
                <w:color w:val="000000"/>
                <w:sz w:val="20"/>
                <w:szCs w:val="20"/>
              </w:rPr>
              <w:t>Д</w:t>
            </w:r>
            <w:r w:rsidR="002C300C" w:rsidRPr="00CC5E10">
              <w:rPr>
                <w:color w:val="000000"/>
                <w:sz w:val="20"/>
                <w:szCs w:val="20"/>
              </w:rPr>
              <w:t>а, если признак «Ввести вручную»= «Нет»</w:t>
            </w:r>
          </w:p>
        </w:tc>
        <w:tc>
          <w:tcPr>
            <w:tcW w:w="383" w:type="pct"/>
            <w:gridSpan w:val="2"/>
          </w:tcPr>
          <w:p w14:paraId="12A9BB44" w14:textId="683432FF" w:rsidR="002C300C" w:rsidRPr="00CC5E10" w:rsidRDefault="007A38EC" w:rsidP="00E22B71">
            <w:pPr>
              <w:spacing w:line="240" w:lineRule="auto"/>
              <w:ind w:firstLine="0"/>
              <w:rPr>
                <w:color w:val="000000"/>
                <w:sz w:val="20"/>
                <w:szCs w:val="20"/>
              </w:rPr>
            </w:pPr>
            <w:r w:rsidRPr="00CC5E10">
              <w:rPr>
                <w:color w:val="000000"/>
                <w:sz w:val="20"/>
                <w:szCs w:val="20"/>
              </w:rPr>
              <w:t>Да</w:t>
            </w:r>
            <w:r>
              <w:rPr>
                <w:color w:val="000000"/>
                <w:sz w:val="20"/>
                <w:szCs w:val="20"/>
              </w:rPr>
              <w:t>,</w:t>
            </w:r>
            <w:r w:rsidRPr="007A38EC">
              <w:rPr>
                <w:color w:val="000000"/>
                <w:sz w:val="20"/>
                <w:szCs w:val="20"/>
              </w:rPr>
              <w:t xml:space="preserve"> </w:t>
            </w:r>
            <w:r w:rsidRPr="00CC5E10">
              <w:rPr>
                <w:color w:val="000000"/>
                <w:sz w:val="20"/>
                <w:szCs w:val="20"/>
              </w:rPr>
              <w:t>если признак «Ввести вручную»= «Нет»</w:t>
            </w:r>
          </w:p>
        </w:tc>
        <w:tc>
          <w:tcPr>
            <w:tcW w:w="680" w:type="pct"/>
            <w:gridSpan w:val="2"/>
          </w:tcPr>
          <w:p w14:paraId="1481DD99"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51EEB68"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00642381" w14:textId="7712B961"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Видимость: Да, если признак «Адрес фактического места жительства совпадает с адресом </w:t>
            </w:r>
            <w:proofErr w:type="gramStart"/>
            <w:r w:rsidRPr="00CC5E10">
              <w:rPr>
                <w:color w:val="000000"/>
                <w:sz w:val="20"/>
                <w:szCs w:val="20"/>
              </w:rPr>
              <w:t>регистрации»=</w:t>
            </w:r>
            <w:proofErr w:type="gramEnd"/>
            <w:r w:rsidRPr="00CC5E10">
              <w:rPr>
                <w:color w:val="000000"/>
                <w:sz w:val="20"/>
                <w:szCs w:val="20"/>
              </w:rPr>
              <w:t xml:space="preserve"> «Нет».</w:t>
            </w:r>
          </w:p>
          <w:p w14:paraId="1E39D0CC" w14:textId="23126C52"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Интеграция с </w:t>
            </w:r>
            <w:proofErr w:type="spellStart"/>
            <w:r w:rsidRPr="00CC5E10">
              <w:rPr>
                <w:color w:val="000000"/>
                <w:sz w:val="20"/>
                <w:szCs w:val="20"/>
              </w:rPr>
              <w:t>DaData</w:t>
            </w:r>
            <w:proofErr w:type="spellEnd"/>
            <w:r w:rsidRPr="00CC5E10">
              <w:rPr>
                <w:color w:val="000000"/>
                <w:sz w:val="20"/>
                <w:szCs w:val="20"/>
              </w:rPr>
              <w:t>.</w:t>
            </w:r>
          </w:p>
          <w:p w14:paraId="2B0BD7AF"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Правило: обязательно должны быть введены регион и номер дома. Если в адресе не указана квартира, поле подсвечивается красным и отображается подсказка: «Укажите номер квартиры или поставьте отметку о проживании в частном доме».</w:t>
            </w:r>
          </w:p>
          <w:p w14:paraId="005E298C"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lastRenderedPageBreak/>
              <w:t xml:space="preserve">Если в </w:t>
            </w:r>
            <w:proofErr w:type="spellStart"/>
            <w:r w:rsidRPr="00CC5E10">
              <w:rPr>
                <w:color w:val="000000"/>
                <w:sz w:val="20"/>
                <w:szCs w:val="20"/>
              </w:rPr>
              <w:t>DaData</w:t>
            </w:r>
            <w:proofErr w:type="spellEnd"/>
            <w:r w:rsidRPr="00CC5E10">
              <w:rPr>
                <w:color w:val="000000"/>
                <w:sz w:val="20"/>
                <w:szCs w:val="20"/>
              </w:rPr>
              <w:t xml:space="preserve"> не найден адрес, то отображается подсказка: «Некорректно указан адрес».</w:t>
            </w:r>
          </w:p>
          <w:p w14:paraId="376C9296"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Если адрес найден, то он раскладывается по полям в блоке Ручного ввода.</w:t>
            </w:r>
          </w:p>
          <w:p w14:paraId="5B405D35"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При ручном заполнении поле автоматически заполняется значениями из полей «Почтовый индекс» + «Регион» + «Район» (при наличии) + «Населенный пункт» (при наличии) + «Город» + «Улица» + «Дом» + «Корпус» (при наличии) + «Квартира» (при наличии).</w:t>
            </w:r>
          </w:p>
        </w:tc>
      </w:tr>
      <w:tr w:rsidR="00BD66E1" w:rsidRPr="0081172A" w14:paraId="5AC13A3B" w14:textId="77777777" w:rsidTr="002C7CFF">
        <w:trPr>
          <w:trHeight w:val="72"/>
        </w:trPr>
        <w:tc>
          <w:tcPr>
            <w:tcW w:w="829" w:type="pct"/>
          </w:tcPr>
          <w:p w14:paraId="1776116D" w14:textId="77777777" w:rsidR="002C300C" w:rsidRPr="00CC5E10" w:rsidRDefault="002C300C" w:rsidP="00E22B71">
            <w:pPr>
              <w:spacing w:line="240" w:lineRule="auto"/>
              <w:ind w:firstLine="0"/>
              <w:rPr>
                <w:color w:val="000000"/>
                <w:sz w:val="20"/>
                <w:szCs w:val="20"/>
              </w:rPr>
            </w:pPr>
            <w:r w:rsidRPr="00CC5E10">
              <w:rPr>
                <w:color w:val="000000"/>
                <w:sz w:val="20"/>
                <w:szCs w:val="20"/>
              </w:rPr>
              <w:lastRenderedPageBreak/>
              <w:t>Клиент проживает в частном доме</w:t>
            </w:r>
          </w:p>
        </w:tc>
        <w:tc>
          <w:tcPr>
            <w:tcW w:w="526" w:type="pct"/>
            <w:gridSpan w:val="2"/>
          </w:tcPr>
          <w:p w14:paraId="08C50D7E"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0AA350F3"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36653A44"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Флажок</w:t>
            </w:r>
          </w:p>
        </w:tc>
        <w:tc>
          <w:tcPr>
            <w:tcW w:w="687" w:type="pct"/>
            <w:gridSpan w:val="2"/>
          </w:tcPr>
          <w:p w14:paraId="64792130" w14:textId="77777777" w:rsidR="002C300C" w:rsidRPr="00CC5E10" w:rsidRDefault="002C300C" w:rsidP="00E22B71">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54CEBF13" w14:textId="77777777"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Видимость: Да, если признак «Адрес фактического места жительства совпадает с адресом </w:t>
            </w:r>
            <w:proofErr w:type="gramStart"/>
            <w:r w:rsidRPr="00CC5E10">
              <w:rPr>
                <w:color w:val="000000"/>
                <w:sz w:val="20"/>
                <w:szCs w:val="20"/>
              </w:rPr>
              <w:t>регистрации»=</w:t>
            </w:r>
            <w:proofErr w:type="gramEnd"/>
            <w:r w:rsidRPr="00CC5E10">
              <w:rPr>
                <w:color w:val="000000"/>
                <w:sz w:val="20"/>
                <w:szCs w:val="20"/>
              </w:rPr>
              <w:t xml:space="preserve"> «Нет» И если в поле «Адрес фактического места жительства» не указан квартиры </w:t>
            </w:r>
          </w:p>
          <w:p w14:paraId="15FB0A27" w14:textId="1B422D40"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Значение по умолчанию «Нет»</w:t>
            </w:r>
          </w:p>
        </w:tc>
      </w:tr>
      <w:tr w:rsidR="00BD66E1" w:rsidRPr="0081172A" w14:paraId="565F7F3A" w14:textId="77777777" w:rsidTr="002C7CFF">
        <w:trPr>
          <w:trHeight w:val="72"/>
        </w:trPr>
        <w:tc>
          <w:tcPr>
            <w:tcW w:w="829" w:type="pct"/>
          </w:tcPr>
          <w:p w14:paraId="41E3CEE3" w14:textId="77777777" w:rsidR="002C300C" w:rsidRPr="00CC5E10" w:rsidRDefault="002C300C" w:rsidP="00E22B71">
            <w:pPr>
              <w:spacing w:line="240" w:lineRule="auto"/>
              <w:ind w:firstLine="0"/>
              <w:rPr>
                <w:color w:val="000000"/>
                <w:sz w:val="20"/>
                <w:szCs w:val="20"/>
              </w:rPr>
            </w:pPr>
            <w:r w:rsidRPr="00CC5E10">
              <w:rPr>
                <w:color w:val="000000"/>
                <w:sz w:val="20"/>
                <w:szCs w:val="20"/>
              </w:rPr>
              <w:t>Ввести вручную</w:t>
            </w:r>
          </w:p>
        </w:tc>
        <w:tc>
          <w:tcPr>
            <w:tcW w:w="526" w:type="pct"/>
            <w:gridSpan w:val="2"/>
          </w:tcPr>
          <w:p w14:paraId="0CAFA9E4"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4A154B65"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2DFA4B0B"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Переключатель</w:t>
            </w:r>
          </w:p>
        </w:tc>
        <w:tc>
          <w:tcPr>
            <w:tcW w:w="687" w:type="pct"/>
            <w:gridSpan w:val="2"/>
          </w:tcPr>
          <w:p w14:paraId="761DA74E" w14:textId="77777777" w:rsidR="002C300C" w:rsidRPr="00CC5E10" w:rsidRDefault="002C300C" w:rsidP="00E22B71">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1706B4C6" w14:textId="71839891"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 xml:space="preserve">Видимость: Да, если признак «Адрес фактического места жительства совпадает с адресом </w:t>
            </w:r>
            <w:proofErr w:type="gramStart"/>
            <w:r w:rsidRPr="00CC5E10">
              <w:rPr>
                <w:color w:val="000000"/>
                <w:sz w:val="20"/>
                <w:szCs w:val="20"/>
              </w:rPr>
              <w:t>регистрации»=</w:t>
            </w:r>
            <w:proofErr w:type="gramEnd"/>
            <w:r w:rsidRPr="00CC5E10">
              <w:rPr>
                <w:color w:val="000000"/>
                <w:sz w:val="20"/>
                <w:szCs w:val="20"/>
              </w:rPr>
              <w:t xml:space="preserve"> «Нет».</w:t>
            </w:r>
          </w:p>
          <w:p w14:paraId="6AA85205" w14:textId="1B368E88"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Значение по умолчанию «Нет»</w:t>
            </w:r>
          </w:p>
        </w:tc>
      </w:tr>
      <w:tr w:rsidR="00BD66E1" w:rsidRPr="0081172A" w14:paraId="3F1086AF" w14:textId="77777777" w:rsidTr="002C7CFF">
        <w:trPr>
          <w:trHeight w:val="72"/>
        </w:trPr>
        <w:tc>
          <w:tcPr>
            <w:tcW w:w="829" w:type="pct"/>
          </w:tcPr>
          <w:p w14:paraId="28A0C61D" w14:textId="77777777" w:rsidR="002C300C" w:rsidRPr="00CC5E10" w:rsidRDefault="002C300C" w:rsidP="00E22B71">
            <w:pPr>
              <w:spacing w:line="240" w:lineRule="auto"/>
              <w:ind w:firstLine="0"/>
              <w:rPr>
                <w:color w:val="000000"/>
                <w:sz w:val="20"/>
                <w:szCs w:val="20"/>
              </w:rPr>
            </w:pPr>
            <w:r w:rsidRPr="00CC5E10">
              <w:rPr>
                <w:color w:val="000000"/>
                <w:sz w:val="20"/>
                <w:szCs w:val="20"/>
              </w:rPr>
              <w:t>Регион</w:t>
            </w:r>
          </w:p>
        </w:tc>
        <w:tc>
          <w:tcPr>
            <w:tcW w:w="526" w:type="pct"/>
            <w:gridSpan w:val="2"/>
          </w:tcPr>
          <w:p w14:paraId="4D10B880"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1582DAA6"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580AC51B"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30387C7E" w14:textId="0AC2A9DC" w:rsidR="002C300C" w:rsidRPr="00CC5E10" w:rsidRDefault="003B01C4" w:rsidP="00E22B71">
            <w:pPr>
              <w:spacing w:line="240" w:lineRule="auto"/>
              <w:ind w:firstLine="0"/>
              <w:rPr>
                <w:color w:val="000000"/>
                <w:sz w:val="20"/>
                <w:szCs w:val="20"/>
              </w:rPr>
            </w:pPr>
            <w:r>
              <w:rPr>
                <w:color w:val="000000"/>
                <w:sz w:val="20"/>
                <w:szCs w:val="20"/>
              </w:rPr>
              <w:t>Список</w:t>
            </w:r>
          </w:p>
        </w:tc>
        <w:tc>
          <w:tcPr>
            <w:tcW w:w="1895" w:type="pct"/>
            <w:gridSpan w:val="2"/>
          </w:tcPr>
          <w:p w14:paraId="0C8F01C2" w14:textId="77777777" w:rsidR="002C300C"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w:t>
            </w:r>
            <w:r w:rsidR="003C03F0">
              <w:rPr>
                <w:color w:val="000000"/>
                <w:sz w:val="20"/>
                <w:szCs w:val="20"/>
              </w:rPr>
              <w:t xml:space="preserve"> </w:t>
            </w:r>
            <w:r w:rsidRPr="00CC5E10">
              <w:rPr>
                <w:color w:val="000000"/>
                <w:sz w:val="20"/>
                <w:szCs w:val="20"/>
              </w:rPr>
              <w:t>= «Да»</w:t>
            </w:r>
          </w:p>
          <w:p w14:paraId="020CC5E5" w14:textId="2290EAD3" w:rsidR="003B01C4" w:rsidRPr="00CC5E10" w:rsidRDefault="003B01C4" w:rsidP="003B01C4">
            <w:pPr>
              <w:pStyle w:val="ae"/>
              <w:spacing w:line="240" w:lineRule="auto"/>
              <w:ind w:left="0" w:firstLine="0"/>
              <w:rPr>
                <w:color w:val="000000"/>
                <w:sz w:val="20"/>
                <w:szCs w:val="20"/>
              </w:rPr>
            </w:pPr>
            <w:r>
              <w:rPr>
                <w:color w:val="000000"/>
                <w:sz w:val="20"/>
                <w:szCs w:val="20"/>
              </w:rPr>
              <w:t>По справочнику регионов</w:t>
            </w:r>
          </w:p>
        </w:tc>
      </w:tr>
      <w:tr w:rsidR="00BD66E1" w:rsidRPr="0081172A" w14:paraId="47B39FD7" w14:textId="77777777" w:rsidTr="002C7CFF">
        <w:trPr>
          <w:trHeight w:val="72"/>
        </w:trPr>
        <w:tc>
          <w:tcPr>
            <w:tcW w:w="829" w:type="pct"/>
          </w:tcPr>
          <w:p w14:paraId="780BACA8" w14:textId="77777777" w:rsidR="002C300C" w:rsidRPr="00CC5E10" w:rsidRDefault="002C300C" w:rsidP="00E22B71">
            <w:pPr>
              <w:spacing w:line="240" w:lineRule="auto"/>
              <w:ind w:firstLine="0"/>
              <w:rPr>
                <w:color w:val="000000"/>
                <w:sz w:val="20"/>
                <w:szCs w:val="20"/>
              </w:rPr>
            </w:pPr>
            <w:r w:rsidRPr="00CC5E10">
              <w:rPr>
                <w:color w:val="000000"/>
                <w:sz w:val="20"/>
                <w:szCs w:val="20"/>
              </w:rPr>
              <w:t>Район</w:t>
            </w:r>
          </w:p>
        </w:tc>
        <w:tc>
          <w:tcPr>
            <w:tcW w:w="526" w:type="pct"/>
            <w:gridSpan w:val="2"/>
          </w:tcPr>
          <w:p w14:paraId="56328FAF"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6CBF0703"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77CE124"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0CD62761"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0EB16D1D" w14:textId="19128125"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w:t>
            </w:r>
            <w:r w:rsidR="003C03F0">
              <w:rPr>
                <w:color w:val="000000"/>
                <w:sz w:val="20"/>
                <w:szCs w:val="20"/>
              </w:rPr>
              <w:t xml:space="preserve"> </w:t>
            </w:r>
            <w:r w:rsidRPr="00CC5E10">
              <w:rPr>
                <w:color w:val="000000"/>
                <w:sz w:val="20"/>
                <w:szCs w:val="20"/>
              </w:rPr>
              <w:t>= «Да»</w:t>
            </w:r>
          </w:p>
        </w:tc>
      </w:tr>
      <w:tr w:rsidR="00BD66E1" w:rsidRPr="0081172A" w14:paraId="43412343" w14:textId="77777777" w:rsidTr="002C7CFF">
        <w:trPr>
          <w:trHeight w:val="72"/>
        </w:trPr>
        <w:tc>
          <w:tcPr>
            <w:tcW w:w="829" w:type="pct"/>
          </w:tcPr>
          <w:p w14:paraId="5107DEAF" w14:textId="77777777" w:rsidR="002C300C" w:rsidRPr="00CC5E10" w:rsidRDefault="002C300C" w:rsidP="00E22B71">
            <w:pPr>
              <w:spacing w:line="240" w:lineRule="auto"/>
              <w:ind w:firstLine="0"/>
              <w:rPr>
                <w:color w:val="000000"/>
                <w:sz w:val="20"/>
                <w:szCs w:val="20"/>
              </w:rPr>
            </w:pPr>
            <w:r w:rsidRPr="00CC5E10">
              <w:rPr>
                <w:color w:val="000000"/>
                <w:sz w:val="20"/>
                <w:szCs w:val="20"/>
              </w:rPr>
              <w:t>Населенный пункт</w:t>
            </w:r>
          </w:p>
        </w:tc>
        <w:tc>
          <w:tcPr>
            <w:tcW w:w="526" w:type="pct"/>
            <w:gridSpan w:val="2"/>
          </w:tcPr>
          <w:p w14:paraId="57812EAB"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11E82EB1"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1353E43E"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1467CAE2"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6CDF07F5" w14:textId="62CBCD2C"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w:t>
            </w:r>
            <w:r w:rsidR="003C03F0">
              <w:rPr>
                <w:color w:val="000000"/>
                <w:sz w:val="20"/>
                <w:szCs w:val="20"/>
              </w:rPr>
              <w:t xml:space="preserve"> </w:t>
            </w:r>
            <w:r w:rsidRPr="00CC5E10">
              <w:rPr>
                <w:color w:val="000000"/>
                <w:sz w:val="20"/>
                <w:szCs w:val="20"/>
              </w:rPr>
              <w:t>= «Да»</w:t>
            </w:r>
          </w:p>
        </w:tc>
      </w:tr>
      <w:tr w:rsidR="00BD66E1" w:rsidRPr="0081172A" w14:paraId="6FE628FD" w14:textId="77777777" w:rsidTr="002C7CFF">
        <w:trPr>
          <w:trHeight w:val="72"/>
        </w:trPr>
        <w:tc>
          <w:tcPr>
            <w:tcW w:w="829" w:type="pct"/>
          </w:tcPr>
          <w:p w14:paraId="34F2927D" w14:textId="77777777" w:rsidR="002C300C" w:rsidRPr="00CC5E10" w:rsidRDefault="002C300C" w:rsidP="00E22B71">
            <w:pPr>
              <w:spacing w:line="240" w:lineRule="auto"/>
              <w:ind w:firstLine="0"/>
              <w:rPr>
                <w:color w:val="000000"/>
                <w:sz w:val="20"/>
                <w:szCs w:val="20"/>
              </w:rPr>
            </w:pPr>
            <w:r w:rsidRPr="00CC5E10">
              <w:rPr>
                <w:color w:val="000000"/>
                <w:sz w:val="20"/>
                <w:szCs w:val="20"/>
              </w:rPr>
              <w:t>Город</w:t>
            </w:r>
          </w:p>
        </w:tc>
        <w:tc>
          <w:tcPr>
            <w:tcW w:w="526" w:type="pct"/>
            <w:gridSpan w:val="2"/>
          </w:tcPr>
          <w:p w14:paraId="3A4B5EAD"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787BDBF9"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2B2EA73"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64D91584"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771B5DB0" w14:textId="12A6E099"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w:t>
            </w:r>
            <w:r w:rsidR="003C03F0">
              <w:rPr>
                <w:color w:val="000000"/>
                <w:sz w:val="20"/>
                <w:szCs w:val="20"/>
              </w:rPr>
              <w:t xml:space="preserve"> </w:t>
            </w:r>
            <w:r w:rsidRPr="00CC5E10">
              <w:rPr>
                <w:color w:val="000000"/>
                <w:sz w:val="20"/>
                <w:szCs w:val="20"/>
              </w:rPr>
              <w:t>= «Да»</w:t>
            </w:r>
          </w:p>
        </w:tc>
      </w:tr>
      <w:tr w:rsidR="00BD66E1" w:rsidRPr="0081172A" w14:paraId="07DBA833" w14:textId="77777777" w:rsidTr="002C7CFF">
        <w:trPr>
          <w:trHeight w:val="72"/>
        </w:trPr>
        <w:tc>
          <w:tcPr>
            <w:tcW w:w="829" w:type="pct"/>
          </w:tcPr>
          <w:p w14:paraId="6BBF5C15" w14:textId="77777777" w:rsidR="002C300C" w:rsidRPr="00CC5E10" w:rsidRDefault="002C300C" w:rsidP="00E22B71">
            <w:pPr>
              <w:spacing w:line="240" w:lineRule="auto"/>
              <w:ind w:firstLine="0"/>
              <w:rPr>
                <w:color w:val="000000"/>
                <w:sz w:val="20"/>
                <w:szCs w:val="20"/>
              </w:rPr>
            </w:pPr>
            <w:r w:rsidRPr="00CC5E10">
              <w:rPr>
                <w:color w:val="000000"/>
                <w:sz w:val="20"/>
                <w:szCs w:val="20"/>
              </w:rPr>
              <w:t>Улица</w:t>
            </w:r>
          </w:p>
        </w:tc>
        <w:tc>
          <w:tcPr>
            <w:tcW w:w="526" w:type="pct"/>
            <w:gridSpan w:val="2"/>
          </w:tcPr>
          <w:p w14:paraId="562CD2BC"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109D4C51"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D8586FB"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069836EF"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18802A18" w14:textId="32146E28"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w:t>
            </w:r>
            <w:r w:rsidR="003C03F0">
              <w:rPr>
                <w:color w:val="000000"/>
                <w:sz w:val="20"/>
                <w:szCs w:val="20"/>
              </w:rPr>
              <w:t xml:space="preserve"> </w:t>
            </w:r>
            <w:r w:rsidRPr="00CC5E10">
              <w:rPr>
                <w:color w:val="000000"/>
                <w:sz w:val="20"/>
                <w:szCs w:val="20"/>
              </w:rPr>
              <w:t>= «Да»</w:t>
            </w:r>
          </w:p>
        </w:tc>
      </w:tr>
      <w:tr w:rsidR="00BD66E1" w:rsidRPr="0081172A" w14:paraId="10AD479C" w14:textId="77777777" w:rsidTr="002C7CFF">
        <w:trPr>
          <w:trHeight w:val="72"/>
        </w:trPr>
        <w:tc>
          <w:tcPr>
            <w:tcW w:w="829" w:type="pct"/>
          </w:tcPr>
          <w:p w14:paraId="10D058F7" w14:textId="77777777" w:rsidR="002C300C" w:rsidRPr="00CC5E10" w:rsidRDefault="002C300C" w:rsidP="00E22B71">
            <w:pPr>
              <w:spacing w:line="240" w:lineRule="auto"/>
              <w:ind w:firstLine="0"/>
              <w:rPr>
                <w:color w:val="000000"/>
                <w:sz w:val="20"/>
                <w:szCs w:val="20"/>
              </w:rPr>
            </w:pPr>
            <w:r w:rsidRPr="00CC5E10">
              <w:rPr>
                <w:color w:val="000000"/>
                <w:sz w:val="20"/>
                <w:szCs w:val="20"/>
              </w:rPr>
              <w:t>Дом</w:t>
            </w:r>
          </w:p>
        </w:tc>
        <w:tc>
          <w:tcPr>
            <w:tcW w:w="526" w:type="pct"/>
            <w:gridSpan w:val="2"/>
          </w:tcPr>
          <w:p w14:paraId="0834C8F1" w14:textId="77777777" w:rsidR="002C300C" w:rsidRPr="00CC5E10" w:rsidRDefault="002C300C"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6C0D708F" w14:textId="77777777" w:rsidR="002C300C" w:rsidRPr="00CC5E10" w:rsidRDefault="002C300C"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5AA401D4" w14:textId="77777777" w:rsidR="002C300C" w:rsidRPr="00CC5E10" w:rsidRDefault="002C300C"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60E700CC" w14:textId="77777777" w:rsidR="002C300C" w:rsidRPr="00CC5E10" w:rsidRDefault="002C300C"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28D8436F" w14:textId="7D513DAD" w:rsidR="002C300C" w:rsidRPr="00CC5E10" w:rsidRDefault="002C300C"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w:t>
            </w:r>
            <w:r w:rsidR="003C03F0">
              <w:rPr>
                <w:color w:val="000000"/>
                <w:sz w:val="20"/>
                <w:szCs w:val="20"/>
              </w:rPr>
              <w:t xml:space="preserve"> </w:t>
            </w:r>
            <w:r w:rsidRPr="00CC5E10">
              <w:rPr>
                <w:color w:val="000000"/>
                <w:sz w:val="20"/>
                <w:szCs w:val="20"/>
              </w:rPr>
              <w:t>= «Да».</w:t>
            </w:r>
          </w:p>
          <w:p w14:paraId="191689B3" w14:textId="5C744365" w:rsidR="002C300C" w:rsidRPr="003C03F0" w:rsidRDefault="002C300C" w:rsidP="00E22B71">
            <w:pPr>
              <w:spacing w:line="240" w:lineRule="auto"/>
              <w:ind w:firstLine="0"/>
              <w:rPr>
                <w:color w:val="000000"/>
                <w:sz w:val="20"/>
                <w:szCs w:val="20"/>
              </w:rPr>
            </w:pPr>
          </w:p>
        </w:tc>
      </w:tr>
      <w:tr w:rsidR="00BA18F6" w:rsidRPr="00CC5E10" w14:paraId="2024E476" w14:textId="77777777" w:rsidTr="002C7CFF">
        <w:trPr>
          <w:trHeight w:val="72"/>
        </w:trPr>
        <w:tc>
          <w:tcPr>
            <w:tcW w:w="829" w:type="pct"/>
          </w:tcPr>
          <w:p w14:paraId="6875460B" w14:textId="778B8A49" w:rsidR="00BA5DF8" w:rsidRPr="00CC5E10" w:rsidRDefault="00BA5DF8" w:rsidP="00E22B71">
            <w:pPr>
              <w:spacing w:line="240" w:lineRule="auto"/>
              <w:ind w:firstLine="0"/>
              <w:rPr>
                <w:color w:val="000000"/>
                <w:sz w:val="20"/>
                <w:szCs w:val="20"/>
              </w:rPr>
            </w:pPr>
            <w:r w:rsidRPr="00CC5E10">
              <w:rPr>
                <w:color w:val="000000"/>
                <w:sz w:val="20"/>
                <w:szCs w:val="20"/>
              </w:rPr>
              <w:t>Корпус</w:t>
            </w:r>
          </w:p>
        </w:tc>
        <w:tc>
          <w:tcPr>
            <w:tcW w:w="526" w:type="pct"/>
            <w:gridSpan w:val="2"/>
          </w:tcPr>
          <w:p w14:paraId="760D0090" w14:textId="086AE5C6"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6BDB9C15" w14:textId="1F597D3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62FFB090" w14:textId="6B4C6BA9"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0625638D" w14:textId="054FBAE8"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6368C687" w14:textId="5C0120F2"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w:t>
            </w:r>
            <w:r w:rsidR="003C03F0">
              <w:rPr>
                <w:color w:val="000000"/>
                <w:sz w:val="20"/>
                <w:szCs w:val="20"/>
              </w:rPr>
              <w:t xml:space="preserve"> </w:t>
            </w:r>
            <w:r w:rsidRPr="00CC5E10">
              <w:rPr>
                <w:color w:val="000000"/>
                <w:sz w:val="20"/>
                <w:szCs w:val="20"/>
              </w:rPr>
              <w:t>= «Да».</w:t>
            </w:r>
          </w:p>
        </w:tc>
      </w:tr>
      <w:tr w:rsidR="00BD66E1" w:rsidRPr="0081172A" w14:paraId="0EB94AF1" w14:textId="77777777" w:rsidTr="002C7CFF">
        <w:trPr>
          <w:trHeight w:val="72"/>
        </w:trPr>
        <w:tc>
          <w:tcPr>
            <w:tcW w:w="829" w:type="pct"/>
          </w:tcPr>
          <w:p w14:paraId="62A0EC42" w14:textId="77777777" w:rsidR="00BA5DF8" w:rsidRPr="00CC5E10" w:rsidRDefault="00BA5DF8" w:rsidP="00E22B71">
            <w:pPr>
              <w:spacing w:line="240" w:lineRule="auto"/>
              <w:ind w:firstLine="0"/>
              <w:rPr>
                <w:color w:val="000000"/>
                <w:sz w:val="20"/>
                <w:szCs w:val="20"/>
              </w:rPr>
            </w:pPr>
            <w:r w:rsidRPr="00CC5E10">
              <w:rPr>
                <w:color w:val="000000"/>
                <w:sz w:val="20"/>
                <w:szCs w:val="20"/>
              </w:rPr>
              <w:t>Квартира</w:t>
            </w:r>
          </w:p>
        </w:tc>
        <w:tc>
          <w:tcPr>
            <w:tcW w:w="526" w:type="pct"/>
            <w:gridSpan w:val="2"/>
          </w:tcPr>
          <w:p w14:paraId="72F2F851" w14:textId="77777777" w:rsidR="00BA5DF8" w:rsidRPr="00CC5E10" w:rsidRDefault="00BA5DF8" w:rsidP="009C086B">
            <w:pPr>
              <w:pStyle w:val="ae"/>
              <w:numPr>
                <w:ilvl w:val="0"/>
                <w:numId w:val="4"/>
              </w:numPr>
              <w:spacing w:line="240" w:lineRule="auto"/>
              <w:ind w:left="0" w:firstLine="0"/>
              <w:rPr>
                <w:color w:val="000000"/>
                <w:sz w:val="20"/>
                <w:szCs w:val="20"/>
              </w:rPr>
            </w:pPr>
          </w:p>
          <w:p w14:paraId="285F3294" w14:textId="6770F1A3"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 если признак «Клиент проживает в частном доме» = «Нет»</w:t>
            </w:r>
          </w:p>
        </w:tc>
        <w:tc>
          <w:tcPr>
            <w:tcW w:w="383" w:type="pct"/>
            <w:gridSpan w:val="2"/>
          </w:tcPr>
          <w:p w14:paraId="67241AD3"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6F26004B"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1FE62FD0"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6A17CDF7" w14:textId="02B8DA0E"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w:t>
            </w:r>
            <w:r w:rsidR="003C03F0">
              <w:rPr>
                <w:color w:val="000000"/>
                <w:sz w:val="20"/>
                <w:szCs w:val="20"/>
              </w:rPr>
              <w:t xml:space="preserve"> </w:t>
            </w:r>
            <w:r w:rsidRPr="00CC5E10">
              <w:rPr>
                <w:color w:val="000000"/>
                <w:sz w:val="20"/>
                <w:szCs w:val="20"/>
              </w:rPr>
              <w:t>= «Да»</w:t>
            </w:r>
          </w:p>
          <w:p w14:paraId="5CC50E0F" w14:textId="112240AC"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числовых символов.</w:t>
            </w:r>
          </w:p>
        </w:tc>
      </w:tr>
      <w:tr w:rsidR="00BD66E1" w:rsidRPr="0081172A" w14:paraId="0C6E5396" w14:textId="77777777" w:rsidTr="002C7CFF">
        <w:trPr>
          <w:trHeight w:val="72"/>
        </w:trPr>
        <w:tc>
          <w:tcPr>
            <w:tcW w:w="829" w:type="pct"/>
          </w:tcPr>
          <w:p w14:paraId="757CABD5" w14:textId="77777777" w:rsidR="00BA5DF8" w:rsidRPr="00CC5E10" w:rsidRDefault="00BA5DF8" w:rsidP="00E22B71">
            <w:pPr>
              <w:spacing w:line="240" w:lineRule="auto"/>
              <w:ind w:firstLine="0"/>
              <w:rPr>
                <w:color w:val="000000"/>
                <w:sz w:val="20"/>
                <w:szCs w:val="20"/>
              </w:rPr>
            </w:pPr>
            <w:r w:rsidRPr="00CC5E10">
              <w:rPr>
                <w:color w:val="000000"/>
                <w:sz w:val="20"/>
                <w:szCs w:val="20"/>
              </w:rPr>
              <w:t>Почтовый индекс</w:t>
            </w:r>
          </w:p>
        </w:tc>
        <w:tc>
          <w:tcPr>
            <w:tcW w:w="526" w:type="pct"/>
            <w:gridSpan w:val="2"/>
          </w:tcPr>
          <w:p w14:paraId="7FBA9303"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33A6DF04"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23C658EC"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0B4E1F9E"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630E1639" w14:textId="69780359"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Да, если признак «Ввести вручную»</w:t>
            </w:r>
            <w:r w:rsidR="003C03F0">
              <w:rPr>
                <w:color w:val="000000"/>
                <w:sz w:val="20"/>
                <w:szCs w:val="20"/>
              </w:rPr>
              <w:t xml:space="preserve"> </w:t>
            </w:r>
            <w:r w:rsidRPr="00CC5E10">
              <w:rPr>
                <w:color w:val="000000"/>
                <w:sz w:val="20"/>
                <w:szCs w:val="20"/>
              </w:rPr>
              <w:t>= «Да».</w:t>
            </w:r>
          </w:p>
          <w:p w14:paraId="4F1FA79F" w14:textId="16C6C8B2"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Ограничение на формат: только 6 числовых символов.</w:t>
            </w:r>
          </w:p>
        </w:tc>
      </w:tr>
      <w:tr w:rsidR="00BA5DF8" w:rsidRPr="00CC5E10" w14:paraId="505A191D" w14:textId="77777777" w:rsidTr="003C03F0">
        <w:trPr>
          <w:trHeight w:val="72"/>
        </w:trPr>
        <w:tc>
          <w:tcPr>
            <w:tcW w:w="5000" w:type="pct"/>
            <w:gridSpan w:val="11"/>
          </w:tcPr>
          <w:p w14:paraId="7F894647" w14:textId="77777777" w:rsidR="00BA5DF8" w:rsidRPr="00CC5E10" w:rsidRDefault="00BA5DF8" w:rsidP="00E22B71">
            <w:pPr>
              <w:pStyle w:val="ae"/>
              <w:spacing w:line="240" w:lineRule="auto"/>
              <w:ind w:left="0" w:firstLine="0"/>
              <w:rPr>
                <w:b/>
                <w:color w:val="000000"/>
                <w:sz w:val="20"/>
                <w:szCs w:val="20"/>
              </w:rPr>
            </w:pPr>
            <w:r w:rsidRPr="00CC5E10">
              <w:rPr>
                <w:b/>
                <w:color w:val="000000"/>
                <w:sz w:val="20"/>
                <w:szCs w:val="20"/>
              </w:rPr>
              <w:lastRenderedPageBreak/>
              <w:t>Блок «Контакты клиента»</w:t>
            </w:r>
          </w:p>
        </w:tc>
      </w:tr>
      <w:tr w:rsidR="00BD66E1" w:rsidRPr="0081172A" w14:paraId="704B12D1" w14:textId="77777777" w:rsidTr="002C7CFF">
        <w:trPr>
          <w:trHeight w:val="72"/>
        </w:trPr>
        <w:tc>
          <w:tcPr>
            <w:tcW w:w="829" w:type="pct"/>
          </w:tcPr>
          <w:p w14:paraId="2B82492D" w14:textId="77777777" w:rsidR="00BA5DF8" w:rsidRPr="00CC5E10" w:rsidRDefault="00BA5DF8" w:rsidP="00E22B71">
            <w:pPr>
              <w:spacing w:line="240" w:lineRule="auto"/>
              <w:ind w:firstLine="0"/>
              <w:rPr>
                <w:color w:val="000000"/>
                <w:sz w:val="20"/>
                <w:szCs w:val="20"/>
              </w:rPr>
            </w:pPr>
            <w:r w:rsidRPr="00CC5E10">
              <w:rPr>
                <w:color w:val="000000"/>
                <w:sz w:val="20"/>
                <w:szCs w:val="20"/>
              </w:rPr>
              <w:t>Мобильный телефон</w:t>
            </w:r>
          </w:p>
        </w:tc>
        <w:tc>
          <w:tcPr>
            <w:tcW w:w="526" w:type="pct"/>
            <w:gridSpan w:val="2"/>
          </w:tcPr>
          <w:p w14:paraId="250A64A0"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1AC32558"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B7C64EE"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7E38CEA1" w14:textId="77777777" w:rsidR="00BA5DF8" w:rsidRPr="00CC5E10" w:rsidRDefault="00BA5DF8" w:rsidP="00E22B71">
            <w:pPr>
              <w:spacing w:line="240" w:lineRule="auto"/>
              <w:ind w:firstLine="0"/>
              <w:rPr>
                <w:color w:val="000000"/>
                <w:sz w:val="20"/>
                <w:szCs w:val="20"/>
              </w:rPr>
            </w:pPr>
            <w:r w:rsidRPr="00CC5E10">
              <w:rPr>
                <w:color w:val="000000"/>
                <w:sz w:val="20"/>
                <w:szCs w:val="20"/>
              </w:rPr>
              <w:t xml:space="preserve">Строка </w:t>
            </w:r>
          </w:p>
        </w:tc>
        <w:tc>
          <w:tcPr>
            <w:tcW w:w="1895" w:type="pct"/>
            <w:gridSpan w:val="2"/>
          </w:tcPr>
          <w:p w14:paraId="2F60C36F" w14:textId="77777777"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645C0453" w14:textId="0A6812BA"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Ограничение на формат: только 10 числовых символов.</w:t>
            </w:r>
          </w:p>
          <w:p w14:paraId="391EDE83" w14:textId="77777777"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По умолчанию стоит шаблон с кодом страны «+7 (9</w:t>
            </w:r>
            <w:r w:rsidRPr="00CC5E10">
              <w:rPr>
                <w:color w:val="000000"/>
                <w:sz w:val="20"/>
                <w:szCs w:val="20"/>
                <w:lang w:val="en-US"/>
              </w:rPr>
              <w:t>xx</w:t>
            </w:r>
            <w:r w:rsidRPr="00CC5E10">
              <w:rPr>
                <w:color w:val="000000"/>
                <w:sz w:val="20"/>
                <w:szCs w:val="20"/>
              </w:rPr>
              <w:t xml:space="preserve">) </w:t>
            </w:r>
            <w:r w:rsidRPr="00CC5E10">
              <w:rPr>
                <w:color w:val="000000"/>
                <w:sz w:val="20"/>
                <w:szCs w:val="20"/>
                <w:lang w:val="en-US"/>
              </w:rPr>
              <w:t>xxx</w:t>
            </w:r>
            <w:r w:rsidRPr="00CC5E10">
              <w:rPr>
                <w:color w:val="000000"/>
                <w:sz w:val="20"/>
                <w:szCs w:val="20"/>
              </w:rPr>
              <w:t>–</w:t>
            </w:r>
            <w:r w:rsidRPr="00CC5E10">
              <w:rPr>
                <w:color w:val="000000"/>
                <w:sz w:val="20"/>
                <w:szCs w:val="20"/>
                <w:lang w:val="en-US"/>
              </w:rPr>
              <w:t>xx</w:t>
            </w:r>
            <w:r w:rsidRPr="00CC5E10">
              <w:rPr>
                <w:color w:val="000000"/>
                <w:sz w:val="20"/>
                <w:szCs w:val="20"/>
              </w:rPr>
              <w:t>-</w:t>
            </w:r>
            <w:r w:rsidRPr="00CC5E10">
              <w:rPr>
                <w:color w:val="000000"/>
                <w:sz w:val="20"/>
                <w:szCs w:val="20"/>
                <w:lang w:val="en-US"/>
              </w:rPr>
              <w:t>xx</w:t>
            </w:r>
            <w:r w:rsidRPr="00CC5E10">
              <w:rPr>
                <w:color w:val="000000"/>
                <w:sz w:val="20"/>
                <w:szCs w:val="20"/>
              </w:rPr>
              <w:t xml:space="preserve">» </w:t>
            </w:r>
          </w:p>
        </w:tc>
      </w:tr>
      <w:tr w:rsidR="00BD66E1" w:rsidRPr="0081172A" w14:paraId="20279AD9" w14:textId="77777777" w:rsidTr="002C7CFF">
        <w:trPr>
          <w:trHeight w:val="72"/>
        </w:trPr>
        <w:tc>
          <w:tcPr>
            <w:tcW w:w="829" w:type="pct"/>
          </w:tcPr>
          <w:p w14:paraId="0B1DC3DB" w14:textId="2C7B1BD2" w:rsidR="00BA5DF8" w:rsidRPr="00CC5E10" w:rsidRDefault="00BA5DF8" w:rsidP="00E22B71">
            <w:pPr>
              <w:spacing w:line="240" w:lineRule="auto"/>
              <w:ind w:firstLine="0"/>
              <w:rPr>
                <w:color w:val="000000"/>
                <w:sz w:val="20"/>
                <w:szCs w:val="20"/>
              </w:rPr>
            </w:pPr>
            <w:r w:rsidRPr="00CC5E10">
              <w:rPr>
                <w:color w:val="000000"/>
                <w:sz w:val="20"/>
                <w:szCs w:val="20"/>
                <w:lang w:val="en-US"/>
              </w:rPr>
              <w:t>E-mail</w:t>
            </w:r>
          </w:p>
        </w:tc>
        <w:tc>
          <w:tcPr>
            <w:tcW w:w="526" w:type="pct"/>
            <w:gridSpan w:val="2"/>
          </w:tcPr>
          <w:p w14:paraId="6C4E9B14"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1EA03871"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03A2095E"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7A4E051B" w14:textId="77777777" w:rsidR="00BA5DF8" w:rsidRPr="00CC5E10" w:rsidRDefault="00BA5DF8" w:rsidP="00E22B71">
            <w:pPr>
              <w:spacing w:line="240" w:lineRule="auto"/>
              <w:ind w:firstLine="0"/>
              <w:rPr>
                <w:color w:val="000000"/>
                <w:sz w:val="20"/>
                <w:szCs w:val="20"/>
              </w:rPr>
            </w:pPr>
            <w:r w:rsidRPr="00CC5E10">
              <w:rPr>
                <w:color w:val="000000"/>
                <w:sz w:val="20"/>
                <w:szCs w:val="20"/>
              </w:rPr>
              <w:t xml:space="preserve">Строка </w:t>
            </w:r>
          </w:p>
        </w:tc>
        <w:tc>
          <w:tcPr>
            <w:tcW w:w="1895" w:type="pct"/>
            <w:gridSpan w:val="2"/>
          </w:tcPr>
          <w:p w14:paraId="76657DC1" w14:textId="77777777"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Видимость-всегда.</w:t>
            </w:r>
          </w:p>
          <w:p w14:paraId="1E26D239" w14:textId="5F1D37D1" w:rsidR="00BA5DF8" w:rsidRPr="00CC5E10" w:rsidRDefault="00BA5DF8" w:rsidP="009C086B">
            <w:pPr>
              <w:pStyle w:val="ae"/>
              <w:numPr>
                <w:ilvl w:val="0"/>
                <w:numId w:val="4"/>
              </w:numPr>
              <w:pBdr>
                <w:top w:val="nil"/>
                <w:left w:val="nil"/>
                <w:bottom w:val="nil"/>
                <w:right w:val="nil"/>
                <w:between w:val="nil"/>
              </w:pBdr>
              <w:spacing w:line="240" w:lineRule="auto"/>
              <w:ind w:left="0" w:firstLine="0"/>
              <w:rPr>
                <w:rFonts w:eastAsia="Times New Roman" w:cs="Times New Roman"/>
                <w:sz w:val="20"/>
                <w:szCs w:val="20"/>
                <w:lang w:bidi="he-IL"/>
              </w:rPr>
            </w:pPr>
            <w:r w:rsidRPr="00CC5E10">
              <w:rPr>
                <w:rFonts w:eastAsia="Times New Roman" w:cs="Times New Roman"/>
                <w:sz w:val="20"/>
                <w:szCs w:val="20"/>
                <w:lang w:bidi="he-IL"/>
              </w:rPr>
              <w:t xml:space="preserve">Ограничение на формат: значение должно содержать символ @, возможно указать только один </w:t>
            </w:r>
            <w:r w:rsidRPr="00CC5E10">
              <w:rPr>
                <w:rFonts w:eastAsia="Times New Roman" w:cs="Times New Roman"/>
                <w:sz w:val="20"/>
                <w:szCs w:val="20"/>
                <w:lang w:val="en-US" w:bidi="he-IL"/>
              </w:rPr>
              <w:t>e</w:t>
            </w:r>
            <w:r w:rsidRPr="00CC5E10">
              <w:rPr>
                <w:rFonts w:eastAsia="Times New Roman" w:cs="Times New Roman"/>
                <w:sz w:val="20"/>
                <w:szCs w:val="20"/>
                <w:lang w:bidi="he-IL"/>
              </w:rPr>
              <w:t>-</w:t>
            </w:r>
            <w:r w:rsidRPr="00CC5E10">
              <w:rPr>
                <w:rFonts w:eastAsia="Times New Roman" w:cs="Times New Roman"/>
                <w:sz w:val="20"/>
                <w:szCs w:val="20"/>
                <w:lang w:val="en-US" w:bidi="he-IL"/>
              </w:rPr>
              <w:t>mail</w:t>
            </w:r>
            <w:r w:rsidRPr="00CC5E10">
              <w:rPr>
                <w:rFonts w:eastAsia="Times New Roman" w:cs="Times New Roman"/>
                <w:sz w:val="20"/>
                <w:szCs w:val="20"/>
                <w:lang w:bidi="he-IL"/>
              </w:rPr>
              <w:t xml:space="preserve"> адрес.</w:t>
            </w:r>
          </w:p>
          <w:p w14:paraId="525BA075" w14:textId="77777777" w:rsidR="00BA5DF8" w:rsidRPr="00CC5E10" w:rsidRDefault="00BA5DF8" w:rsidP="00E22B71">
            <w:pPr>
              <w:pStyle w:val="ae"/>
              <w:spacing w:line="240" w:lineRule="auto"/>
              <w:ind w:left="0" w:firstLine="0"/>
              <w:rPr>
                <w:color w:val="000000"/>
                <w:sz w:val="20"/>
                <w:szCs w:val="20"/>
              </w:rPr>
            </w:pPr>
          </w:p>
        </w:tc>
      </w:tr>
      <w:tr w:rsidR="0068551E" w:rsidRPr="00CC5E10" w14:paraId="179B1520" w14:textId="77777777" w:rsidTr="002C7CFF">
        <w:trPr>
          <w:trHeight w:val="72"/>
        </w:trPr>
        <w:tc>
          <w:tcPr>
            <w:tcW w:w="829" w:type="pct"/>
          </w:tcPr>
          <w:p w14:paraId="5C1307B1" w14:textId="1FB8A5AC" w:rsidR="00BA5DF8" w:rsidRPr="003C03F0" w:rsidRDefault="00BA5DF8" w:rsidP="00E22B71">
            <w:pPr>
              <w:spacing w:line="240" w:lineRule="auto"/>
              <w:ind w:firstLine="0"/>
              <w:rPr>
                <w:color w:val="000000"/>
                <w:sz w:val="20"/>
                <w:szCs w:val="20"/>
              </w:rPr>
            </w:pPr>
            <w:r w:rsidRPr="00CC5E10">
              <w:rPr>
                <w:color w:val="000000"/>
                <w:sz w:val="20"/>
                <w:szCs w:val="20"/>
              </w:rPr>
              <w:t>Тип телефона</w:t>
            </w:r>
          </w:p>
        </w:tc>
        <w:tc>
          <w:tcPr>
            <w:tcW w:w="526" w:type="pct"/>
            <w:gridSpan w:val="2"/>
          </w:tcPr>
          <w:p w14:paraId="611B0271" w14:textId="06D0211D"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 если заполнено поле «Номер телефона» в строке повторителе. Иначе, нет.</w:t>
            </w:r>
          </w:p>
        </w:tc>
        <w:tc>
          <w:tcPr>
            <w:tcW w:w="383" w:type="pct"/>
            <w:gridSpan w:val="2"/>
          </w:tcPr>
          <w:p w14:paraId="64398D87" w14:textId="6772D5AF"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0EF76424" w14:textId="6E2ACF46"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Раскрывающийся список</w:t>
            </w:r>
          </w:p>
        </w:tc>
        <w:tc>
          <w:tcPr>
            <w:tcW w:w="687" w:type="pct"/>
            <w:gridSpan w:val="2"/>
          </w:tcPr>
          <w:p w14:paraId="43C9625D" w14:textId="58205F10" w:rsidR="00BA5DF8" w:rsidRPr="00CC5E10" w:rsidRDefault="00BA5DF8" w:rsidP="00E22B71">
            <w:pPr>
              <w:spacing w:line="240" w:lineRule="auto"/>
              <w:ind w:firstLine="0"/>
              <w:rPr>
                <w:color w:val="000000"/>
                <w:sz w:val="20"/>
                <w:szCs w:val="20"/>
              </w:rPr>
            </w:pPr>
            <w:r w:rsidRPr="00CC5E10">
              <w:rPr>
                <w:color w:val="000000"/>
                <w:sz w:val="20"/>
                <w:szCs w:val="20"/>
              </w:rPr>
              <w:t>По справочнику «Тип телефона»</w:t>
            </w:r>
          </w:p>
        </w:tc>
        <w:tc>
          <w:tcPr>
            <w:tcW w:w="1895" w:type="pct"/>
            <w:gridSpan w:val="2"/>
          </w:tcPr>
          <w:p w14:paraId="08A78FE7" w14:textId="7BA03EC3"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по умолчанию</w:t>
            </w:r>
            <w:r w:rsidR="003C03F0">
              <w:rPr>
                <w:color w:val="000000"/>
                <w:sz w:val="20"/>
                <w:szCs w:val="20"/>
              </w:rPr>
              <w:t xml:space="preserve"> </w:t>
            </w:r>
            <w:r w:rsidRPr="00CC5E10">
              <w:rPr>
                <w:color w:val="000000"/>
                <w:sz w:val="20"/>
                <w:szCs w:val="20"/>
              </w:rPr>
              <w:t>-</w:t>
            </w:r>
            <w:r w:rsidR="003C03F0">
              <w:rPr>
                <w:color w:val="000000"/>
                <w:sz w:val="20"/>
                <w:szCs w:val="20"/>
              </w:rPr>
              <w:t xml:space="preserve"> </w:t>
            </w:r>
            <w:r w:rsidRPr="00CC5E10">
              <w:rPr>
                <w:color w:val="000000"/>
                <w:sz w:val="20"/>
                <w:szCs w:val="20"/>
              </w:rPr>
              <w:t>нет. Видимость-да, если нажата кнопка «Добавить телефон» в блоке повторителе</w:t>
            </w:r>
          </w:p>
          <w:p w14:paraId="1FCF66D9" w14:textId="77777777" w:rsidR="00BA5DF8" w:rsidRPr="00CC5E10" w:rsidRDefault="00BA5DF8" w:rsidP="00E22B71">
            <w:pPr>
              <w:pStyle w:val="ae"/>
              <w:spacing w:line="240" w:lineRule="auto"/>
              <w:ind w:left="0" w:firstLine="0"/>
              <w:rPr>
                <w:color w:val="000000"/>
                <w:sz w:val="20"/>
                <w:szCs w:val="20"/>
              </w:rPr>
            </w:pPr>
          </w:p>
        </w:tc>
      </w:tr>
      <w:tr w:rsidR="0068551E" w:rsidRPr="00CC5E10" w14:paraId="52182959" w14:textId="77777777" w:rsidTr="002C7CFF">
        <w:trPr>
          <w:trHeight w:val="72"/>
        </w:trPr>
        <w:tc>
          <w:tcPr>
            <w:tcW w:w="829" w:type="pct"/>
          </w:tcPr>
          <w:p w14:paraId="317CAB52" w14:textId="6CE34267" w:rsidR="00BA5DF8" w:rsidRPr="003C03F0" w:rsidRDefault="00BA5DF8" w:rsidP="00E22B71">
            <w:pPr>
              <w:spacing w:line="240" w:lineRule="auto"/>
              <w:ind w:firstLine="0"/>
              <w:rPr>
                <w:color w:val="000000"/>
                <w:sz w:val="20"/>
                <w:szCs w:val="20"/>
              </w:rPr>
            </w:pPr>
            <w:r w:rsidRPr="00CC5E10">
              <w:rPr>
                <w:color w:val="000000"/>
                <w:sz w:val="20"/>
                <w:szCs w:val="20"/>
              </w:rPr>
              <w:t>Номер телефона</w:t>
            </w:r>
          </w:p>
        </w:tc>
        <w:tc>
          <w:tcPr>
            <w:tcW w:w="526" w:type="pct"/>
            <w:gridSpan w:val="2"/>
          </w:tcPr>
          <w:p w14:paraId="16C53C56" w14:textId="7CEBD653"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 если заполнено поле «Тип телефона» в строке повторителе. Иначе, нет</w:t>
            </w:r>
          </w:p>
        </w:tc>
        <w:tc>
          <w:tcPr>
            <w:tcW w:w="383" w:type="pct"/>
            <w:gridSpan w:val="2"/>
          </w:tcPr>
          <w:p w14:paraId="27A87706" w14:textId="590E2393"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04EAFB79" w14:textId="3B82E1BE"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45BDFFB6" w14:textId="2ED7140F" w:rsidR="00BA5DF8" w:rsidRPr="00CC5E10" w:rsidRDefault="00BA5DF8" w:rsidP="00E22B71">
            <w:pPr>
              <w:spacing w:line="240" w:lineRule="auto"/>
              <w:ind w:firstLine="0"/>
              <w:rPr>
                <w:color w:val="000000"/>
                <w:sz w:val="20"/>
                <w:szCs w:val="20"/>
              </w:rPr>
            </w:pPr>
            <w:r w:rsidRPr="00CC5E10">
              <w:rPr>
                <w:color w:val="000000"/>
                <w:sz w:val="20"/>
                <w:szCs w:val="20"/>
              </w:rPr>
              <w:t xml:space="preserve">Строка </w:t>
            </w:r>
          </w:p>
        </w:tc>
        <w:tc>
          <w:tcPr>
            <w:tcW w:w="1895" w:type="pct"/>
            <w:gridSpan w:val="2"/>
          </w:tcPr>
          <w:p w14:paraId="0C2960BD" w14:textId="6E679344"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 по умолчанию</w:t>
            </w:r>
            <w:r w:rsidR="003C03F0">
              <w:rPr>
                <w:color w:val="000000"/>
                <w:sz w:val="20"/>
                <w:szCs w:val="20"/>
              </w:rPr>
              <w:t xml:space="preserve"> </w:t>
            </w:r>
            <w:r w:rsidRPr="00CC5E10">
              <w:rPr>
                <w:color w:val="000000"/>
                <w:sz w:val="20"/>
                <w:szCs w:val="20"/>
              </w:rPr>
              <w:t>-</w:t>
            </w:r>
            <w:r w:rsidR="003C03F0">
              <w:rPr>
                <w:color w:val="000000"/>
                <w:sz w:val="20"/>
                <w:szCs w:val="20"/>
              </w:rPr>
              <w:t xml:space="preserve"> </w:t>
            </w:r>
            <w:r w:rsidRPr="00CC5E10">
              <w:rPr>
                <w:color w:val="000000"/>
                <w:sz w:val="20"/>
                <w:szCs w:val="20"/>
              </w:rPr>
              <w:t>нет. Видимость-да, если нажата кнопка «Добавить телефон» в блоке повторителе</w:t>
            </w:r>
          </w:p>
          <w:p w14:paraId="2A70EB9B" w14:textId="77777777"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Ограничение на формат: только 10 числовых символов.</w:t>
            </w:r>
          </w:p>
          <w:p w14:paraId="2507D025" w14:textId="490B74F2"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По умолчанию стоит шаблон с кодом страны «+7 (9</w:t>
            </w:r>
            <w:r w:rsidRPr="00CC5E10">
              <w:rPr>
                <w:color w:val="000000"/>
                <w:sz w:val="20"/>
                <w:szCs w:val="20"/>
                <w:lang w:val="en-US"/>
              </w:rPr>
              <w:t>xx</w:t>
            </w:r>
            <w:r w:rsidRPr="00CC5E10">
              <w:rPr>
                <w:color w:val="000000"/>
                <w:sz w:val="20"/>
                <w:szCs w:val="20"/>
              </w:rPr>
              <w:t xml:space="preserve">) </w:t>
            </w:r>
            <w:r w:rsidRPr="00CC5E10">
              <w:rPr>
                <w:color w:val="000000"/>
                <w:sz w:val="20"/>
                <w:szCs w:val="20"/>
                <w:lang w:val="en-US"/>
              </w:rPr>
              <w:t>xxx</w:t>
            </w:r>
            <w:r w:rsidRPr="00CC5E10">
              <w:rPr>
                <w:color w:val="000000"/>
                <w:sz w:val="20"/>
                <w:szCs w:val="20"/>
              </w:rPr>
              <w:t>–</w:t>
            </w:r>
            <w:r w:rsidRPr="00CC5E10">
              <w:rPr>
                <w:color w:val="000000"/>
                <w:sz w:val="20"/>
                <w:szCs w:val="20"/>
                <w:lang w:val="en-US"/>
              </w:rPr>
              <w:t>xx</w:t>
            </w:r>
            <w:r w:rsidRPr="00CC5E10">
              <w:rPr>
                <w:color w:val="000000"/>
                <w:sz w:val="20"/>
                <w:szCs w:val="20"/>
              </w:rPr>
              <w:t>-</w:t>
            </w:r>
            <w:r w:rsidRPr="00CC5E10">
              <w:rPr>
                <w:color w:val="000000"/>
                <w:sz w:val="20"/>
                <w:szCs w:val="20"/>
                <w:lang w:val="en-US"/>
              </w:rPr>
              <w:t>xx</w:t>
            </w:r>
            <w:r w:rsidRPr="00CC5E10">
              <w:rPr>
                <w:color w:val="000000"/>
                <w:sz w:val="20"/>
                <w:szCs w:val="20"/>
              </w:rPr>
              <w:t xml:space="preserve">» </w:t>
            </w:r>
          </w:p>
        </w:tc>
      </w:tr>
      <w:tr w:rsidR="0068551E" w:rsidRPr="00CC5E10" w14:paraId="55F651D2" w14:textId="77777777" w:rsidTr="002C7CFF">
        <w:trPr>
          <w:trHeight w:val="72"/>
        </w:trPr>
        <w:tc>
          <w:tcPr>
            <w:tcW w:w="829" w:type="pct"/>
          </w:tcPr>
          <w:p w14:paraId="5A07EB6E" w14:textId="49D275E5" w:rsidR="00BA5DF8" w:rsidRPr="003C03F0" w:rsidRDefault="00BA5DF8" w:rsidP="00E22B71">
            <w:pPr>
              <w:spacing w:line="240" w:lineRule="auto"/>
              <w:ind w:firstLine="0"/>
              <w:rPr>
                <w:color w:val="000000"/>
                <w:sz w:val="20"/>
                <w:szCs w:val="20"/>
              </w:rPr>
            </w:pPr>
            <w:r w:rsidRPr="00CC5E10">
              <w:rPr>
                <w:color w:val="000000"/>
                <w:sz w:val="20"/>
                <w:szCs w:val="20"/>
              </w:rPr>
              <w:t>Добавить телефон</w:t>
            </w:r>
          </w:p>
        </w:tc>
        <w:tc>
          <w:tcPr>
            <w:tcW w:w="526" w:type="pct"/>
            <w:gridSpan w:val="2"/>
          </w:tcPr>
          <w:p w14:paraId="7CDFBBD7" w14:textId="4E0FDCEE"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2E3621FD" w14:textId="07C6FBA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6DC2BC8D" w14:textId="09415D46"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62C85EAA" w14:textId="0D244D9E"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3BE479BF" w14:textId="4126F3CE"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При нажатии на кнопку должен появляться блок-повторитель с полями «Тип телефона» и «Номер телефона».</w:t>
            </w:r>
          </w:p>
        </w:tc>
      </w:tr>
      <w:tr w:rsidR="0068551E" w:rsidRPr="00CC5E10" w14:paraId="3A5DB37D" w14:textId="77777777" w:rsidTr="002C7CFF">
        <w:trPr>
          <w:trHeight w:val="72"/>
        </w:trPr>
        <w:tc>
          <w:tcPr>
            <w:tcW w:w="829" w:type="pct"/>
          </w:tcPr>
          <w:p w14:paraId="608B7172" w14:textId="0B172F10" w:rsidR="00BA5DF8" w:rsidRPr="003C03F0" w:rsidRDefault="00BA5DF8" w:rsidP="00E22B71">
            <w:pPr>
              <w:spacing w:line="240" w:lineRule="auto"/>
              <w:ind w:firstLine="0"/>
              <w:rPr>
                <w:color w:val="000000"/>
                <w:sz w:val="20"/>
                <w:szCs w:val="20"/>
              </w:rPr>
            </w:pPr>
            <w:r w:rsidRPr="00CC5E10">
              <w:rPr>
                <w:color w:val="000000"/>
                <w:sz w:val="20"/>
                <w:szCs w:val="20"/>
              </w:rPr>
              <w:t>Корзина</w:t>
            </w:r>
          </w:p>
        </w:tc>
        <w:tc>
          <w:tcPr>
            <w:tcW w:w="526" w:type="pct"/>
            <w:gridSpan w:val="2"/>
          </w:tcPr>
          <w:p w14:paraId="608BFCB3" w14:textId="2591C6AE"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756A5A82" w14:textId="6A658D94"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0C1F1442" w14:textId="54F56192"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1F58D22A" w14:textId="64AD1313"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2D8352DA" w14:textId="17988BB9"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При нажатии на кнопку должен удаляться блок-повторитель с полями «Тип телефона» и «Номер телефона».</w:t>
            </w:r>
          </w:p>
        </w:tc>
      </w:tr>
      <w:tr w:rsidR="00BA5DF8" w:rsidRPr="00CC5E10" w14:paraId="2E8247B2" w14:textId="77777777" w:rsidTr="006016A9">
        <w:trPr>
          <w:trHeight w:val="72"/>
        </w:trPr>
        <w:tc>
          <w:tcPr>
            <w:tcW w:w="5000" w:type="pct"/>
            <w:gridSpan w:val="11"/>
          </w:tcPr>
          <w:p w14:paraId="0EF6D627" w14:textId="53F7B4F3" w:rsidR="003C03F0" w:rsidRPr="00CC5E10" w:rsidRDefault="00BA5DF8" w:rsidP="00E22B71">
            <w:pPr>
              <w:pStyle w:val="ae"/>
              <w:spacing w:line="240" w:lineRule="auto"/>
              <w:ind w:left="0" w:firstLine="0"/>
              <w:rPr>
                <w:b/>
                <w:color w:val="000000"/>
                <w:sz w:val="20"/>
                <w:szCs w:val="20"/>
              </w:rPr>
            </w:pPr>
            <w:r w:rsidRPr="00CC5E10">
              <w:rPr>
                <w:b/>
                <w:color w:val="000000"/>
                <w:sz w:val="20"/>
                <w:szCs w:val="20"/>
              </w:rPr>
              <w:t>Блок «Контактные лица» (блок-повторитель)</w:t>
            </w:r>
          </w:p>
        </w:tc>
      </w:tr>
      <w:tr w:rsidR="00BD66E1" w:rsidRPr="0081172A" w14:paraId="42E7DE73" w14:textId="77777777" w:rsidTr="002C7CFF">
        <w:trPr>
          <w:trHeight w:val="72"/>
        </w:trPr>
        <w:tc>
          <w:tcPr>
            <w:tcW w:w="829" w:type="pct"/>
          </w:tcPr>
          <w:p w14:paraId="79FFF9A6" w14:textId="77777777" w:rsidR="00BA5DF8" w:rsidRPr="00CC5E10" w:rsidRDefault="00BA5DF8" w:rsidP="00E22B71">
            <w:pPr>
              <w:spacing w:line="240" w:lineRule="auto"/>
              <w:ind w:firstLine="0"/>
              <w:rPr>
                <w:color w:val="000000"/>
                <w:sz w:val="20"/>
                <w:szCs w:val="20"/>
              </w:rPr>
            </w:pPr>
            <w:r w:rsidRPr="00CC5E10">
              <w:rPr>
                <w:color w:val="000000"/>
                <w:sz w:val="20"/>
                <w:szCs w:val="20"/>
              </w:rPr>
              <w:t>Фамилия</w:t>
            </w:r>
          </w:p>
        </w:tc>
        <w:tc>
          <w:tcPr>
            <w:tcW w:w="526" w:type="pct"/>
            <w:gridSpan w:val="2"/>
          </w:tcPr>
          <w:p w14:paraId="1F577790" w14:textId="1AC59B8A"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r w:rsidR="003C03F0">
              <w:rPr>
                <w:color w:val="000000"/>
                <w:sz w:val="20"/>
                <w:szCs w:val="20"/>
              </w:rPr>
              <w:t>, если нажата кнопка «Добавить контактное лицо»</w:t>
            </w:r>
          </w:p>
        </w:tc>
        <w:tc>
          <w:tcPr>
            <w:tcW w:w="383" w:type="pct"/>
            <w:gridSpan w:val="2"/>
          </w:tcPr>
          <w:p w14:paraId="7992A2DB"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097E99B5"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8DB68D4" w14:textId="77777777" w:rsidR="00BA5DF8" w:rsidRPr="00CC5E10" w:rsidRDefault="00BA5DF8" w:rsidP="00E22B71">
            <w:pPr>
              <w:spacing w:line="240" w:lineRule="auto"/>
              <w:ind w:firstLine="0"/>
              <w:rPr>
                <w:color w:val="000000"/>
                <w:sz w:val="20"/>
                <w:szCs w:val="20"/>
              </w:rPr>
            </w:pPr>
            <w:r w:rsidRPr="00CC5E10">
              <w:rPr>
                <w:color w:val="000000"/>
                <w:sz w:val="20"/>
                <w:szCs w:val="20"/>
              </w:rPr>
              <w:t xml:space="preserve">Строка </w:t>
            </w:r>
          </w:p>
        </w:tc>
        <w:tc>
          <w:tcPr>
            <w:tcW w:w="1895" w:type="pct"/>
            <w:gridSpan w:val="2"/>
          </w:tcPr>
          <w:p w14:paraId="33F1F988" w14:textId="39EFD696"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w:t>
            </w:r>
            <w:r w:rsidR="003C03F0">
              <w:rPr>
                <w:color w:val="000000"/>
                <w:sz w:val="20"/>
                <w:szCs w:val="20"/>
              </w:rPr>
              <w:t xml:space="preserve"> по умолчанию – нет. Видимость – да, если нажата кнопка «Добавить контактное лицо»</w:t>
            </w:r>
          </w:p>
          <w:p w14:paraId="73454152" w14:textId="77777777"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текстовых символов и специальный символ «-».</w:t>
            </w:r>
          </w:p>
        </w:tc>
      </w:tr>
      <w:tr w:rsidR="00BD66E1" w:rsidRPr="0081172A" w14:paraId="7727618A" w14:textId="77777777" w:rsidTr="002C7CFF">
        <w:trPr>
          <w:trHeight w:val="72"/>
        </w:trPr>
        <w:tc>
          <w:tcPr>
            <w:tcW w:w="829" w:type="pct"/>
          </w:tcPr>
          <w:p w14:paraId="39C773F4" w14:textId="04A8CF43" w:rsidR="00BA5DF8" w:rsidRPr="00CC5E10" w:rsidRDefault="00BA5DF8" w:rsidP="00E22B71">
            <w:pPr>
              <w:spacing w:line="240" w:lineRule="auto"/>
              <w:ind w:firstLine="0"/>
              <w:rPr>
                <w:color w:val="000000"/>
                <w:sz w:val="20"/>
                <w:szCs w:val="20"/>
              </w:rPr>
            </w:pPr>
            <w:r w:rsidRPr="00CC5E10">
              <w:rPr>
                <w:color w:val="000000"/>
                <w:sz w:val="20"/>
                <w:szCs w:val="20"/>
              </w:rPr>
              <w:t>Имя</w:t>
            </w:r>
          </w:p>
        </w:tc>
        <w:tc>
          <w:tcPr>
            <w:tcW w:w="526" w:type="pct"/>
            <w:gridSpan w:val="2"/>
          </w:tcPr>
          <w:p w14:paraId="3CDEC6E4" w14:textId="64C21CFF" w:rsidR="00BA5DF8" w:rsidRPr="00CC5E10" w:rsidRDefault="003C03F0" w:rsidP="00E22B71">
            <w:pPr>
              <w:pStyle w:val="ae"/>
              <w:spacing w:line="240" w:lineRule="auto"/>
              <w:ind w:left="0" w:firstLine="0"/>
              <w:rPr>
                <w:color w:val="000000"/>
                <w:sz w:val="20"/>
                <w:szCs w:val="20"/>
              </w:rPr>
            </w:pPr>
            <w:r w:rsidRPr="00CC5E10">
              <w:rPr>
                <w:color w:val="000000"/>
                <w:sz w:val="20"/>
                <w:szCs w:val="20"/>
              </w:rPr>
              <w:t>Да</w:t>
            </w:r>
            <w:r>
              <w:rPr>
                <w:color w:val="000000"/>
                <w:sz w:val="20"/>
                <w:szCs w:val="20"/>
              </w:rPr>
              <w:t>, если нажата кнопка «Добавить контакт</w:t>
            </w:r>
            <w:r>
              <w:rPr>
                <w:color w:val="000000"/>
                <w:sz w:val="20"/>
                <w:szCs w:val="20"/>
              </w:rPr>
              <w:lastRenderedPageBreak/>
              <w:t>ное лицо»</w:t>
            </w:r>
          </w:p>
        </w:tc>
        <w:tc>
          <w:tcPr>
            <w:tcW w:w="383" w:type="pct"/>
            <w:gridSpan w:val="2"/>
          </w:tcPr>
          <w:p w14:paraId="4980E3FB" w14:textId="77777777" w:rsidR="00BA5DF8" w:rsidRPr="00CC5E10" w:rsidRDefault="00BA5DF8" w:rsidP="00E22B71">
            <w:pPr>
              <w:spacing w:line="240" w:lineRule="auto"/>
              <w:ind w:firstLine="0"/>
              <w:rPr>
                <w:color w:val="000000"/>
                <w:sz w:val="20"/>
                <w:szCs w:val="20"/>
              </w:rPr>
            </w:pPr>
            <w:r w:rsidRPr="00CC5E10">
              <w:rPr>
                <w:color w:val="000000"/>
                <w:sz w:val="20"/>
                <w:szCs w:val="20"/>
              </w:rPr>
              <w:lastRenderedPageBreak/>
              <w:t>Да</w:t>
            </w:r>
          </w:p>
        </w:tc>
        <w:tc>
          <w:tcPr>
            <w:tcW w:w="680" w:type="pct"/>
            <w:gridSpan w:val="2"/>
          </w:tcPr>
          <w:p w14:paraId="70B6F523"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35E74191" w14:textId="77777777" w:rsidR="00BA5DF8" w:rsidRPr="00CC5E10" w:rsidRDefault="00BA5DF8" w:rsidP="00E22B71">
            <w:pPr>
              <w:spacing w:line="240" w:lineRule="auto"/>
              <w:ind w:firstLine="0"/>
              <w:rPr>
                <w:color w:val="000000"/>
                <w:sz w:val="20"/>
                <w:szCs w:val="20"/>
              </w:rPr>
            </w:pPr>
            <w:r w:rsidRPr="00CC5E10">
              <w:rPr>
                <w:color w:val="000000"/>
                <w:sz w:val="20"/>
                <w:szCs w:val="20"/>
              </w:rPr>
              <w:t xml:space="preserve">Строка </w:t>
            </w:r>
          </w:p>
        </w:tc>
        <w:tc>
          <w:tcPr>
            <w:tcW w:w="1895" w:type="pct"/>
            <w:gridSpan w:val="2"/>
          </w:tcPr>
          <w:p w14:paraId="7FBEF3CC" w14:textId="77777777" w:rsidR="003C03F0" w:rsidRPr="00CC5E10" w:rsidRDefault="003C03F0"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w:t>
            </w:r>
            <w:r>
              <w:rPr>
                <w:color w:val="000000"/>
                <w:sz w:val="20"/>
                <w:szCs w:val="20"/>
              </w:rPr>
              <w:t xml:space="preserve"> по умолчанию – нет. Видимость – да, если нажата кнопка «Добавить контактное лицо»</w:t>
            </w:r>
          </w:p>
          <w:p w14:paraId="23FB34DA" w14:textId="77777777"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текстовых символов и специальный символ «-».</w:t>
            </w:r>
          </w:p>
        </w:tc>
      </w:tr>
      <w:tr w:rsidR="00BD66E1" w:rsidRPr="0081172A" w14:paraId="205E50A2" w14:textId="77777777" w:rsidTr="002C7CFF">
        <w:trPr>
          <w:trHeight w:val="72"/>
        </w:trPr>
        <w:tc>
          <w:tcPr>
            <w:tcW w:w="829" w:type="pct"/>
          </w:tcPr>
          <w:p w14:paraId="570553FA" w14:textId="11D7A709" w:rsidR="00BA5DF8" w:rsidRPr="00CC5E10" w:rsidRDefault="00BA5DF8" w:rsidP="00E22B71">
            <w:pPr>
              <w:spacing w:line="240" w:lineRule="auto"/>
              <w:ind w:firstLine="0"/>
              <w:rPr>
                <w:color w:val="000000"/>
                <w:sz w:val="20"/>
                <w:szCs w:val="20"/>
              </w:rPr>
            </w:pPr>
            <w:r w:rsidRPr="00CC5E10">
              <w:rPr>
                <w:color w:val="000000"/>
                <w:sz w:val="20"/>
                <w:szCs w:val="20"/>
              </w:rPr>
              <w:t>Отчество</w:t>
            </w:r>
          </w:p>
        </w:tc>
        <w:tc>
          <w:tcPr>
            <w:tcW w:w="526" w:type="pct"/>
            <w:gridSpan w:val="2"/>
          </w:tcPr>
          <w:p w14:paraId="21806E8E" w14:textId="295A2362" w:rsidR="00BA5DF8" w:rsidRPr="00CC5E10" w:rsidRDefault="003118AD" w:rsidP="00E22B71">
            <w:pPr>
              <w:pStyle w:val="ae"/>
              <w:spacing w:line="240" w:lineRule="auto"/>
              <w:ind w:left="0" w:firstLine="0"/>
              <w:rPr>
                <w:color w:val="000000"/>
                <w:sz w:val="20"/>
                <w:szCs w:val="20"/>
              </w:rPr>
            </w:pPr>
            <w:r>
              <w:rPr>
                <w:color w:val="000000"/>
                <w:sz w:val="20"/>
                <w:szCs w:val="20"/>
              </w:rPr>
              <w:t>Нет</w:t>
            </w:r>
          </w:p>
        </w:tc>
        <w:tc>
          <w:tcPr>
            <w:tcW w:w="383" w:type="pct"/>
            <w:gridSpan w:val="2"/>
          </w:tcPr>
          <w:p w14:paraId="571DF1D0"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32D29A32"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4723DA4" w14:textId="77777777" w:rsidR="00BA5DF8" w:rsidRPr="00CC5E10" w:rsidRDefault="00BA5DF8" w:rsidP="00E22B71">
            <w:pPr>
              <w:spacing w:line="240" w:lineRule="auto"/>
              <w:ind w:firstLine="0"/>
              <w:rPr>
                <w:color w:val="000000"/>
                <w:sz w:val="20"/>
                <w:szCs w:val="20"/>
              </w:rPr>
            </w:pPr>
            <w:r w:rsidRPr="00CC5E10">
              <w:rPr>
                <w:color w:val="000000"/>
                <w:sz w:val="20"/>
                <w:szCs w:val="20"/>
              </w:rPr>
              <w:t xml:space="preserve">Строка </w:t>
            </w:r>
          </w:p>
        </w:tc>
        <w:tc>
          <w:tcPr>
            <w:tcW w:w="1895" w:type="pct"/>
            <w:gridSpan w:val="2"/>
          </w:tcPr>
          <w:p w14:paraId="2E27340B" w14:textId="77777777" w:rsidR="003C03F0" w:rsidRPr="00CC5E10" w:rsidRDefault="003C03F0"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w:t>
            </w:r>
            <w:r>
              <w:rPr>
                <w:color w:val="000000"/>
                <w:sz w:val="20"/>
                <w:szCs w:val="20"/>
              </w:rPr>
              <w:t xml:space="preserve"> по умолчанию – нет. Видимость – да, если нажата кнопка «Добавить контактное лицо»</w:t>
            </w:r>
          </w:p>
          <w:p w14:paraId="30DCC42A" w14:textId="7EC99CBD"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текстовых символов и специальный символ «-».</w:t>
            </w:r>
          </w:p>
        </w:tc>
      </w:tr>
      <w:tr w:rsidR="00BD66E1" w:rsidRPr="0081172A" w14:paraId="10253B74" w14:textId="77777777" w:rsidTr="002C7CFF">
        <w:trPr>
          <w:trHeight w:val="72"/>
        </w:trPr>
        <w:tc>
          <w:tcPr>
            <w:tcW w:w="829" w:type="pct"/>
          </w:tcPr>
          <w:p w14:paraId="6CAB1F24" w14:textId="4772C397" w:rsidR="00BA5DF8" w:rsidRPr="00CC5E10" w:rsidRDefault="00BA5DF8" w:rsidP="00E22B71">
            <w:pPr>
              <w:spacing w:line="240" w:lineRule="auto"/>
              <w:ind w:firstLine="0"/>
              <w:rPr>
                <w:color w:val="000000"/>
                <w:sz w:val="20"/>
                <w:szCs w:val="20"/>
              </w:rPr>
            </w:pPr>
            <w:r w:rsidRPr="00CC5E10">
              <w:rPr>
                <w:color w:val="000000"/>
                <w:sz w:val="20"/>
                <w:szCs w:val="20"/>
              </w:rPr>
              <w:t>Отношение к заявителю</w:t>
            </w:r>
          </w:p>
        </w:tc>
        <w:tc>
          <w:tcPr>
            <w:tcW w:w="526" w:type="pct"/>
            <w:gridSpan w:val="2"/>
          </w:tcPr>
          <w:p w14:paraId="7239C3F9" w14:textId="0321071A" w:rsidR="00BA5DF8" w:rsidRPr="00CC5E10" w:rsidRDefault="003C03F0" w:rsidP="00E22B71">
            <w:pPr>
              <w:pStyle w:val="ae"/>
              <w:spacing w:line="240" w:lineRule="auto"/>
              <w:ind w:left="0" w:firstLine="0"/>
              <w:rPr>
                <w:color w:val="000000"/>
                <w:sz w:val="20"/>
                <w:szCs w:val="20"/>
              </w:rPr>
            </w:pPr>
            <w:r w:rsidRPr="00CC5E10">
              <w:rPr>
                <w:color w:val="000000"/>
                <w:sz w:val="20"/>
                <w:szCs w:val="20"/>
              </w:rPr>
              <w:t>Да</w:t>
            </w:r>
            <w:r>
              <w:rPr>
                <w:color w:val="000000"/>
                <w:sz w:val="20"/>
                <w:szCs w:val="20"/>
              </w:rPr>
              <w:t>, если нажата кнопка «Добавить контактное лицо»</w:t>
            </w:r>
          </w:p>
        </w:tc>
        <w:tc>
          <w:tcPr>
            <w:tcW w:w="383" w:type="pct"/>
            <w:gridSpan w:val="2"/>
          </w:tcPr>
          <w:p w14:paraId="2D202078" w14:textId="6570D22D"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48A5C8E" w14:textId="49F2A29E"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Раскрывающийся список</w:t>
            </w:r>
          </w:p>
        </w:tc>
        <w:tc>
          <w:tcPr>
            <w:tcW w:w="687" w:type="pct"/>
            <w:gridSpan w:val="2"/>
          </w:tcPr>
          <w:p w14:paraId="69F41B6E" w14:textId="77777777" w:rsidR="00BA5DF8" w:rsidRPr="00CC5E10" w:rsidRDefault="00BA5DF8" w:rsidP="009C086B">
            <w:pPr>
              <w:spacing w:line="240" w:lineRule="auto"/>
              <w:ind w:firstLine="0"/>
              <w:rPr>
                <w:color w:val="000000"/>
                <w:sz w:val="20"/>
                <w:szCs w:val="20"/>
              </w:rPr>
            </w:pPr>
            <w:r w:rsidRPr="00CC5E10">
              <w:rPr>
                <w:color w:val="000000"/>
                <w:sz w:val="20"/>
                <w:szCs w:val="20"/>
              </w:rPr>
              <w:t>Значения из справочника «Отношение к заявителю»:</w:t>
            </w:r>
          </w:p>
          <w:p w14:paraId="07B6D58B" w14:textId="77777777" w:rsidR="00BA5DF8" w:rsidRPr="00CC5E10" w:rsidRDefault="00BA5DF8" w:rsidP="009C086B">
            <w:pPr>
              <w:pStyle w:val="ae"/>
              <w:numPr>
                <w:ilvl w:val="0"/>
                <w:numId w:val="69"/>
              </w:numPr>
              <w:spacing w:line="240" w:lineRule="auto"/>
              <w:ind w:left="0" w:firstLine="0"/>
              <w:rPr>
                <w:color w:val="000000"/>
                <w:sz w:val="20"/>
                <w:szCs w:val="20"/>
              </w:rPr>
            </w:pPr>
            <w:r w:rsidRPr="00CC5E10">
              <w:rPr>
                <w:color w:val="000000"/>
                <w:sz w:val="20"/>
                <w:szCs w:val="20"/>
              </w:rPr>
              <w:t>супруг/супруга,</w:t>
            </w:r>
          </w:p>
          <w:p w14:paraId="3E76F166" w14:textId="77777777" w:rsidR="00BA5DF8" w:rsidRPr="00CC5E10" w:rsidRDefault="00BA5DF8" w:rsidP="009C086B">
            <w:pPr>
              <w:pStyle w:val="ae"/>
              <w:numPr>
                <w:ilvl w:val="0"/>
                <w:numId w:val="69"/>
              </w:numPr>
              <w:spacing w:line="240" w:lineRule="auto"/>
              <w:ind w:left="0" w:firstLine="0"/>
              <w:rPr>
                <w:color w:val="000000"/>
                <w:sz w:val="20"/>
                <w:szCs w:val="20"/>
              </w:rPr>
            </w:pPr>
            <w:r w:rsidRPr="00CC5E10">
              <w:rPr>
                <w:color w:val="000000"/>
                <w:sz w:val="20"/>
                <w:szCs w:val="20"/>
              </w:rPr>
              <w:t>отец/мать,</w:t>
            </w:r>
          </w:p>
          <w:p w14:paraId="423D9729" w14:textId="77777777" w:rsidR="00BA5DF8" w:rsidRPr="00CC5E10" w:rsidRDefault="00BA5DF8" w:rsidP="009C086B">
            <w:pPr>
              <w:pStyle w:val="ae"/>
              <w:numPr>
                <w:ilvl w:val="0"/>
                <w:numId w:val="69"/>
              </w:numPr>
              <w:spacing w:line="240" w:lineRule="auto"/>
              <w:ind w:left="0" w:firstLine="0"/>
              <w:rPr>
                <w:color w:val="000000"/>
                <w:sz w:val="20"/>
                <w:szCs w:val="20"/>
              </w:rPr>
            </w:pPr>
            <w:r w:rsidRPr="00CC5E10">
              <w:rPr>
                <w:color w:val="000000"/>
                <w:sz w:val="20"/>
                <w:szCs w:val="20"/>
              </w:rPr>
              <w:t>сестра/брат,</w:t>
            </w:r>
          </w:p>
          <w:p w14:paraId="185AB2D2" w14:textId="77777777" w:rsidR="00BA5DF8" w:rsidRPr="00CC5E10" w:rsidRDefault="00BA5DF8" w:rsidP="009C086B">
            <w:pPr>
              <w:pStyle w:val="ae"/>
              <w:numPr>
                <w:ilvl w:val="0"/>
                <w:numId w:val="69"/>
              </w:numPr>
              <w:spacing w:line="240" w:lineRule="auto"/>
              <w:ind w:left="0" w:firstLine="0"/>
              <w:rPr>
                <w:color w:val="000000"/>
                <w:sz w:val="20"/>
                <w:szCs w:val="20"/>
              </w:rPr>
            </w:pPr>
            <w:r w:rsidRPr="00CC5E10">
              <w:rPr>
                <w:color w:val="000000"/>
                <w:sz w:val="20"/>
                <w:szCs w:val="20"/>
              </w:rPr>
              <w:t>теща/свекровь/тесть/</w:t>
            </w:r>
            <w:proofErr w:type="spellStart"/>
            <w:r w:rsidRPr="00CC5E10">
              <w:rPr>
                <w:color w:val="000000"/>
                <w:sz w:val="20"/>
                <w:szCs w:val="20"/>
              </w:rPr>
              <w:t>свекр</w:t>
            </w:r>
            <w:proofErr w:type="spellEnd"/>
            <w:r w:rsidRPr="00CC5E10">
              <w:rPr>
                <w:color w:val="000000"/>
                <w:sz w:val="20"/>
                <w:szCs w:val="20"/>
              </w:rPr>
              <w:t>,</w:t>
            </w:r>
          </w:p>
          <w:p w14:paraId="053300F5" w14:textId="77777777" w:rsidR="00BA5DF8" w:rsidRPr="00CC5E10" w:rsidRDefault="00BA5DF8" w:rsidP="009C086B">
            <w:pPr>
              <w:pStyle w:val="ae"/>
              <w:numPr>
                <w:ilvl w:val="0"/>
                <w:numId w:val="69"/>
              </w:numPr>
              <w:spacing w:line="240" w:lineRule="auto"/>
              <w:ind w:left="0" w:firstLine="0"/>
              <w:rPr>
                <w:color w:val="000000"/>
                <w:sz w:val="20"/>
                <w:szCs w:val="20"/>
              </w:rPr>
            </w:pPr>
            <w:r w:rsidRPr="00CC5E10">
              <w:rPr>
                <w:color w:val="000000"/>
                <w:sz w:val="20"/>
                <w:szCs w:val="20"/>
              </w:rPr>
              <w:t>сын/дочь,</w:t>
            </w:r>
          </w:p>
          <w:p w14:paraId="565E9DB4" w14:textId="77777777" w:rsidR="00BA5DF8" w:rsidRPr="00CC5E10" w:rsidRDefault="00BA5DF8" w:rsidP="009C086B">
            <w:pPr>
              <w:pStyle w:val="ae"/>
              <w:numPr>
                <w:ilvl w:val="0"/>
                <w:numId w:val="69"/>
              </w:numPr>
              <w:spacing w:line="240" w:lineRule="auto"/>
              <w:ind w:left="0" w:firstLine="0"/>
              <w:rPr>
                <w:color w:val="000000"/>
                <w:sz w:val="20"/>
                <w:szCs w:val="20"/>
              </w:rPr>
            </w:pPr>
            <w:r w:rsidRPr="00CC5E10">
              <w:rPr>
                <w:color w:val="000000"/>
                <w:sz w:val="20"/>
                <w:szCs w:val="20"/>
              </w:rPr>
              <w:t>друг/знакомый/коллега,</w:t>
            </w:r>
          </w:p>
          <w:p w14:paraId="0B0D9FF0" w14:textId="2C9FA89E" w:rsidR="00BA5DF8" w:rsidRPr="00CC5E10" w:rsidRDefault="00BA5DF8" w:rsidP="009C086B">
            <w:pPr>
              <w:pStyle w:val="ae"/>
              <w:numPr>
                <w:ilvl w:val="0"/>
                <w:numId w:val="69"/>
              </w:numPr>
              <w:spacing w:line="240" w:lineRule="auto"/>
              <w:ind w:left="0" w:firstLine="0"/>
              <w:rPr>
                <w:color w:val="000000"/>
                <w:sz w:val="20"/>
                <w:szCs w:val="20"/>
              </w:rPr>
            </w:pPr>
            <w:r w:rsidRPr="00CC5E10">
              <w:rPr>
                <w:color w:val="000000"/>
                <w:sz w:val="20"/>
                <w:szCs w:val="20"/>
              </w:rPr>
              <w:t>иное)</w:t>
            </w:r>
          </w:p>
        </w:tc>
        <w:tc>
          <w:tcPr>
            <w:tcW w:w="1895" w:type="pct"/>
            <w:gridSpan w:val="2"/>
          </w:tcPr>
          <w:p w14:paraId="1B7F911F" w14:textId="77777777" w:rsidR="003C03F0" w:rsidRPr="00CC5E10" w:rsidRDefault="003C03F0"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w:t>
            </w:r>
            <w:r>
              <w:rPr>
                <w:color w:val="000000"/>
                <w:sz w:val="20"/>
                <w:szCs w:val="20"/>
              </w:rPr>
              <w:t xml:space="preserve"> по умолчанию – нет. Видимость – да, если нажата кнопка «Добавить контактное лицо»</w:t>
            </w:r>
          </w:p>
          <w:p w14:paraId="24BD6054" w14:textId="43B029A6" w:rsidR="00BA5DF8" w:rsidRPr="00CC5E10" w:rsidRDefault="00BA5DF8" w:rsidP="009C086B">
            <w:pPr>
              <w:pStyle w:val="ae"/>
              <w:numPr>
                <w:ilvl w:val="0"/>
                <w:numId w:val="4"/>
              </w:numPr>
              <w:pBdr>
                <w:top w:val="nil"/>
                <w:left w:val="nil"/>
                <w:bottom w:val="nil"/>
                <w:right w:val="nil"/>
                <w:between w:val="nil"/>
              </w:pBdr>
              <w:spacing w:line="240" w:lineRule="auto"/>
              <w:ind w:left="0" w:firstLine="0"/>
              <w:rPr>
                <w:color w:val="000000"/>
                <w:sz w:val="20"/>
                <w:szCs w:val="20"/>
              </w:rPr>
            </w:pPr>
            <w:r w:rsidRPr="00CC5E10">
              <w:rPr>
                <w:color w:val="000000"/>
                <w:sz w:val="20"/>
                <w:szCs w:val="20"/>
              </w:rPr>
              <w:t>Если выбрано «Иное», то дополнительно отображается поле ввода (текст)</w:t>
            </w:r>
          </w:p>
        </w:tc>
      </w:tr>
      <w:tr w:rsidR="00BD66E1" w:rsidRPr="0081172A" w14:paraId="47247A42" w14:textId="77777777" w:rsidTr="002C7CFF">
        <w:trPr>
          <w:trHeight w:val="72"/>
        </w:trPr>
        <w:tc>
          <w:tcPr>
            <w:tcW w:w="829" w:type="pct"/>
          </w:tcPr>
          <w:p w14:paraId="3B297BB3" w14:textId="7A27F00D" w:rsidR="00BA5DF8" w:rsidRPr="00CC5E10" w:rsidRDefault="00BA5DF8" w:rsidP="00E22B71">
            <w:pPr>
              <w:spacing w:line="240" w:lineRule="auto"/>
              <w:ind w:firstLine="0"/>
              <w:rPr>
                <w:color w:val="000000"/>
                <w:sz w:val="20"/>
                <w:szCs w:val="20"/>
              </w:rPr>
            </w:pPr>
            <w:r w:rsidRPr="00CC5E10">
              <w:rPr>
                <w:color w:val="000000"/>
                <w:sz w:val="20"/>
                <w:szCs w:val="20"/>
              </w:rPr>
              <w:t>Телефон</w:t>
            </w:r>
          </w:p>
        </w:tc>
        <w:tc>
          <w:tcPr>
            <w:tcW w:w="526" w:type="pct"/>
            <w:gridSpan w:val="2"/>
          </w:tcPr>
          <w:p w14:paraId="3657901D" w14:textId="55D4F7D6" w:rsidR="00BA5DF8" w:rsidRPr="00CC5E10" w:rsidRDefault="003C03F0" w:rsidP="00E22B71">
            <w:pPr>
              <w:pStyle w:val="ae"/>
              <w:spacing w:line="240" w:lineRule="auto"/>
              <w:ind w:left="0" w:firstLine="0"/>
              <w:rPr>
                <w:color w:val="000000"/>
                <w:sz w:val="20"/>
                <w:szCs w:val="20"/>
              </w:rPr>
            </w:pPr>
            <w:r w:rsidRPr="00CC5E10">
              <w:rPr>
                <w:color w:val="000000"/>
                <w:sz w:val="20"/>
                <w:szCs w:val="20"/>
              </w:rPr>
              <w:t>Да</w:t>
            </w:r>
            <w:r>
              <w:rPr>
                <w:color w:val="000000"/>
                <w:sz w:val="20"/>
                <w:szCs w:val="20"/>
              </w:rPr>
              <w:t>, если нажата кнопка «Добавить контактное лицо»</w:t>
            </w:r>
          </w:p>
        </w:tc>
        <w:tc>
          <w:tcPr>
            <w:tcW w:w="383" w:type="pct"/>
            <w:gridSpan w:val="2"/>
          </w:tcPr>
          <w:p w14:paraId="58406A3F" w14:textId="66B7589D"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3A38D831" w14:textId="22CF6F6E"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31CA9975" w14:textId="0AF29420" w:rsidR="00BA5DF8" w:rsidRPr="00CC5E10" w:rsidRDefault="00BA5DF8" w:rsidP="009C086B">
            <w:pPr>
              <w:spacing w:line="240" w:lineRule="auto"/>
              <w:ind w:firstLine="0"/>
              <w:rPr>
                <w:color w:val="000000"/>
                <w:sz w:val="20"/>
                <w:szCs w:val="20"/>
              </w:rPr>
            </w:pPr>
            <w:r w:rsidRPr="00CC5E10">
              <w:rPr>
                <w:color w:val="000000"/>
                <w:sz w:val="20"/>
                <w:szCs w:val="20"/>
              </w:rPr>
              <w:t xml:space="preserve">Строка </w:t>
            </w:r>
          </w:p>
        </w:tc>
        <w:tc>
          <w:tcPr>
            <w:tcW w:w="1895" w:type="pct"/>
            <w:gridSpan w:val="2"/>
          </w:tcPr>
          <w:p w14:paraId="67379DAD" w14:textId="77777777" w:rsidR="003C03F0" w:rsidRPr="00CC5E10" w:rsidRDefault="003C03F0" w:rsidP="009C086B">
            <w:pPr>
              <w:pStyle w:val="ae"/>
              <w:numPr>
                <w:ilvl w:val="0"/>
                <w:numId w:val="4"/>
              </w:numPr>
              <w:spacing w:line="240" w:lineRule="auto"/>
              <w:ind w:left="0" w:firstLine="0"/>
              <w:rPr>
                <w:color w:val="000000"/>
                <w:sz w:val="20"/>
                <w:szCs w:val="20"/>
              </w:rPr>
            </w:pPr>
            <w:r w:rsidRPr="00CC5E10">
              <w:rPr>
                <w:color w:val="000000"/>
                <w:sz w:val="20"/>
                <w:szCs w:val="20"/>
              </w:rPr>
              <w:t>Видимость</w:t>
            </w:r>
            <w:r>
              <w:rPr>
                <w:color w:val="000000"/>
                <w:sz w:val="20"/>
                <w:szCs w:val="20"/>
              </w:rPr>
              <w:t xml:space="preserve"> по умолчанию – нет. Видимость – да, если нажата кнопка «Добавить контактное лицо»</w:t>
            </w:r>
          </w:p>
          <w:p w14:paraId="23034503" w14:textId="77777777" w:rsidR="00BA5DF8" w:rsidRPr="00CC5E10" w:rsidRDefault="00BA5DF8" w:rsidP="009C086B">
            <w:pPr>
              <w:pStyle w:val="ae"/>
              <w:numPr>
                <w:ilvl w:val="0"/>
                <w:numId w:val="4"/>
              </w:numPr>
              <w:spacing w:line="240" w:lineRule="auto"/>
              <w:ind w:left="0" w:firstLine="0"/>
              <w:rPr>
                <w:color w:val="000000"/>
                <w:sz w:val="20"/>
                <w:szCs w:val="20"/>
              </w:rPr>
            </w:pPr>
            <w:r w:rsidRPr="00CC5E10">
              <w:rPr>
                <w:color w:val="000000"/>
                <w:sz w:val="20"/>
                <w:szCs w:val="20"/>
              </w:rPr>
              <w:t>Ограничение на формат: только 10 числовых символов.</w:t>
            </w:r>
          </w:p>
          <w:p w14:paraId="446DE62F" w14:textId="4F7B37A4" w:rsidR="00BA5DF8" w:rsidRPr="00CC5E10" w:rsidRDefault="00BA5DF8" w:rsidP="009C086B">
            <w:pPr>
              <w:pStyle w:val="ae"/>
              <w:numPr>
                <w:ilvl w:val="0"/>
                <w:numId w:val="4"/>
              </w:numPr>
              <w:pBdr>
                <w:top w:val="nil"/>
                <w:left w:val="nil"/>
                <w:bottom w:val="nil"/>
                <w:right w:val="nil"/>
                <w:between w:val="nil"/>
              </w:pBdr>
              <w:spacing w:line="240" w:lineRule="auto"/>
              <w:ind w:left="0" w:firstLine="0"/>
              <w:rPr>
                <w:color w:val="000000"/>
                <w:sz w:val="20"/>
                <w:szCs w:val="20"/>
              </w:rPr>
            </w:pPr>
            <w:r w:rsidRPr="00CC5E10">
              <w:rPr>
                <w:color w:val="000000"/>
                <w:sz w:val="20"/>
                <w:szCs w:val="20"/>
              </w:rPr>
              <w:t>По умолчанию стоит шаблон с кодом страны «+7 (9</w:t>
            </w:r>
            <w:r w:rsidRPr="00CC5E10">
              <w:rPr>
                <w:color w:val="000000"/>
                <w:sz w:val="20"/>
                <w:szCs w:val="20"/>
                <w:lang w:val="en-US"/>
              </w:rPr>
              <w:t>xx</w:t>
            </w:r>
            <w:r w:rsidRPr="00CC5E10">
              <w:rPr>
                <w:color w:val="000000"/>
                <w:sz w:val="20"/>
                <w:szCs w:val="20"/>
              </w:rPr>
              <w:t xml:space="preserve">) </w:t>
            </w:r>
            <w:r w:rsidRPr="00CC5E10">
              <w:rPr>
                <w:color w:val="000000"/>
                <w:sz w:val="20"/>
                <w:szCs w:val="20"/>
                <w:lang w:val="en-US"/>
              </w:rPr>
              <w:t>xxx</w:t>
            </w:r>
            <w:r w:rsidRPr="00CC5E10">
              <w:rPr>
                <w:color w:val="000000"/>
                <w:sz w:val="20"/>
                <w:szCs w:val="20"/>
              </w:rPr>
              <w:t>–</w:t>
            </w:r>
            <w:r w:rsidRPr="00CC5E10">
              <w:rPr>
                <w:color w:val="000000"/>
                <w:sz w:val="20"/>
                <w:szCs w:val="20"/>
                <w:lang w:val="en-US"/>
              </w:rPr>
              <w:t>xx</w:t>
            </w:r>
            <w:r w:rsidRPr="00CC5E10">
              <w:rPr>
                <w:color w:val="000000"/>
                <w:sz w:val="20"/>
                <w:szCs w:val="20"/>
              </w:rPr>
              <w:t>-</w:t>
            </w:r>
            <w:r w:rsidRPr="00CC5E10">
              <w:rPr>
                <w:color w:val="000000"/>
                <w:sz w:val="20"/>
                <w:szCs w:val="20"/>
                <w:lang w:val="en-US"/>
              </w:rPr>
              <w:t>xx</w:t>
            </w:r>
            <w:r w:rsidRPr="00CC5E10">
              <w:rPr>
                <w:color w:val="000000"/>
                <w:sz w:val="20"/>
                <w:szCs w:val="20"/>
              </w:rPr>
              <w:t xml:space="preserve">» </w:t>
            </w:r>
          </w:p>
        </w:tc>
      </w:tr>
      <w:tr w:rsidR="00BD66E1" w:rsidRPr="0081172A" w14:paraId="49F2D9F0" w14:textId="77777777" w:rsidTr="002C7CFF">
        <w:trPr>
          <w:trHeight w:val="72"/>
        </w:trPr>
        <w:tc>
          <w:tcPr>
            <w:tcW w:w="829" w:type="pct"/>
          </w:tcPr>
          <w:p w14:paraId="76E3F992" w14:textId="5F292EEE" w:rsidR="00BA5DF8" w:rsidRPr="00CC5E10" w:rsidRDefault="00BA5DF8" w:rsidP="00E22B71">
            <w:pPr>
              <w:spacing w:line="240" w:lineRule="auto"/>
              <w:ind w:firstLine="0"/>
              <w:rPr>
                <w:color w:val="000000"/>
                <w:sz w:val="20"/>
                <w:szCs w:val="20"/>
              </w:rPr>
            </w:pPr>
            <w:r w:rsidRPr="00CC5E10">
              <w:rPr>
                <w:color w:val="000000"/>
                <w:sz w:val="20"/>
                <w:szCs w:val="20"/>
              </w:rPr>
              <w:t>Дата рождения</w:t>
            </w:r>
          </w:p>
        </w:tc>
        <w:tc>
          <w:tcPr>
            <w:tcW w:w="526" w:type="pct"/>
            <w:gridSpan w:val="2"/>
          </w:tcPr>
          <w:p w14:paraId="12772039" w14:textId="3792D912" w:rsidR="00BA5DF8" w:rsidRPr="00CC5E10" w:rsidRDefault="003C03F0" w:rsidP="00E22B71">
            <w:pPr>
              <w:pStyle w:val="ae"/>
              <w:spacing w:line="240" w:lineRule="auto"/>
              <w:ind w:left="0" w:firstLine="0"/>
              <w:rPr>
                <w:color w:val="000000"/>
                <w:sz w:val="20"/>
                <w:szCs w:val="20"/>
              </w:rPr>
            </w:pPr>
            <w:r w:rsidRPr="00CC5E10">
              <w:rPr>
                <w:color w:val="000000"/>
                <w:sz w:val="20"/>
                <w:szCs w:val="20"/>
              </w:rPr>
              <w:t>Да</w:t>
            </w:r>
            <w:r>
              <w:rPr>
                <w:color w:val="000000"/>
                <w:sz w:val="20"/>
                <w:szCs w:val="20"/>
              </w:rPr>
              <w:t>, если нажата кнопка «Добавить контактное лицо»</w:t>
            </w:r>
          </w:p>
        </w:tc>
        <w:tc>
          <w:tcPr>
            <w:tcW w:w="383" w:type="pct"/>
            <w:gridSpan w:val="2"/>
          </w:tcPr>
          <w:p w14:paraId="7F1BE273" w14:textId="3FF7838C"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6BCB5B5F" w14:textId="157E5632"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Дата</w:t>
            </w:r>
          </w:p>
        </w:tc>
        <w:tc>
          <w:tcPr>
            <w:tcW w:w="687" w:type="pct"/>
            <w:gridSpan w:val="2"/>
          </w:tcPr>
          <w:p w14:paraId="737D469E" w14:textId="2ABD88D1" w:rsidR="00BA5DF8" w:rsidRPr="00CC5E10" w:rsidRDefault="00BA5DF8" w:rsidP="00E22B71">
            <w:pPr>
              <w:spacing w:line="240" w:lineRule="auto"/>
              <w:ind w:firstLine="0"/>
              <w:rPr>
                <w:color w:val="000000"/>
                <w:sz w:val="20"/>
                <w:szCs w:val="20"/>
              </w:rPr>
            </w:pPr>
            <w:r w:rsidRPr="00CC5E10">
              <w:rPr>
                <w:color w:val="000000"/>
                <w:sz w:val="20"/>
                <w:szCs w:val="20"/>
              </w:rPr>
              <w:t>Дата</w:t>
            </w:r>
          </w:p>
        </w:tc>
        <w:tc>
          <w:tcPr>
            <w:tcW w:w="1895" w:type="pct"/>
            <w:gridSpan w:val="2"/>
          </w:tcPr>
          <w:p w14:paraId="1AAFE1B0" w14:textId="77777777" w:rsidR="003C03F0" w:rsidRPr="00CC5E10" w:rsidRDefault="003C03F0" w:rsidP="005C07FF">
            <w:pPr>
              <w:pStyle w:val="ae"/>
              <w:numPr>
                <w:ilvl w:val="0"/>
                <w:numId w:val="4"/>
              </w:numPr>
              <w:spacing w:line="240" w:lineRule="auto"/>
              <w:ind w:left="0" w:firstLine="0"/>
              <w:rPr>
                <w:color w:val="000000"/>
                <w:sz w:val="20"/>
                <w:szCs w:val="20"/>
              </w:rPr>
            </w:pPr>
            <w:r w:rsidRPr="00CC5E10">
              <w:rPr>
                <w:color w:val="000000"/>
                <w:sz w:val="20"/>
                <w:szCs w:val="20"/>
              </w:rPr>
              <w:t>Видимость</w:t>
            </w:r>
            <w:r>
              <w:rPr>
                <w:color w:val="000000"/>
                <w:sz w:val="20"/>
                <w:szCs w:val="20"/>
              </w:rPr>
              <w:t xml:space="preserve"> по умолчанию – нет. Видимость – да, если нажата кнопка «Добавить контактное лицо»</w:t>
            </w:r>
          </w:p>
          <w:p w14:paraId="280B0606" w14:textId="75183CCB" w:rsidR="00BA5DF8" w:rsidRPr="00CC5E10" w:rsidRDefault="00BA5DF8" w:rsidP="00AF18ED">
            <w:pPr>
              <w:pStyle w:val="ae"/>
              <w:numPr>
                <w:ilvl w:val="0"/>
                <w:numId w:val="4"/>
              </w:numPr>
              <w:pBdr>
                <w:top w:val="nil"/>
                <w:left w:val="nil"/>
                <w:bottom w:val="nil"/>
                <w:right w:val="nil"/>
                <w:between w:val="nil"/>
              </w:pBdr>
              <w:spacing w:line="240" w:lineRule="auto"/>
              <w:ind w:left="0" w:firstLine="0"/>
              <w:rPr>
                <w:color w:val="000000"/>
                <w:sz w:val="20"/>
                <w:szCs w:val="20"/>
              </w:rPr>
            </w:pPr>
            <w:r w:rsidRPr="00CC5E10">
              <w:rPr>
                <w:color w:val="000000"/>
                <w:sz w:val="20"/>
                <w:szCs w:val="20"/>
              </w:rPr>
              <w:t xml:space="preserve">Дата не может быть </w:t>
            </w:r>
            <w:r w:rsidR="00AF18ED">
              <w:rPr>
                <w:color w:val="000000"/>
                <w:sz w:val="20"/>
                <w:szCs w:val="20"/>
              </w:rPr>
              <w:t>больше</w:t>
            </w:r>
            <w:r w:rsidRPr="00CC5E10">
              <w:rPr>
                <w:color w:val="000000"/>
                <w:sz w:val="20"/>
                <w:szCs w:val="20"/>
              </w:rPr>
              <w:t xml:space="preserve"> чем текущая дата</w:t>
            </w:r>
          </w:p>
        </w:tc>
      </w:tr>
      <w:tr w:rsidR="00BD66E1" w:rsidRPr="0081172A" w14:paraId="0C8BBC35" w14:textId="77777777" w:rsidTr="002C7CFF">
        <w:trPr>
          <w:trHeight w:val="72"/>
        </w:trPr>
        <w:tc>
          <w:tcPr>
            <w:tcW w:w="829" w:type="pct"/>
          </w:tcPr>
          <w:p w14:paraId="2D06C69E" w14:textId="53CC22DC" w:rsidR="00BA5DF8" w:rsidRPr="00CC5E10" w:rsidRDefault="00BA5DF8" w:rsidP="00E22B71">
            <w:pPr>
              <w:spacing w:line="240" w:lineRule="auto"/>
              <w:ind w:firstLine="0"/>
              <w:rPr>
                <w:color w:val="000000"/>
                <w:sz w:val="20"/>
                <w:szCs w:val="20"/>
              </w:rPr>
            </w:pPr>
            <w:r w:rsidRPr="00CC5E10">
              <w:rPr>
                <w:color w:val="000000"/>
                <w:sz w:val="20"/>
                <w:szCs w:val="20"/>
              </w:rPr>
              <w:t>«Добавить контактное лицо»</w:t>
            </w:r>
          </w:p>
        </w:tc>
        <w:tc>
          <w:tcPr>
            <w:tcW w:w="526" w:type="pct"/>
            <w:gridSpan w:val="2"/>
          </w:tcPr>
          <w:p w14:paraId="759FD0F4" w14:textId="1DC84719"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0F2014DC" w14:textId="275C5D8E"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5CCCE4E8" w14:textId="1D7DD16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3B767FD5" w14:textId="7ED71476"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42E9E8B7" w14:textId="77777777"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4C12E944" w14:textId="78A3A76F" w:rsidR="00BA5DF8" w:rsidRPr="00CC5E10" w:rsidRDefault="00BA5DF8" w:rsidP="005C07FF">
            <w:pPr>
              <w:pStyle w:val="ae"/>
              <w:numPr>
                <w:ilvl w:val="0"/>
                <w:numId w:val="4"/>
              </w:numPr>
              <w:pBdr>
                <w:top w:val="nil"/>
                <w:left w:val="nil"/>
                <w:bottom w:val="nil"/>
                <w:right w:val="nil"/>
                <w:between w:val="nil"/>
              </w:pBdr>
              <w:spacing w:line="240" w:lineRule="auto"/>
              <w:ind w:left="0" w:firstLine="0"/>
              <w:rPr>
                <w:color w:val="000000"/>
                <w:sz w:val="20"/>
                <w:szCs w:val="20"/>
              </w:rPr>
            </w:pPr>
            <w:r w:rsidRPr="00CC5E10">
              <w:rPr>
                <w:color w:val="000000"/>
                <w:sz w:val="20"/>
                <w:szCs w:val="20"/>
              </w:rPr>
              <w:t>При нажатии на виджет строкой ниже добавляются все поля блока (Ф.И.О., отношение к заявителю, виджеты «+» и «корзина») для возможности ввода данных по иному контактному лицу</w:t>
            </w:r>
          </w:p>
        </w:tc>
      </w:tr>
      <w:tr w:rsidR="00BD66E1" w:rsidRPr="0081172A" w14:paraId="6A431E68" w14:textId="77777777" w:rsidTr="002C7CFF">
        <w:trPr>
          <w:trHeight w:val="72"/>
        </w:trPr>
        <w:tc>
          <w:tcPr>
            <w:tcW w:w="829" w:type="pct"/>
          </w:tcPr>
          <w:p w14:paraId="4CF7E32A" w14:textId="3789DDB3" w:rsidR="00BA5DF8" w:rsidRPr="00CC5E10" w:rsidRDefault="00BA5DF8" w:rsidP="00E22B71">
            <w:pPr>
              <w:spacing w:line="240" w:lineRule="auto"/>
              <w:ind w:firstLine="0"/>
              <w:rPr>
                <w:color w:val="000000"/>
                <w:sz w:val="20"/>
                <w:szCs w:val="20"/>
              </w:rPr>
            </w:pPr>
            <w:r w:rsidRPr="00CC5E10">
              <w:rPr>
                <w:color w:val="000000"/>
                <w:sz w:val="20"/>
                <w:szCs w:val="20"/>
              </w:rPr>
              <w:t xml:space="preserve"> «Корзина»</w:t>
            </w:r>
          </w:p>
        </w:tc>
        <w:tc>
          <w:tcPr>
            <w:tcW w:w="526" w:type="pct"/>
            <w:gridSpan w:val="2"/>
          </w:tcPr>
          <w:p w14:paraId="174AF64A" w14:textId="70721994"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31D74009" w14:textId="644C2645"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29C07A3A" w14:textId="5865074C"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581DDE8E" w14:textId="36D5CD78"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4A423252" w14:textId="538479E0"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Видимость – если отображается блок-повторитель «Контактные лица».</w:t>
            </w:r>
          </w:p>
          <w:p w14:paraId="0CEFE57A" w14:textId="287D7E0B" w:rsidR="00BA5DF8" w:rsidRPr="00CC5E10" w:rsidRDefault="00BA5DF8" w:rsidP="005C07FF">
            <w:pPr>
              <w:pStyle w:val="ae"/>
              <w:numPr>
                <w:ilvl w:val="0"/>
                <w:numId w:val="4"/>
              </w:numPr>
              <w:pBdr>
                <w:top w:val="nil"/>
                <w:left w:val="nil"/>
                <w:bottom w:val="nil"/>
                <w:right w:val="nil"/>
                <w:between w:val="nil"/>
              </w:pBdr>
              <w:spacing w:line="240" w:lineRule="auto"/>
              <w:ind w:left="0" w:firstLine="0"/>
              <w:rPr>
                <w:color w:val="000000"/>
                <w:sz w:val="20"/>
                <w:szCs w:val="20"/>
              </w:rPr>
            </w:pPr>
            <w:r w:rsidRPr="00CC5E10">
              <w:rPr>
                <w:color w:val="000000"/>
                <w:sz w:val="20"/>
                <w:szCs w:val="20"/>
              </w:rPr>
              <w:lastRenderedPageBreak/>
              <w:t>При нажатии на кнопку соответствующая строка со всеми полями (Ф.И.О., отношение к заявителю, виджеты «+» и «корзина») удаляется</w:t>
            </w:r>
          </w:p>
        </w:tc>
      </w:tr>
      <w:tr w:rsidR="00BA5DF8" w:rsidRPr="00CC5E10" w14:paraId="13AE1E38" w14:textId="77777777" w:rsidTr="003C03F0">
        <w:trPr>
          <w:trHeight w:val="72"/>
        </w:trPr>
        <w:tc>
          <w:tcPr>
            <w:tcW w:w="5000" w:type="pct"/>
            <w:gridSpan w:val="11"/>
          </w:tcPr>
          <w:p w14:paraId="2A6C315A" w14:textId="77777777" w:rsidR="00BA5DF8" w:rsidRPr="00CC5E10" w:rsidRDefault="00BA5DF8" w:rsidP="00E22B71">
            <w:pPr>
              <w:pStyle w:val="ae"/>
              <w:spacing w:line="240" w:lineRule="auto"/>
              <w:ind w:left="0" w:firstLine="0"/>
              <w:rPr>
                <w:b/>
                <w:color w:val="000000"/>
                <w:sz w:val="20"/>
                <w:szCs w:val="20"/>
              </w:rPr>
            </w:pPr>
            <w:r w:rsidRPr="00CC5E10">
              <w:rPr>
                <w:b/>
                <w:color w:val="000000"/>
                <w:sz w:val="20"/>
                <w:szCs w:val="20"/>
              </w:rPr>
              <w:lastRenderedPageBreak/>
              <w:t>Блок «Дополнительная информация»</w:t>
            </w:r>
          </w:p>
        </w:tc>
      </w:tr>
      <w:tr w:rsidR="00BD66E1" w:rsidRPr="0081172A" w14:paraId="72E55D8B" w14:textId="77777777" w:rsidTr="002C7CFF">
        <w:trPr>
          <w:trHeight w:val="72"/>
        </w:trPr>
        <w:tc>
          <w:tcPr>
            <w:tcW w:w="829" w:type="pct"/>
          </w:tcPr>
          <w:p w14:paraId="73DF96E8" w14:textId="16356C89" w:rsidR="00BA5DF8" w:rsidRPr="00CC5E10" w:rsidRDefault="00BA5DF8" w:rsidP="00E22B71">
            <w:pPr>
              <w:spacing w:line="240" w:lineRule="auto"/>
              <w:ind w:firstLine="0"/>
              <w:rPr>
                <w:color w:val="000000"/>
                <w:sz w:val="20"/>
                <w:szCs w:val="20"/>
              </w:rPr>
            </w:pPr>
            <w:r w:rsidRPr="00CC5E10">
              <w:rPr>
                <w:color w:val="000000"/>
                <w:sz w:val="20"/>
                <w:szCs w:val="20"/>
              </w:rPr>
              <w:t>ИНН клиента</w:t>
            </w:r>
          </w:p>
        </w:tc>
        <w:tc>
          <w:tcPr>
            <w:tcW w:w="526" w:type="pct"/>
            <w:gridSpan w:val="2"/>
          </w:tcPr>
          <w:p w14:paraId="63AD422F" w14:textId="686FD9B6"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08D0E151" w14:textId="57D363BF" w:rsidR="00BA5DF8" w:rsidRPr="00CC5E10" w:rsidRDefault="00BA5DF8" w:rsidP="005C07FF">
            <w:pPr>
              <w:spacing w:line="240" w:lineRule="auto"/>
              <w:ind w:firstLine="0"/>
              <w:rPr>
                <w:color w:val="000000"/>
                <w:sz w:val="20"/>
                <w:szCs w:val="20"/>
              </w:rPr>
            </w:pPr>
            <w:r w:rsidRPr="00CC5E10">
              <w:rPr>
                <w:color w:val="000000"/>
                <w:sz w:val="20"/>
                <w:szCs w:val="20"/>
              </w:rPr>
              <w:t>Да</w:t>
            </w:r>
            <w:r w:rsidR="005C07FF">
              <w:rPr>
                <w:color w:val="000000"/>
                <w:sz w:val="20"/>
                <w:szCs w:val="20"/>
              </w:rPr>
              <w:t xml:space="preserve"> / Нет</w:t>
            </w:r>
          </w:p>
        </w:tc>
        <w:tc>
          <w:tcPr>
            <w:tcW w:w="680" w:type="pct"/>
            <w:gridSpan w:val="2"/>
          </w:tcPr>
          <w:p w14:paraId="5060848A" w14:textId="67AFE950"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21C9911B" w14:textId="62968364"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433B91A8" w14:textId="77777777"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1DFEC9A9" w14:textId="77777777" w:rsidR="005C07FF"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Ограничение на формат: только 12 числовых символа</w:t>
            </w:r>
          </w:p>
          <w:p w14:paraId="7E30D690" w14:textId="4F21317D" w:rsidR="005C07FF" w:rsidRDefault="005C07FF" w:rsidP="005C07FF">
            <w:pPr>
              <w:pStyle w:val="ae"/>
              <w:numPr>
                <w:ilvl w:val="0"/>
                <w:numId w:val="4"/>
              </w:numPr>
              <w:spacing w:line="240" w:lineRule="auto"/>
              <w:ind w:left="0" w:firstLine="0"/>
              <w:rPr>
                <w:color w:val="000000"/>
                <w:sz w:val="20"/>
                <w:szCs w:val="20"/>
              </w:rPr>
            </w:pPr>
            <w:bookmarkStart w:id="105" w:name="_Ref232793659"/>
            <w:r>
              <w:rPr>
                <w:color w:val="000000"/>
                <w:sz w:val="20"/>
                <w:szCs w:val="20"/>
              </w:rPr>
              <w:t xml:space="preserve">Заполняется автоматически после заполнения полей Фамилия, Имя, Отчество, </w:t>
            </w:r>
            <w:r w:rsidR="00707745">
              <w:rPr>
                <w:color w:val="000000"/>
                <w:sz w:val="20"/>
                <w:szCs w:val="20"/>
              </w:rPr>
              <w:t xml:space="preserve">Дата рождения, </w:t>
            </w:r>
            <w:r>
              <w:rPr>
                <w:color w:val="000000"/>
                <w:sz w:val="20"/>
                <w:szCs w:val="20"/>
              </w:rPr>
              <w:t>Серия паспорта, Номер паспорта</w:t>
            </w:r>
            <w:bookmarkEnd w:id="105"/>
            <w:r>
              <w:rPr>
                <w:color w:val="000000"/>
                <w:sz w:val="20"/>
                <w:szCs w:val="20"/>
              </w:rPr>
              <w:t xml:space="preserve">, Дата выдачи паспорта (по потере фокуса с последнего заполненного поля): при дальнейшем заполнении заявки должен осуществляться запрос ИНН и статуса ИНН. </w:t>
            </w:r>
            <w:r w:rsidRPr="00CC5E10">
              <w:rPr>
                <w:color w:val="000000"/>
                <w:sz w:val="20"/>
                <w:szCs w:val="20"/>
              </w:rPr>
              <w:t>Подробная информация</w:t>
            </w:r>
            <w:r>
              <w:rPr>
                <w:color w:val="000000"/>
                <w:sz w:val="20"/>
                <w:szCs w:val="20"/>
              </w:rPr>
              <w:t xml:space="preserve"> по интеграционному взаимодействию</w:t>
            </w:r>
            <w:r w:rsidRPr="00CC5E10">
              <w:rPr>
                <w:color w:val="000000"/>
                <w:sz w:val="20"/>
                <w:szCs w:val="20"/>
              </w:rPr>
              <w:t xml:space="preserve"> будет предоставлена в ФТ «Интеграция»</w:t>
            </w:r>
          </w:p>
          <w:p w14:paraId="4CD06CA9" w14:textId="12A7FACB" w:rsidR="00BA5DF8" w:rsidRPr="00CC5E10" w:rsidRDefault="005C07FF" w:rsidP="005C07FF">
            <w:pPr>
              <w:pStyle w:val="ae"/>
              <w:numPr>
                <w:ilvl w:val="0"/>
                <w:numId w:val="4"/>
              </w:numPr>
              <w:spacing w:line="240" w:lineRule="auto"/>
              <w:ind w:left="0" w:firstLine="0"/>
              <w:rPr>
                <w:color w:val="000000"/>
                <w:sz w:val="20"/>
                <w:szCs w:val="20"/>
              </w:rPr>
            </w:pPr>
            <w:r>
              <w:rPr>
                <w:color w:val="000000"/>
                <w:sz w:val="20"/>
                <w:szCs w:val="20"/>
              </w:rPr>
              <w:t>Доступно для редактирования только в случае, если поле не заполнилось автоматически (интеграционное взаимодействие не доступно)</w:t>
            </w:r>
            <w:r w:rsidR="00BA5DF8" w:rsidRPr="00CC5E10">
              <w:rPr>
                <w:color w:val="000000"/>
                <w:sz w:val="20"/>
                <w:szCs w:val="20"/>
              </w:rPr>
              <w:t>.</w:t>
            </w:r>
            <w:r w:rsidRPr="00CC5E10">
              <w:rPr>
                <w:color w:val="000000"/>
                <w:sz w:val="20"/>
                <w:szCs w:val="20"/>
              </w:rPr>
              <w:t xml:space="preserve"> Подробная информация</w:t>
            </w:r>
            <w:r>
              <w:rPr>
                <w:color w:val="000000"/>
                <w:sz w:val="20"/>
                <w:szCs w:val="20"/>
              </w:rPr>
              <w:t xml:space="preserve"> по интеграционному взаимодействию</w:t>
            </w:r>
            <w:r w:rsidRPr="00CC5E10">
              <w:rPr>
                <w:color w:val="000000"/>
                <w:sz w:val="20"/>
                <w:szCs w:val="20"/>
              </w:rPr>
              <w:t xml:space="preserve"> будет предоставлена в ФТ «Интеграция»</w:t>
            </w:r>
          </w:p>
        </w:tc>
      </w:tr>
      <w:tr w:rsidR="00BD66E1" w:rsidRPr="0081172A" w14:paraId="6A5C2D68" w14:textId="77777777" w:rsidTr="002C7CFF">
        <w:trPr>
          <w:trHeight w:val="72"/>
        </w:trPr>
        <w:tc>
          <w:tcPr>
            <w:tcW w:w="829" w:type="pct"/>
          </w:tcPr>
          <w:p w14:paraId="4B8953E6" w14:textId="56C4F313" w:rsidR="00BA5DF8" w:rsidRPr="00CC5E10" w:rsidRDefault="00BA5DF8" w:rsidP="00E22B71">
            <w:pPr>
              <w:spacing w:line="240" w:lineRule="auto"/>
              <w:ind w:firstLine="0"/>
              <w:rPr>
                <w:color w:val="000000"/>
                <w:sz w:val="20"/>
                <w:szCs w:val="20"/>
              </w:rPr>
            </w:pPr>
            <w:r w:rsidRPr="00CC5E10">
              <w:rPr>
                <w:color w:val="000000"/>
                <w:sz w:val="20"/>
                <w:szCs w:val="20"/>
              </w:rPr>
              <w:t>Верифицировать</w:t>
            </w:r>
            <w:r w:rsidRPr="006016A9">
              <w:rPr>
                <w:sz w:val="20"/>
                <w:szCs w:val="20"/>
              </w:rPr>
              <w:t xml:space="preserve"> ИНН</w:t>
            </w:r>
          </w:p>
        </w:tc>
        <w:tc>
          <w:tcPr>
            <w:tcW w:w="526" w:type="pct"/>
            <w:gridSpan w:val="2"/>
          </w:tcPr>
          <w:p w14:paraId="6E6482E2" w14:textId="1AE49FCB" w:rsidR="00BA5DF8" w:rsidRPr="00CC5E10" w:rsidRDefault="00BA5DF8" w:rsidP="00E22B71">
            <w:pPr>
              <w:pStyle w:val="ae"/>
              <w:spacing w:line="240" w:lineRule="auto"/>
              <w:ind w:left="0" w:firstLine="0"/>
              <w:rPr>
                <w:color w:val="000000"/>
                <w:sz w:val="20"/>
                <w:szCs w:val="20"/>
              </w:rPr>
            </w:pPr>
            <w:r w:rsidRPr="00CC5E10">
              <w:rPr>
                <w:color w:val="000000"/>
                <w:sz w:val="20"/>
                <w:szCs w:val="20"/>
              </w:rPr>
              <w:t>-</w:t>
            </w:r>
          </w:p>
        </w:tc>
        <w:tc>
          <w:tcPr>
            <w:tcW w:w="383" w:type="pct"/>
            <w:gridSpan w:val="2"/>
          </w:tcPr>
          <w:p w14:paraId="20FDFA43" w14:textId="4FD2EE5C"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4A768DDE" w14:textId="6A0F216D"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412D59F6" w14:textId="77777777" w:rsidR="00BA5DF8" w:rsidRPr="00CC5E10" w:rsidRDefault="00BA5DF8" w:rsidP="00E22B71">
            <w:pPr>
              <w:spacing w:line="240" w:lineRule="auto"/>
              <w:ind w:firstLine="0"/>
              <w:rPr>
                <w:color w:val="000000"/>
                <w:sz w:val="20"/>
                <w:szCs w:val="20"/>
              </w:rPr>
            </w:pPr>
          </w:p>
        </w:tc>
        <w:tc>
          <w:tcPr>
            <w:tcW w:w="1895" w:type="pct"/>
            <w:gridSpan w:val="2"/>
          </w:tcPr>
          <w:p w14:paraId="618242EA" w14:textId="683B88C1"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 xml:space="preserve">Видимость – </w:t>
            </w:r>
            <w:r w:rsidR="005C07FF">
              <w:rPr>
                <w:color w:val="000000"/>
                <w:sz w:val="20"/>
                <w:szCs w:val="20"/>
              </w:rPr>
              <w:t>только при ручном вводе</w:t>
            </w:r>
            <w:r w:rsidR="00707745">
              <w:rPr>
                <w:color w:val="000000"/>
                <w:sz w:val="20"/>
                <w:szCs w:val="20"/>
              </w:rPr>
              <w:t xml:space="preserve"> поля «ИНН клиента» и заполнении полей Фамилия, Имя, Отчество, Дата рождения, Серия паспорта, Номер паспорта, Дата выдачи паспорта</w:t>
            </w:r>
          </w:p>
          <w:p w14:paraId="5D4DEF8F" w14:textId="77777777"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При нажатии кнопки выполняется проверка введенного ИНН ФЛ. Интеграция со сторонней системой по верификации ИНН. Подробная информация будет предоставлена в ФТ «Интеграция».</w:t>
            </w:r>
          </w:p>
          <w:p w14:paraId="03E103D1" w14:textId="11EC3803"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 случае, если ИНН верифицировать не удалось, то отображается сообщение: «ИНН верифицировать не удалось»,  чек-бокс «ИНН проверен» = «Нет», остается возможность внесения ИНН вручную</w:t>
            </w:r>
          </w:p>
        </w:tc>
      </w:tr>
      <w:tr w:rsidR="00BD66E1" w:rsidRPr="0081172A" w14:paraId="460CBB29" w14:textId="77777777" w:rsidTr="002C7CFF">
        <w:trPr>
          <w:trHeight w:val="72"/>
        </w:trPr>
        <w:tc>
          <w:tcPr>
            <w:tcW w:w="829" w:type="pct"/>
          </w:tcPr>
          <w:p w14:paraId="4E775DF8" w14:textId="122AA149" w:rsidR="00BA5DF8" w:rsidRPr="00CC5E10" w:rsidRDefault="00BA5DF8" w:rsidP="00E22B71">
            <w:pPr>
              <w:spacing w:line="240" w:lineRule="auto"/>
              <w:ind w:firstLine="0"/>
              <w:rPr>
                <w:color w:val="000000"/>
                <w:sz w:val="20"/>
                <w:szCs w:val="20"/>
              </w:rPr>
            </w:pPr>
            <w:r w:rsidRPr="00CC5E10">
              <w:rPr>
                <w:color w:val="000000"/>
                <w:sz w:val="20"/>
                <w:szCs w:val="20"/>
              </w:rPr>
              <w:t>ИНН проверен</w:t>
            </w:r>
          </w:p>
        </w:tc>
        <w:tc>
          <w:tcPr>
            <w:tcW w:w="526" w:type="pct"/>
            <w:gridSpan w:val="2"/>
          </w:tcPr>
          <w:p w14:paraId="545CC836" w14:textId="542FCBB2"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0679A6A6" w14:textId="48A64F05"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03FAD86B" w14:textId="2F32471D"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Чек бокс</w:t>
            </w:r>
          </w:p>
        </w:tc>
        <w:tc>
          <w:tcPr>
            <w:tcW w:w="687" w:type="pct"/>
            <w:gridSpan w:val="2"/>
          </w:tcPr>
          <w:p w14:paraId="494D377E" w14:textId="36DEE446" w:rsidR="00BA5DF8" w:rsidRPr="00CC5E10" w:rsidRDefault="00BA5DF8" w:rsidP="00E22B71">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1FE828E0" w14:textId="1AAD71FA" w:rsidR="00BA5DF8"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0AFA41CA" w14:textId="4262DD2C" w:rsidR="005C07FF" w:rsidRPr="00CC5E10" w:rsidRDefault="005C07FF" w:rsidP="005C07FF">
            <w:pPr>
              <w:pStyle w:val="ae"/>
              <w:numPr>
                <w:ilvl w:val="0"/>
                <w:numId w:val="4"/>
              </w:numPr>
              <w:spacing w:line="240" w:lineRule="auto"/>
              <w:ind w:left="0" w:firstLine="0"/>
              <w:rPr>
                <w:color w:val="000000"/>
                <w:sz w:val="20"/>
                <w:szCs w:val="20"/>
              </w:rPr>
            </w:pPr>
            <w:r>
              <w:rPr>
                <w:color w:val="000000"/>
                <w:sz w:val="20"/>
                <w:szCs w:val="20"/>
              </w:rPr>
              <w:t xml:space="preserve">Заполняется автоматически: после запроса ИНН клиента согласно </w:t>
            </w:r>
            <w:r>
              <w:rPr>
                <w:color w:val="000000"/>
                <w:sz w:val="20"/>
                <w:szCs w:val="20"/>
              </w:rPr>
              <w:fldChar w:fldCharType="begin"/>
            </w:r>
            <w:r>
              <w:rPr>
                <w:color w:val="000000"/>
                <w:sz w:val="20"/>
                <w:szCs w:val="20"/>
              </w:rPr>
              <w:instrText xml:space="preserve"> REF _Ref232793659 \r \h </w:instrText>
            </w:r>
            <w:r>
              <w:rPr>
                <w:color w:val="000000"/>
                <w:sz w:val="20"/>
                <w:szCs w:val="20"/>
              </w:rPr>
            </w:r>
            <w:r>
              <w:rPr>
                <w:color w:val="000000"/>
                <w:sz w:val="20"/>
                <w:szCs w:val="20"/>
              </w:rPr>
              <w:fldChar w:fldCharType="separate"/>
            </w:r>
            <w:r w:rsidR="00436E33">
              <w:rPr>
                <w:color w:val="000000"/>
                <w:sz w:val="20"/>
                <w:szCs w:val="20"/>
              </w:rPr>
              <w:t>BSR 192</w:t>
            </w:r>
            <w:r>
              <w:rPr>
                <w:color w:val="000000"/>
                <w:sz w:val="20"/>
                <w:szCs w:val="20"/>
              </w:rPr>
              <w:fldChar w:fldCharType="end"/>
            </w:r>
            <w:r>
              <w:rPr>
                <w:color w:val="000000"/>
                <w:sz w:val="20"/>
                <w:szCs w:val="20"/>
              </w:rPr>
              <w:t>. В случае, если поле не заполнилось автоматически (интеграционное взаимодействие не доступно), то заполняется после запроса по кнопке «Верифицировать ИНН».</w:t>
            </w:r>
          </w:p>
          <w:p w14:paraId="4BDBDA2A" w14:textId="77777777" w:rsidR="00BA5DF8"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lastRenderedPageBreak/>
              <w:t xml:space="preserve">Чек бокс проставляется в значение «Да» по итогу успешной верификации ИНН </w:t>
            </w:r>
          </w:p>
          <w:p w14:paraId="13CCA93C" w14:textId="77777777" w:rsidR="005C07FF" w:rsidRDefault="005C07FF" w:rsidP="005C07FF">
            <w:pPr>
              <w:pStyle w:val="ae"/>
              <w:numPr>
                <w:ilvl w:val="0"/>
                <w:numId w:val="4"/>
              </w:numPr>
              <w:spacing w:line="240" w:lineRule="auto"/>
              <w:ind w:left="0" w:firstLine="0"/>
              <w:rPr>
                <w:color w:val="000000"/>
                <w:sz w:val="20"/>
                <w:szCs w:val="20"/>
              </w:rPr>
            </w:pPr>
            <w:r>
              <w:rPr>
                <w:color w:val="000000"/>
                <w:sz w:val="20"/>
                <w:szCs w:val="20"/>
              </w:rPr>
              <w:t>Если ИНН не может быть верифицирован (интеграционное взаимодействие не доступно), поле остается в значении = «Нет»</w:t>
            </w:r>
          </w:p>
          <w:p w14:paraId="3256C693" w14:textId="77D8D0EE" w:rsidR="005C07FF" w:rsidRPr="00CC5E10" w:rsidRDefault="005C07FF" w:rsidP="00707745">
            <w:pPr>
              <w:pStyle w:val="ae"/>
              <w:numPr>
                <w:ilvl w:val="0"/>
                <w:numId w:val="4"/>
              </w:numPr>
              <w:spacing w:line="240" w:lineRule="auto"/>
              <w:ind w:left="0" w:firstLine="0"/>
              <w:rPr>
                <w:color w:val="000000"/>
                <w:sz w:val="20"/>
                <w:szCs w:val="20"/>
              </w:rPr>
            </w:pPr>
            <w:r>
              <w:rPr>
                <w:color w:val="000000"/>
                <w:sz w:val="20"/>
                <w:szCs w:val="20"/>
              </w:rPr>
              <w:t xml:space="preserve">После установки </w:t>
            </w:r>
            <w:r w:rsidRPr="00CC5E10">
              <w:rPr>
                <w:color w:val="000000"/>
                <w:sz w:val="20"/>
                <w:szCs w:val="20"/>
              </w:rPr>
              <w:t>ИНН проверен</w:t>
            </w:r>
            <w:r>
              <w:rPr>
                <w:color w:val="000000"/>
                <w:sz w:val="20"/>
                <w:szCs w:val="20"/>
              </w:rPr>
              <w:t xml:space="preserve"> = Да, поля </w:t>
            </w:r>
            <w:r w:rsidR="00707745">
              <w:rPr>
                <w:color w:val="000000"/>
                <w:sz w:val="20"/>
                <w:szCs w:val="20"/>
              </w:rPr>
              <w:t>Фамилия, Имя, Отчество, Дата рождения, Серия паспорта, Номер паспорта, Дата выдачи паспорта, Код подразделения паспорта, Кем выдан (паспорт), Место рождения должны становиться недоступными для редактирования</w:t>
            </w:r>
          </w:p>
        </w:tc>
      </w:tr>
      <w:tr w:rsidR="00BD66E1" w:rsidRPr="0081172A" w14:paraId="7845F0FF" w14:textId="77777777" w:rsidTr="002C7CFF">
        <w:trPr>
          <w:trHeight w:val="72"/>
        </w:trPr>
        <w:tc>
          <w:tcPr>
            <w:tcW w:w="829" w:type="pct"/>
          </w:tcPr>
          <w:p w14:paraId="4807FAEA" w14:textId="78B2AFFB" w:rsidR="00BA5DF8" w:rsidRPr="00CC5E10" w:rsidRDefault="00BA5DF8" w:rsidP="00E22B71">
            <w:pPr>
              <w:spacing w:line="240" w:lineRule="auto"/>
              <w:ind w:firstLine="0"/>
              <w:rPr>
                <w:color w:val="000000"/>
                <w:sz w:val="20"/>
                <w:szCs w:val="20"/>
              </w:rPr>
            </w:pPr>
            <w:r w:rsidRPr="00CC5E10">
              <w:rPr>
                <w:color w:val="000000"/>
                <w:sz w:val="20"/>
                <w:szCs w:val="20"/>
              </w:rPr>
              <w:lastRenderedPageBreak/>
              <w:t>Кодовое слово</w:t>
            </w:r>
          </w:p>
        </w:tc>
        <w:tc>
          <w:tcPr>
            <w:tcW w:w="526" w:type="pct"/>
            <w:gridSpan w:val="2"/>
          </w:tcPr>
          <w:p w14:paraId="7531CBFB" w14:textId="6816A5F8"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126B4862" w14:textId="5338CFCE"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38C4962B" w14:textId="45890035"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68C1BCCC" w14:textId="33D9BA16"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6B74BB65" w14:textId="42C4A6BF"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tc>
      </w:tr>
      <w:tr w:rsidR="00BD66E1" w:rsidRPr="0081172A" w14:paraId="7308D14F" w14:textId="77777777" w:rsidTr="002C7CFF">
        <w:trPr>
          <w:trHeight w:val="72"/>
        </w:trPr>
        <w:tc>
          <w:tcPr>
            <w:tcW w:w="829" w:type="pct"/>
          </w:tcPr>
          <w:p w14:paraId="19C9F9A0" w14:textId="6A040EFA" w:rsidR="00BA5DF8" w:rsidRPr="00CC5E10" w:rsidRDefault="00BA5DF8" w:rsidP="00E22B71">
            <w:pPr>
              <w:spacing w:line="240" w:lineRule="auto"/>
              <w:ind w:firstLine="0"/>
              <w:rPr>
                <w:color w:val="000000"/>
                <w:sz w:val="20"/>
                <w:szCs w:val="20"/>
              </w:rPr>
            </w:pPr>
            <w:commentRangeStart w:id="106"/>
            <w:commentRangeStart w:id="107"/>
            <w:del w:id="108" w:author="Соболева Анна" w:date="2026-07-13T16:59:00Z">
              <w:r w:rsidRPr="00CC5E10" w:rsidDel="000D2912">
                <w:rPr>
                  <w:color w:val="000000"/>
                  <w:sz w:val="20"/>
                  <w:szCs w:val="20"/>
                </w:rPr>
                <w:delText>Семейное положение</w:delText>
              </w:r>
            </w:del>
            <w:ins w:id="109" w:author="Соболева Анна" w:date="2026-07-13T16:59:00Z">
              <w:r w:rsidR="000D2912">
                <w:rPr>
                  <w:color w:val="000000"/>
                  <w:sz w:val="20"/>
                  <w:szCs w:val="20"/>
                </w:rPr>
                <w:t xml:space="preserve">Состоите </w:t>
              </w:r>
            </w:ins>
            <w:ins w:id="110" w:author="Соболева Анна" w:date="2026-07-13T17:00:00Z">
              <w:r w:rsidR="000D2912" w:rsidRPr="000D2912">
                <w:rPr>
                  <w:color w:val="000000"/>
                  <w:sz w:val="20"/>
                  <w:szCs w:val="20"/>
                </w:rPr>
                <w:t>ли вы в зарегистрированном браке?</w:t>
              </w:r>
            </w:ins>
            <w:r w:rsidRPr="00CC5E10">
              <w:rPr>
                <w:color w:val="000000"/>
                <w:sz w:val="20"/>
                <w:szCs w:val="20"/>
              </w:rPr>
              <w:t xml:space="preserve"> </w:t>
            </w:r>
            <w:commentRangeEnd w:id="106"/>
            <w:r w:rsidR="00546F04" w:rsidRPr="00CC5E10">
              <w:rPr>
                <w:rStyle w:val="af2"/>
                <w:color w:val="000000"/>
                <w:sz w:val="20"/>
                <w:szCs w:val="20"/>
              </w:rPr>
              <w:commentReference w:id="106"/>
            </w:r>
            <w:commentRangeEnd w:id="107"/>
            <w:r w:rsidR="000D2912">
              <w:rPr>
                <w:rStyle w:val="af2"/>
              </w:rPr>
              <w:commentReference w:id="107"/>
            </w:r>
          </w:p>
        </w:tc>
        <w:tc>
          <w:tcPr>
            <w:tcW w:w="526" w:type="pct"/>
            <w:gridSpan w:val="2"/>
          </w:tcPr>
          <w:p w14:paraId="1017B6E2"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78CFB56B"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536FC859" w14:textId="68E0A8DE"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Раскрывающийся список</w:t>
            </w:r>
          </w:p>
        </w:tc>
        <w:tc>
          <w:tcPr>
            <w:tcW w:w="687" w:type="pct"/>
            <w:gridSpan w:val="2"/>
          </w:tcPr>
          <w:p w14:paraId="7F3109AA" w14:textId="77777777" w:rsidR="00BA5DF8" w:rsidRDefault="00BA5DF8" w:rsidP="00E22B71">
            <w:pPr>
              <w:spacing w:line="240" w:lineRule="auto"/>
              <w:ind w:firstLine="0"/>
              <w:rPr>
                <w:color w:val="000000"/>
                <w:sz w:val="20"/>
                <w:szCs w:val="20"/>
              </w:rPr>
            </w:pPr>
            <w:r w:rsidRPr="00CC5E10">
              <w:rPr>
                <w:color w:val="000000"/>
                <w:sz w:val="20"/>
                <w:szCs w:val="20"/>
              </w:rPr>
              <w:t>Значения из справочника «Семейное положение»</w:t>
            </w:r>
            <w:r w:rsidR="00596D26">
              <w:rPr>
                <w:color w:val="000000"/>
                <w:sz w:val="20"/>
                <w:szCs w:val="20"/>
              </w:rPr>
              <w:t>:</w:t>
            </w:r>
          </w:p>
          <w:p w14:paraId="422F7F94" w14:textId="0AD5F387" w:rsidR="00596D26" w:rsidRDefault="00596D26" w:rsidP="00E22B71">
            <w:pPr>
              <w:spacing w:line="240" w:lineRule="auto"/>
              <w:ind w:firstLine="0"/>
              <w:rPr>
                <w:color w:val="000000"/>
                <w:sz w:val="20"/>
                <w:szCs w:val="20"/>
              </w:rPr>
            </w:pPr>
            <w:r>
              <w:rPr>
                <w:color w:val="000000"/>
                <w:sz w:val="20"/>
                <w:szCs w:val="20"/>
              </w:rPr>
              <w:t>-</w:t>
            </w:r>
            <w:del w:id="111" w:author="Соболева Анна" w:date="2026-07-13T17:00:00Z">
              <w:r w:rsidDel="000D2912">
                <w:rPr>
                  <w:color w:val="000000"/>
                  <w:sz w:val="20"/>
                  <w:szCs w:val="20"/>
                </w:rPr>
                <w:delText>Холост / не замужем</w:delText>
              </w:r>
            </w:del>
            <w:ins w:id="112" w:author="Соболева Анна" w:date="2026-07-13T17:00:00Z">
              <w:r w:rsidR="000D2912">
                <w:rPr>
                  <w:color w:val="000000"/>
                  <w:sz w:val="20"/>
                  <w:szCs w:val="20"/>
                </w:rPr>
                <w:t>Нет</w:t>
              </w:r>
            </w:ins>
          </w:p>
          <w:p w14:paraId="0265EF8E" w14:textId="666109E1" w:rsidR="00596D26" w:rsidRPr="00CC5E10" w:rsidRDefault="00596D26" w:rsidP="000D2912">
            <w:pPr>
              <w:spacing w:line="240" w:lineRule="auto"/>
              <w:ind w:firstLine="0"/>
              <w:rPr>
                <w:color w:val="000000"/>
                <w:sz w:val="20"/>
                <w:szCs w:val="20"/>
              </w:rPr>
            </w:pPr>
            <w:r>
              <w:rPr>
                <w:color w:val="000000"/>
                <w:sz w:val="20"/>
                <w:szCs w:val="20"/>
              </w:rPr>
              <w:t xml:space="preserve">- </w:t>
            </w:r>
            <w:del w:id="113" w:author="Соболева Анна" w:date="2026-07-13T17:00:00Z">
              <w:r w:rsidDel="000D2912">
                <w:rPr>
                  <w:color w:val="000000"/>
                  <w:sz w:val="20"/>
                  <w:szCs w:val="20"/>
                </w:rPr>
                <w:delText>Женат / замужем</w:delText>
              </w:r>
            </w:del>
            <w:ins w:id="114" w:author="Соболева Анна" w:date="2026-07-13T17:00:00Z">
              <w:r w:rsidR="000D2912">
                <w:rPr>
                  <w:color w:val="000000"/>
                  <w:sz w:val="20"/>
                  <w:szCs w:val="20"/>
                </w:rPr>
                <w:t>Да</w:t>
              </w:r>
            </w:ins>
          </w:p>
        </w:tc>
        <w:tc>
          <w:tcPr>
            <w:tcW w:w="1895" w:type="pct"/>
            <w:gridSpan w:val="2"/>
          </w:tcPr>
          <w:p w14:paraId="6EFF86C7" w14:textId="77777777"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1BA3B94F" w14:textId="61BED2F8" w:rsidR="00BA5DF8" w:rsidRPr="00CC5E10" w:rsidRDefault="00BA5DF8" w:rsidP="00E22B71">
            <w:pPr>
              <w:pStyle w:val="ae"/>
              <w:spacing w:line="240" w:lineRule="auto"/>
              <w:ind w:left="0" w:firstLine="0"/>
              <w:rPr>
                <w:color w:val="000000"/>
                <w:sz w:val="20"/>
                <w:szCs w:val="20"/>
              </w:rPr>
            </w:pPr>
          </w:p>
        </w:tc>
      </w:tr>
      <w:tr w:rsidR="00BD66E1" w:rsidRPr="0081172A" w14:paraId="1774C8ED" w14:textId="77777777" w:rsidTr="002C7CFF">
        <w:trPr>
          <w:trHeight w:val="72"/>
        </w:trPr>
        <w:tc>
          <w:tcPr>
            <w:tcW w:w="829" w:type="pct"/>
          </w:tcPr>
          <w:p w14:paraId="3452AABA" w14:textId="25990052" w:rsidR="00BA5DF8" w:rsidRPr="00CC5E10" w:rsidRDefault="00BA5DF8" w:rsidP="00E22B71">
            <w:pPr>
              <w:spacing w:line="240" w:lineRule="auto"/>
              <w:ind w:firstLine="0"/>
              <w:rPr>
                <w:color w:val="000000"/>
                <w:sz w:val="20"/>
                <w:szCs w:val="20"/>
              </w:rPr>
            </w:pPr>
            <w:r w:rsidRPr="00CC5E10">
              <w:rPr>
                <w:color w:val="000000"/>
                <w:sz w:val="20"/>
                <w:szCs w:val="20"/>
              </w:rPr>
              <w:t>Количество иждивенцев</w:t>
            </w:r>
          </w:p>
        </w:tc>
        <w:tc>
          <w:tcPr>
            <w:tcW w:w="526" w:type="pct"/>
            <w:gridSpan w:val="2"/>
          </w:tcPr>
          <w:p w14:paraId="7562CCDA"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3" w:type="pct"/>
            <w:gridSpan w:val="2"/>
          </w:tcPr>
          <w:p w14:paraId="6A59ACDF"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0D49D396"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6446DC89" w14:textId="54B75203" w:rsidR="00BA5DF8" w:rsidRPr="00CC5E10" w:rsidRDefault="00BA5DF8" w:rsidP="00E22B71">
            <w:pPr>
              <w:spacing w:line="240" w:lineRule="auto"/>
              <w:ind w:firstLine="0"/>
              <w:rPr>
                <w:color w:val="000000"/>
                <w:sz w:val="20"/>
                <w:szCs w:val="20"/>
              </w:rPr>
            </w:pPr>
            <w:r w:rsidRPr="00CC5E10">
              <w:rPr>
                <w:color w:val="000000"/>
                <w:sz w:val="20"/>
                <w:szCs w:val="20"/>
              </w:rPr>
              <w:t>Строка с кнопками увеличения/снижения значения</w:t>
            </w:r>
          </w:p>
        </w:tc>
        <w:tc>
          <w:tcPr>
            <w:tcW w:w="1895" w:type="pct"/>
            <w:gridSpan w:val="2"/>
          </w:tcPr>
          <w:p w14:paraId="0F3487CC" w14:textId="77777777"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0D8752B5" w14:textId="4537ED17"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Возможен ввод только числовых символов.</w:t>
            </w:r>
          </w:p>
          <w:p w14:paraId="1B7CA28D" w14:textId="77777777" w:rsidR="00BA5DF8" w:rsidRPr="00CC5E10" w:rsidRDefault="00BA5DF8" w:rsidP="00E22B71">
            <w:pPr>
              <w:pStyle w:val="ae"/>
              <w:spacing w:line="240" w:lineRule="auto"/>
              <w:ind w:left="0" w:firstLine="0"/>
              <w:rPr>
                <w:color w:val="000000"/>
                <w:sz w:val="20"/>
                <w:szCs w:val="20"/>
              </w:rPr>
            </w:pPr>
          </w:p>
        </w:tc>
      </w:tr>
      <w:tr w:rsidR="00BA5DF8" w:rsidRPr="00CC5E10" w14:paraId="6B8EC33D" w14:textId="77777777" w:rsidTr="0068551E">
        <w:trPr>
          <w:trHeight w:val="72"/>
        </w:trPr>
        <w:tc>
          <w:tcPr>
            <w:tcW w:w="5000" w:type="pct"/>
            <w:gridSpan w:val="11"/>
          </w:tcPr>
          <w:p w14:paraId="198A5941" w14:textId="4F51076D" w:rsidR="00BA5DF8" w:rsidRPr="00CC5E10" w:rsidRDefault="00BA5DF8" w:rsidP="00E22B71">
            <w:pPr>
              <w:pStyle w:val="ae"/>
              <w:spacing w:line="240" w:lineRule="auto"/>
              <w:ind w:left="0" w:firstLine="0"/>
              <w:rPr>
                <w:b/>
                <w:color w:val="000000"/>
                <w:sz w:val="20"/>
                <w:szCs w:val="20"/>
              </w:rPr>
            </w:pPr>
            <w:r w:rsidRPr="00CC5E10">
              <w:rPr>
                <w:b/>
                <w:color w:val="000000"/>
                <w:sz w:val="20"/>
                <w:szCs w:val="20"/>
              </w:rPr>
              <w:t>Блок «Документы по заявке»</w:t>
            </w:r>
          </w:p>
        </w:tc>
      </w:tr>
      <w:tr w:rsidR="00BD66E1" w:rsidRPr="0081172A" w14:paraId="590F5BD7" w14:textId="77777777" w:rsidTr="002C7CFF">
        <w:trPr>
          <w:trHeight w:val="72"/>
        </w:trPr>
        <w:tc>
          <w:tcPr>
            <w:tcW w:w="835" w:type="pct"/>
            <w:gridSpan w:val="2"/>
          </w:tcPr>
          <w:p w14:paraId="5EE4F6F1" w14:textId="77777777" w:rsidR="00BA5DF8" w:rsidRPr="00CC5E10" w:rsidRDefault="00BA5DF8" w:rsidP="00E22B71">
            <w:pPr>
              <w:spacing w:line="240" w:lineRule="auto"/>
              <w:ind w:firstLine="0"/>
              <w:rPr>
                <w:color w:val="000000"/>
                <w:sz w:val="20"/>
                <w:szCs w:val="20"/>
              </w:rPr>
            </w:pPr>
            <w:r w:rsidRPr="00CC5E10">
              <w:rPr>
                <w:rFonts w:cs="Times New Roman"/>
                <w:sz w:val="20"/>
                <w:szCs w:val="20"/>
              </w:rPr>
              <w:t>Анкета клиента. Распечатайте, подпишите с клиентом и загрузите скан в заявку</w:t>
            </w:r>
          </w:p>
        </w:tc>
        <w:tc>
          <w:tcPr>
            <w:tcW w:w="529" w:type="pct"/>
            <w:gridSpan w:val="2"/>
          </w:tcPr>
          <w:p w14:paraId="565A2A58" w14:textId="77777777" w:rsidR="00BA5DF8" w:rsidRPr="00CC5E10" w:rsidRDefault="00BA5DF8" w:rsidP="00E22B71">
            <w:pPr>
              <w:pStyle w:val="ae"/>
              <w:spacing w:line="240" w:lineRule="auto"/>
              <w:ind w:left="0" w:firstLine="0"/>
              <w:rPr>
                <w:color w:val="000000"/>
                <w:sz w:val="20"/>
                <w:szCs w:val="20"/>
              </w:rPr>
            </w:pPr>
            <w:r w:rsidRPr="00CC5E10">
              <w:rPr>
                <w:sz w:val="20"/>
                <w:szCs w:val="20"/>
              </w:rPr>
              <w:t>Да</w:t>
            </w:r>
          </w:p>
        </w:tc>
        <w:tc>
          <w:tcPr>
            <w:tcW w:w="382" w:type="pct"/>
            <w:gridSpan w:val="2"/>
          </w:tcPr>
          <w:p w14:paraId="5C175074" w14:textId="77777777" w:rsidR="00BA5DF8" w:rsidRPr="00CC5E10" w:rsidRDefault="00BA5DF8" w:rsidP="00E22B71">
            <w:pPr>
              <w:spacing w:line="240" w:lineRule="auto"/>
              <w:ind w:firstLine="0"/>
              <w:rPr>
                <w:color w:val="000000"/>
                <w:sz w:val="20"/>
                <w:szCs w:val="20"/>
              </w:rPr>
            </w:pPr>
            <w:r w:rsidRPr="00CC5E10">
              <w:rPr>
                <w:sz w:val="20"/>
                <w:szCs w:val="20"/>
              </w:rPr>
              <w:t>Нет</w:t>
            </w:r>
          </w:p>
        </w:tc>
        <w:tc>
          <w:tcPr>
            <w:tcW w:w="680" w:type="pct"/>
            <w:gridSpan w:val="2"/>
          </w:tcPr>
          <w:p w14:paraId="05764DDB"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79" w:type="pct"/>
          </w:tcPr>
          <w:p w14:paraId="26958AA0"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4BE02CC3" w14:textId="77777777" w:rsidR="00BA5DF8" w:rsidRPr="00CC5E10" w:rsidRDefault="00BA5DF8" w:rsidP="005C07FF">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51F3DB37" w14:textId="0DFA06B6" w:rsidR="00BA5DF8" w:rsidRPr="00CC5E10" w:rsidRDefault="00BA5DF8" w:rsidP="005C07FF">
            <w:pPr>
              <w:pStyle w:val="ae"/>
              <w:numPr>
                <w:ilvl w:val="0"/>
                <w:numId w:val="4"/>
              </w:numPr>
              <w:spacing w:line="240" w:lineRule="auto"/>
              <w:ind w:left="0" w:firstLine="0"/>
              <w:rPr>
                <w:rStyle w:val="af2"/>
                <w:color w:val="000000"/>
                <w:sz w:val="20"/>
                <w:szCs w:val="20"/>
              </w:rPr>
            </w:pPr>
            <w:r w:rsidRPr="00CC5E10">
              <w:rPr>
                <w:rFonts w:cs="Times New Roman"/>
                <w:sz w:val="20"/>
                <w:szCs w:val="20"/>
              </w:rPr>
              <w:t>Информационное поле</w:t>
            </w:r>
          </w:p>
          <w:p w14:paraId="132DA493" w14:textId="77777777" w:rsidR="00BA5DF8" w:rsidRPr="00CC5E10" w:rsidRDefault="00BA5DF8" w:rsidP="00E22B71">
            <w:pPr>
              <w:pStyle w:val="ae"/>
              <w:spacing w:line="240" w:lineRule="auto"/>
              <w:ind w:left="0" w:firstLine="0"/>
              <w:rPr>
                <w:color w:val="000000"/>
                <w:sz w:val="20"/>
                <w:szCs w:val="20"/>
              </w:rPr>
            </w:pPr>
          </w:p>
        </w:tc>
      </w:tr>
      <w:tr w:rsidR="00BD66E1" w:rsidRPr="0081172A" w14:paraId="4CCDF0A1" w14:textId="77777777" w:rsidTr="002C7CFF">
        <w:trPr>
          <w:trHeight w:val="72"/>
        </w:trPr>
        <w:tc>
          <w:tcPr>
            <w:tcW w:w="835" w:type="pct"/>
            <w:gridSpan w:val="2"/>
          </w:tcPr>
          <w:p w14:paraId="3D43290A" w14:textId="77777777" w:rsidR="00BA5DF8" w:rsidRPr="00CC5E10" w:rsidRDefault="00BA5DF8" w:rsidP="00E22B71">
            <w:pPr>
              <w:spacing w:line="240" w:lineRule="auto"/>
              <w:ind w:firstLine="0"/>
              <w:rPr>
                <w:color w:val="000000"/>
                <w:sz w:val="20"/>
                <w:szCs w:val="20"/>
              </w:rPr>
            </w:pPr>
            <w:r w:rsidRPr="00CC5E10">
              <w:rPr>
                <w:color w:val="000000"/>
                <w:sz w:val="20"/>
                <w:szCs w:val="20"/>
              </w:rPr>
              <w:t>Анкета клиента</w:t>
            </w:r>
          </w:p>
        </w:tc>
        <w:tc>
          <w:tcPr>
            <w:tcW w:w="529" w:type="pct"/>
            <w:gridSpan w:val="2"/>
          </w:tcPr>
          <w:p w14:paraId="531EC113" w14:textId="77777777" w:rsidR="00BA5DF8" w:rsidRPr="00CC5E10" w:rsidRDefault="00BA5DF8" w:rsidP="00E22B71">
            <w:pPr>
              <w:pStyle w:val="ae"/>
              <w:spacing w:line="240" w:lineRule="auto"/>
              <w:ind w:left="0" w:firstLine="0"/>
              <w:rPr>
                <w:color w:val="000000"/>
                <w:sz w:val="20"/>
                <w:szCs w:val="20"/>
              </w:rPr>
            </w:pPr>
            <w:r w:rsidRPr="00CC5E10">
              <w:rPr>
                <w:sz w:val="20"/>
                <w:szCs w:val="20"/>
              </w:rPr>
              <w:t>Да</w:t>
            </w:r>
          </w:p>
        </w:tc>
        <w:tc>
          <w:tcPr>
            <w:tcW w:w="382" w:type="pct"/>
            <w:gridSpan w:val="2"/>
          </w:tcPr>
          <w:p w14:paraId="5DE1C639" w14:textId="77777777" w:rsidR="00BA5DF8" w:rsidRPr="00CC5E10" w:rsidRDefault="00BA5DF8" w:rsidP="00E22B71">
            <w:pPr>
              <w:spacing w:line="240" w:lineRule="auto"/>
              <w:ind w:firstLine="0"/>
              <w:rPr>
                <w:color w:val="000000"/>
                <w:sz w:val="20"/>
                <w:szCs w:val="20"/>
              </w:rPr>
            </w:pPr>
            <w:r w:rsidRPr="00CC5E10">
              <w:rPr>
                <w:sz w:val="20"/>
                <w:szCs w:val="20"/>
              </w:rPr>
              <w:t>Нет</w:t>
            </w:r>
          </w:p>
        </w:tc>
        <w:tc>
          <w:tcPr>
            <w:tcW w:w="680" w:type="pct"/>
            <w:gridSpan w:val="2"/>
          </w:tcPr>
          <w:p w14:paraId="397E6E1F" w14:textId="77777777" w:rsidR="00BA5DF8" w:rsidRPr="00CC5E10" w:rsidRDefault="00BA5DF8" w:rsidP="00E22B71">
            <w:pPr>
              <w:spacing w:line="240" w:lineRule="auto"/>
              <w:ind w:firstLine="0"/>
              <w:rPr>
                <w:rFonts w:eastAsia="Times New Roman" w:cs="Times New Roman"/>
                <w:sz w:val="20"/>
                <w:szCs w:val="20"/>
              </w:rPr>
            </w:pPr>
            <w:r w:rsidRPr="00CC5E10">
              <w:rPr>
                <w:sz w:val="20"/>
                <w:szCs w:val="20"/>
              </w:rPr>
              <w:t>Поле добавления файлов</w:t>
            </w:r>
          </w:p>
        </w:tc>
        <w:tc>
          <w:tcPr>
            <w:tcW w:w="679" w:type="pct"/>
          </w:tcPr>
          <w:p w14:paraId="425366F1" w14:textId="77777777" w:rsidR="00BA5DF8" w:rsidRPr="00CC5E10" w:rsidRDefault="00BA5DF8" w:rsidP="00E22B71">
            <w:pPr>
              <w:spacing w:line="240" w:lineRule="auto"/>
              <w:ind w:firstLine="0"/>
              <w:rPr>
                <w:color w:val="000000"/>
                <w:sz w:val="20"/>
                <w:szCs w:val="20"/>
              </w:rPr>
            </w:pPr>
            <w:r w:rsidRPr="00CC5E10">
              <w:rPr>
                <w:color w:val="000000"/>
                <w:sz w:val="20"/>
                <w:szCs w:val="20"/>
              </w:rPr>
              <w:t>Бинарные файлы</w:t>
            </w:r>
          </w:p>
        </w:tc>
        <w:tc>
          <w:tcPr>
            <w:tcW w:w="1895" w:type="pct"/>
            <w:gridSpan w:val="2"/>
          </w:tcPr>
          <w:p w14:paraId="5FA0F48A"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 всегда. </w:t>
            </w:r>
          </w:p>
          <w:p w14:paraId="35C8701A" w14:textId="3F7AA8D1"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Система должна позволять добавлять документ с помощью открытия проводника (по кнопке) или путем </w:t>
            </w:r>
            <w:proofErr w:type="spellStart"/>
            <w:r w:rsidRPr="00CC5E10">
              <w:rPr>
                <w:rFonts w:cs="Times New Roman"/>
                <w:sz w:val="20"/>
                <w:szCs w:val="20"/>
              </w:rPr>
              <w:t>Drag</w:t>
            </w:r>
            <w:proofErr w:type="spellEnd"/>
            <w:r w:rsidRPr="00CC5E10">
              <w:rPr>
                <w:rFonts w:cs="Times New Roman"/>
                <w:sz w:val="20"/>
                <w:szCs w:val="20"/>
              </w:rPr>
              <w:t xml:space="preserve"> </w:t>
            </w:r>
            <w:proofErr w:type="spellStart"/>
            <w:r w:rsidRPr="00CC5E10">
              <w:rPr>
                <w:rFonts w:cs="Times New Roman"/>
                <w:sz w:val="20"/>
                <w:szCs w:val="20"/>
              </w:rPr>
              <w:t>and</w:t>
            </w:r>
            <w:proofErr w:type="spellEnd"/>
            <w:r w:rsidRPr="00CC5E10">
              <w:rPr>
                <w:rFonts w:cs="Times New Roman"/>
                <w:sz w:val="20"/>
                <w:szCs w:val="20"/>
              </w:rPr>
              <w:t xml:space="preserve"> </w:t>
            </w:r>
            <w:proofErr w:type="spellStart"/>
            <w:r w:rsidRPr="00CC5E10">
              <w:rPr>
                <w:rFonts w:cs="Times New Roman"/>
                <w:sz w:val="20"/>
                <w:szCs w:val="20"/>
              </w:rPr>
              <w:t>Drop</w:t>
            </w:r>
            <w:proofErr w:type="spellEnd"/>
            <w:r w:rsidRPr="00CC5E10">
              <w:rPr>
                <w:rFonts w:cs="Times New Roman"/>
                <w:sz w:val="20"/>
                <w:szCs w:val="20"/>
              </w:rPr>
              <w:t xml:space="preserve"> или через кнопку «Прикрепить с телефона (с помощью </w:t>
            </w:r>
            <w:r w:rsidRPr="00CC5E10">
              <w:rPr>
                <w:rFonts w:cs="Times New Roman"/>
                <w:sz w:val="20"/>
                <w:szCs w:val="20"/>
                <w:lang w:val="en-US"/>
              </w:rPr>
              <w:t xml:space="preserve">QR </w:t>
            </w:r>
            <w:r w:rsidRPr="00CC5E10">
              <w:rPr>
                <w:rFonts w:cs="Times New Roman"/>
                <w:sz w:val="20"/>
                <w:szCs w:val="20"/>
              </w:rPr>
              <w:t>кода)».</w:t>
            </w:r>
          </w:p>
          <w:p w14:paraId="669B9257"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Не более одного файла в каждом типе документа, формат </w:t>
            </w:r>
            <w:proofErr w:type="spellStart"/>
            <w:r w:rsidRPr="00CC5E10">
              <w:rPr>
                <w:rFonts w:cs="Times New Roman"/>
                <w:sz w:val="20"/>
                <w:szCs w:val="20"/>
              </w:rPr>
              <w:t>jpg</w:t>
            </w:r>
            <w:proofErr w:type="spellEnd"/>
            <w:r w:rsidRPr="00CC5E10">
              <w:rPr>
                <w:rFonts w:cs="Times New Roman"/>
                <w:sz w:val="20"/>
                <w:szCs w:val="20"/>
              </w:rPr>
              <w:t xml:space="preserve">, </w:t>
            </w:r>
            <w:proofErr w:type="spellStart"/>
            <w:r w:rsidRPr="00CC5E10">
              <w:rPr>
                <w:rFonts w:cs="Times New Roman"/>
                <w:sz w:val="20"/>
                <w:szCs w:val="20"/>
              </w:rPr>
              <w:t>png</w:t>
            </w:r>
            <w:proofErr w:type="spellEnd"/>
            <w:r w:rsidRPr="00CC5E10">
              <w:rPr>
                <w:rFonts w:cs="Times New Roman"/>
                <w:sz w:val="20"/>
                <w:szCs w:val="20"/>
              </w:rPr>
              <w:t xml:space="preserve">, </w:t>
            </w:r>
            <w:proofErr w:type="spellStart"/>
            <w:r w:rsidRPr="00CC5E10">
              <w:rPr>
                <w:rFonts w:cs="Times New Roman"/>
                <w:sz w:val="20"/>
                <w:szCs w:val="20"/>
              </w:rPr>
              <w:t>pdf</w:t>
            </w:r>
            <w:proofErr w:type="spellEnd"/>
            <w:r w:rsidRPr="00CC5E10">
              <w:rPr>
                <w:rFonts w:cs="Times New Roman"/>
                <w:sz w:val="20"/>
                <w:szCs w:val="20"/>
              </w:rPr>
              <w:t xml:space="preserve">, размер файла не более 40 МБ. В случае, если загружаемый документ не соответствует требованиям, то Система должна вывести текст: «Документы не загружены. Проверьте соответствуют ли документы требованиям: формат </w:t>
            </w:r>
            <w:proofErr w:type="spellStart"/>
            <w:r w:rsidRPr="00CC5E10">
              <w:rPr>
                <w:rFonts w:cs="Times New Roman"/>
                <w:sz w:val="20"/>
                <w:szCs w:val="20"/>
              </w:rPr>
              <w:t>jpg</w:t>
            </w:r>
            <w:proofErr w:type="spellEnd"/>
            <w:r w:rsidRPr="00CC5E10">
              <w:rPr>
                <w:rFonts w:cs="Times New Roman"/>
                <w:sz w:val="20"/>
                <w:szCs w:val="20"/>
              </w:rPr>
              <w:t xml:space="preserve">, </w:t>
            </w:r>
            <w:proofErr w:type="spellStart"/>
            <w:r w:rsidRPr="00CC5E10">
              <w:rPr>
                <w:rFonts w:cs="Times New Roman"/>
                <w:sz w:val="20"/>
                <w:szCs w:val="20"/>
              </w:rPr>
              <w:t>png</w:t>
            </w:r>
            <w:proofErr w:type="spellEnd"/>
            <w:r w:rsidRPr="00CC5E10">
              <w:rPr>
                <w:rFonts w:cs="Times New Roman"/>
                <w:sz w:val="20"/>
                <w:szCs w:val="20"/>
              </w:rPr>
              <w:t xml:space="preserve">, </w:t>
            </w:r>
            <w:proofErr w:type="spellStart"/>
            <w:r w:rsidRPr="00CC5E10">
              <w:rPr>
                <w:rFonts w:cs="Times New Roman"/>
                <w:sz w:val="20"/>
                <w:szCs w:val="20"/>
              </w:rPr>
              <w:t>pdf</w:t>
            </w:r>
            <w:proofErr w:type="spellEnd"/>
            <w:r w:rsidRPr="00CC5E10">
              <w:rPr>
                <w:rFonts w:cs="Times New Roman"/>
                <w:sz w:val="20"/>
                <w:szCs w:val="20"/>
              </w:rPr>
              <w:t>, размер не более 40 МБ».</w:t>
            </w:r>
          </w:p>
          <w:p w14:paraId="2BA6C8A4" w14:textId="790065E4"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После добавления документа в поле должно </w:t>
            </w:r>
            <w:r w:rsidRPr="00CC5E10">
              <w:rPr>
                <w:rFonts w:cs="Times New Roman"/>
                <w:sz w:val="20"/>
                <w:szCs w:val="20"/>
              </w:rPr>
              <w:lastRenderedPageBreak/>
              <w:t xml:space="preserve">отображаться название </w:t>
            </w:r>
            <w:proofErr w:type="spellStart"/>
            <w:r w:rsidRPr="00CC5E10">
              <w:rPr>
                <w:rFonts w:cs="Times New Roman"/>
                <w:sz w:val="20"/>
                <w:szCs w:val="20"/>
              </w:rPr>
              <w:t>приклепленного</w:t>
            </w:r>
            <w:proofErr w:type="spellEnd"/>
            <w:r w:rsidRPr="00CC5E10">
              <w:rPr>
                <w:rFonts w:cs="Times New Roman"/>
                <w:sz w:val="20"/>
                <w:szCs w:val="20"/>
              </w:rPr>
              <w:t xml:space="preserve"> бинарного файла. Если файлов несколько, то названия должны отображаться через запятую.</w:t>
            </w:r>
          </w:p>
          <w:p w14:paraId="16155E43" w14:textId="47423B8D"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После добавления документа Система должна сохранить документ в электронном архиве Банка</w:t>
            </w:r>
          </w:p>
        </w:tc>
      </w:tr>
      <w:tr w:rsidR="00BD66E1" w:rsidRPr="0081172A" w14:paraId="511D12AE" w14:textId="77777777" w:rsidTr="002C7CFF">
        <w:trPr>
          <w:trHeight w:val="72"/>
        </w:trPr>
        <w:tc>
          <w:tcPr>
            <w:tcW w:w="835" w:type="pct"/>
            <w:gridSpan w:val="2"/>
          </w:tcPr>
          <w:p w14:paraId="03B3EC85" w14:textId="77777777" w:rsidR="00BA5DF8" w:rsidRPr="00CC5E10" w:rsidRDefault="00BA5DF8" w:rsidP="00E22B71">
            <w:pPr>
              <w:spacing w:line="240" w:lineRule="auto"/>
              <w:ind w:firstLine="0"/>
              <w:rPr>
                <w:color w:val="000000"/>
                <w:sz w:val="20"/>
                <w:szCs w:val="20"/>
              </w:rPr>
            </w:pPr>
            <w:r w:rsidRPr="00CC5E10">
              <w:rPr>
                <w:rFonts w:cs="Times New Roman"/>
                <w:sz w:val="20"/>
                <w:szCs w:val="20"/>
              </w:rPr>
              <w:lastRenderedPageBreak/>
              <w:t>Паспорт клиента</w:t>
            </w:r>
          </w:p>
        </w:tc>
        <w:tc>
          <w:tcPr>
            <w:tcW w:w="529" w:type="pct"/>
            <w:gridSpan w:val="2"/>
          </w:tcPr>
          <w:p w14:paraId="21129369" w14:textId="77777777" w:rsidR="00BA5DF8" w:rsidRPr="00CC5E10" w:rsidRDefault="00BA5DF8" w:rsidP="00E22B71">
            <w:pPr>
              <w:pStyle w:val="ae"/>
              <w:spacing w:line="240" w:lineRule="auto"/>
              <w:ind w:left="0" w:firstLine="0"/>
              <w:rPr>
                <w:color w:val="000000"/>
                <w:sz w:val="20"/>
                <w:szCs w:val="20"/>
              </w:rPr>
            </w:pPr>
            <w:r w:rsidRPr="00CC5E10">
              <w:rPr>
                <w:sz w:val="20"/>
                <w:szCs w:val="20"/>
              </w:rPr>
              <w:t>Да</w:t>
            </w:r>
          </w:p>
        </w:tc>
        <w:tc>
          <w:tcPr>
            <w:tcW w:w="382" w:type="pct"/>
            <w:gridSpan w:val="2"/>
          </w:tcPr>
          <w:p w14:paraId="60ADDE30" w14:textId="77777777" w:rsidR="00BA5DF8" w:rsidRPr="00CC5E10" w:rsidRDefault="00BA5DF8" w:rsidP="00E22B71">
            <w:pPr>
              <w:spacing w:line="240" w:lineRule="auto"/>
              <w:ind w:firstLine="0"/>
              <w:rPr>
                <w:color w:val="000000"/>
                <w:sz w:val="20"/>
                <w:szCs w:val="20"/>
              </w:rPr>
            </w:pPr>
            <w:r w:rsidRPr="00CC5E10">
              <w:rPr>
                <w:sz w:val="20"/>
                <w:szCs w:val="20"/>
              </w:rPr>
              <w:t>Да</w:t>
            </w:r>
          </w:p>
        </w:tc>
        <w:tc>
          <w:tcPr>
            <w:tcW w:w="680" w:type="pct"/>
            <w:gridSpan w:val="2"/>
          </w:tcPr>
          <w:p w14:paraId="0931B660" w14:textId="77777777" w:rsidR="00BA5DF8" w:rsidRPr="00CC5E10" w:rsidRDefault="00BA5DF8" w:rsidP="00E22B71">
            <w:pPr>
              <w:spacing w:line="240" w:lineRule="auto"/>
              <w:ind w:firstLine="0"/>
              <w:rPr>
                <w:rFonts w:eastAsia="Times New Roman" w:cs="Times New Roman"/>
                <w:sz w:val="20"/>
                <w:szCs w:val="20"/>
              </w:rPr>
            </w:pPr>
            <w:r w:rsidRPr="00CC5E10">
              <w:rPr>
                <w:sz w:val="20"/>
                <w:szCs w:val="20"/>
              </w:rPr>
              <w:t>Поле добавления файлов</w:t>
            </w:r>
          </w:p>
        </w:tc>
        <w:tc>
          <w:tcPr>
            <w:tcW w:w="679" w:type="pct"/>
          </w:tcPr>
          <w:p w14:paraId="532E39AB" w14:textId="77777777" w:rsidR="00BA5DF8" w:rsidRPr="00CC5E10" w:rsidRDefault="00BA5DF8" w:rsidP="00E22B71">
            <w:pPr>
              <w:spacing w:line="240" w:lineRule="auto"/>
              <w:ind w:firstLine="0"/>
              <w:rPr>
                <w:color w:val="000000"/>
                <w:sz w:val="20"/>
                <w:szCs w:val="20"/>
              </w:rPr>
            </w:pPr>
            <w:r w:rsidRPr="00CC5E10">
              <w:rPr>
                <w:color w:val="000000"/>
                <w:sz w:val="20"/>
                <w:szCs w:val="20"/>
              </w:rPr>
              <w:t>Бинарные файлы</w:t>
            </w:r>
          </w:p>
        </w:tc>
        <w:tc>
          <w:tcPr>
            <w:tcW w:w="1895" w:type="pct"/>
            <w:gridSpan w:val="2"/>
          </w:tcPr>
          <w:p w14:paraId="25A0E2E7"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 всегда. </w:t>
            </w:r>
          </w:p>
          <w:p w14:paraId="2F674930" w14:textId="33E836EB"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Система должна позволять добавлять документ с помощью открытия проводника (по кнопке) или путем </w:t>
            </w:r>
            <w:proofErr w:type="spellStart"/>
            <w:r w:rsidRPr="00CC5E10">
              <w:rPr>
                <w:rFonts w:cs="Times New Roman"/>
                <w:sz w:val="20"/>
                <w:szCs w:val="20"/>
              </w:rPr>
              <w:t>Drag</w:t>
            </w:r>
            <w:proofErr w:type="spellEnd"/>
            <w:r w:rsidRPr="00CC5E10">
              <w:rPr>
                <w:rFonts w:cs="Times New Roman"/>
                <w:sz w:val="20"/>
                <w:szCs w:val="20"/>
              </w:rPr>
              <w:t xml:space="preserve"> </w:t>
            </w:r>
            <w:proofErr w:type="spellStart"/>
            <w:r w:rsidRPr="00CC5E10">
              <w:rPr>
                <w:rFonts w:cs="Times New Roman"/>
                <w:sz w:val="20"/>
                <w:szCs w:val="20"/>
              </w:rPr>
              <w:t>and</w:t>
            </w:r>
            <w:proofErr w:type="spellEnd"/>
            <w:r w:rsidRPr="00CC5E10">
              <w:rPr>
                <w:rFonts w:cs="Times New Roman"/>
                <w:sz w:val="20"/>
                <w:szCs w:val="20"/>
              </w:rPr>
              <w:t xml:space="preserve"> </w:t>
            </w:r>
            <w:proofErr w:type="spellStart"/>
            <w:r w:rsidRPr="00CC5E10">
              <w:rPr>
                <w:rFonts w:cs="Times New Roman"/>
                <w:sz w:val="20"/>
                <w:szCs w:val="20"/>
              </w:rPr>
              <w:t>Drop</w:t>
            </w:r>
            <w:proofErr w:type="spellEnd"/>
            <w:r w:rsidRPr="00CC5E10">
              <w:rPr>
                <w:rFonts w:cs="Times New Roman"/>
                <w:sz w:val="20"/>
                <w:szCs w:val="20"/>
              </w:rPr>
              <w:t xml:space="preserve"> или через кнопку «Прикрепить с телефона (с помощью </w:t>
            </w:r>
            <w:r w:rsidRPr="00CC5E10">
              <w:rPr>
                <w:rFonts w:cs="Times New Roman"/>
                <w:sz w:val="20"/>
                <w:szCs w:val="20"/>
                <w:lang w:val="en-US"/>
              </w:rPr>
              <w:t xml:space="preserve">QR </w:t>
            </w:r>
            <w:r w:rsidRPr="00CC5E10">
              <w:rPr>
                <w:rFonts w:cs="Times New Roman"/>
                <w:sz w:val="20"/>
                <w:szCs w:val="20"/>
              </w:rPr>
              <w:t>кода)».</w:t>
            </w:r>
          </w:p>
          <w:p w14:paraId="5752CFC1" w14:textId="30D6FE38" w:rsidR="00BA5DF8" w:rsidRPr="0068551E"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Не более одного файла в каждом типе документа, формат </w:t>
            </w:r>
            <w:proofErr w:type="spellStart"/>
            <w:r w:rsidRPr="00CC5E10">
              <w:rPr>
                <w:rFonts w:cs="Times New Roman"/>
                <w:sz w:val="20"/>
                <w:szCs w:val="20"/>
              </w:rPr>
              <w:t>jpg</w:t>
            </w:r>
            <w:proofErr w:type="spellEnd"/>
            <w:r w:rsidRPr="00CC5E10">
              <w:rPr>
                <w:rFonts w:cs="Times New Roman"/>
                <w:sz w:val="20"/>
                <w:szCs w:val="20"/>
              </w:rPr>
              <w:t xml:space="preserve">, </w:t>
            </w:r>
            <w:proofErr w:type="spellStart"/>
            <w:r w:rsidRPr="00CC5E10">
              <w:rPr>
                <w:rFonts w:cs="Times New Roman"/>
                <w:sz w:val="20"/>
                <w:szCs w:val="20"/>
              </w:rPr>
              <w:t>png</w:t>
            </w:r>
            <w:proofErr w:type="spellEnd"/>
            <w:r w:rsidRPr="00CC5E10">
              <w:rPr>
                <w:rFonts w:cs="Times New Roman"/>
                <w:sz w:val="20"/>
                <w:szCs w:val="20"/>
              </w:rPr>
              <w:t xml:space="preserve">, </w:t>
            </w:r>
            <w:proofErr w:type="spellStart"/>
            <w:r w:rsidRPr="00CC5E10">
              <w:rPr>
                <w:rFonts w:cs="Times New Roman"/>
                <w:sz w:val="20"/>
                <w:szCs w:val="20"/>
              </w:rPr>
              <w:t>pdf</w:t>
            </w:r>
            <w:proofErr w:type="spellEnd"/>
            <w:r w:rsidRPr="00CC5E10">
              <w:rPr>
                <w:rFonts w:cs="Times New Roman"/>
                <w:sz w:val="20"/>
                <w:szCs w:val="20"/>
              </w:rPr>
              <w:t xml:space="preserve">, размер файла не более 40 МБ. В случае, если загружаемый документ не соответствует требованиям, то Система должна вывести текст: «Документы не загружены. Проверьте соответствуют ли документы требованиям: формат </w:t>
            </w:r>
            <w:proofErr w:type="spellStart"/>
            <w:r w:rsidRPr="00CC5E10">
              <w:rPr>
                <w:rFonts w:cs="Times New Roman"/>
                <w:sz w:val="20"/>
                <w:szCs w:val="20"/>
              </w:rPr>
              <w:t>jpg</w:t>
            </w:r>
            <w:proofErr w:type="spellEnd"/>
            <w:r w:rsidRPr="00CC5E10">
              <w:rPr>
                <w:rFonts w:cs="Times New Roman"/>
                <w:sz w:val="20"/>
                <w:szCs w:val="20"/>
              </w:rPr>
              <w:t xml:space="preserve">, </w:t>
            </w:r>
            <w:proofErr w:type="spellStart"/>
            <w:r w:rsidRPr="00CC5E10">
              <w:rPr>
                <w:rFonts w:cs="Times New Roman"/>
                <w:sz w:val="20"/>
                <w:szCs w:val="20"/>
              </w:rPr>
              <w:t>png</w:t>
            </w:r>
            <w:proofErr w:type="spellEnd"/>
            <w:r w:rsidRPr="00CC5E10">
              <w:rPr>
                <w:rFonts w:cs="Times New Roman"/>
                <w:sz w:val="20"/>
                <w:szCs w:val="20"/>
              </w:rPr>
              <w:t xml:space="preserve">, </w:t>
            </w:r>
            <w:proofErr w:type="spellStart"/>
            <w:r w:rsidRPr="00CC5E10">
              <w:rPr>
                <w:rFonts w:cs="Times New Roman"/>
                <w:sz w:val="20"/>
                <w:szCs w:val="20"/>
              </w:rPr>
              <w:t>pdf</w:t>
            </w:r>
            <w:proofErr w:type="spellEnd"/>
            <w:r w:rsidRPr="00CC5E10">
              <w:rPr>
                <w:rFonts w:cs="Times New Roman"/>
                <w:sz w:val="20"/>
                <w:szCs w:val="20"/>
              </w:rPr>
              <w:t>, размер не более 40 МБ»</w:t>
            </w:r>
          </w:p>
          <w:p w14:paraId="7C72AC3C" w14:textId="0879FFF6"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После добавления документа в поле должно отображаться название </w:t>
            </w:r>
            <w:proofErr w:type="spellStart"/>
            <w:r w:rsidRPr="00CC5E10">
              <w:rPr>
                <w:rFonts w:cs="Times New Roman"/>
                <w:sz w:val="20"/>
                <w:szCs w:val="20"/>
              </w:rPr>
              <w:t>приклепленного</w:t>
            </w:r>
            <w:proofErr w:type="spellEnd"/>
            <w:r w:rsidRPr="00CC5E10">
              <w:rPr>
                <w:rFonts w:cs="Times New Roman"/>
                <w:sz w:val="20"/>
                <w:szCs w:val="20"/>
              </w:rPr>
              <w:t xml:space="preserve"> бинарного файла. Если файлов несколько, то названия должны отображаться через запятую.</w:t>
            </w:r>
          </w:p>
          <w:p w14:paraId="1EF8FD60"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После добавления документа Система должна сохранить документ в электронном архиве Банка</w:t>
            </w:r>
          </w:p>
        </w:tc>
      </w:tr>
      <w:tr w:rsidR="00BD66E1" w:rsidRPr="0081172A" w14:paraId="30A518B6" w14:textId="77777777" w:rsidTr="002C7CFF">
        <w:trPr>
          <w:trHeight w:val="72"/>
        </w:trPr>
        <w:tc>
          <w:tcPr>
            <w:tcW w:w="835" w:type="pct"/>
            <w:gridSpan w:val="2"/>
          </w:tcPr>
          <w:p w14:paraId="0AE697FD" w14:textId="63B76E46" w:rsidR="00BA5DF8" w:rsidRPr="00CC5E10" w:rsidRDefault="00BA5DF8" w:rsidP="00E22B71">
            <w:pPr>
              <w:spacing w:line="240" w:lineRule="auto"/>
              <w:ind w:firstLine="0"/>
              <w:rPr>
                <w:color w:val="000000"/>
                <w:sz w:val="20"/>
                <w:szCs w:val="20"/>
              </w:rPr>
            </w:pPr>
            <w:r w:rsidRPr="00CC5E10">
              <w:rPr>
                <w:rFonts w:cs="Times New Roman"/>
                <w:sz w:val="20"/>
                <w:szCs w:val="20"/>
              </w:rPr>
              <w:t>Тип документа</w:t>
            </w:r>
          </w:p>
        </w:tc>
        <w:tc>
          <w:tcPr>
            <w:tcW w:w="529" w:type="pct"/>
            <w:gridSpan w:val="2"/>
          </w:tcPr>
          <w:p w14:paraId="73BC1200" w14:textId="0A9DC8C0" w:rsidR="00BA5DF8" w:rsidRPr="00CC5E10" w:rsidRDefault="00BA5DF8" w:rsidP="00E22B71">
            <w:pPr>
              <w:pStyle w:val="ae"/>
              <w:spacing w:line="240" w:lineRule="auto"/>
              <w:ind w:left="0" w:firstLine="0"/>
              <w:rPr>
                <w:color w:val="000000"/>
                <w:sz w:val="20"/>
                <w:szCs w:val="20"/>
              </w:rPr>
            </w:pPr>
            <w:r w:rsidRPr="00CC5E10">
              <w:rPr>
                <w:sz w:val="20"/>
                <w:szCs w:val="20"/>
              </w:rPr>
              <w:t>Да</w:t>
            </w:r>
          </w:p>
        </w:tc>
        <w:tc>
          <w:tcPr>
            <w:tcW w:w="382" w:type="pct"/>
            <w:gridSpan w:val="2"/>
          </w:tcPr>
          <w:p w14:paraId="110B6D22" w14:textId="3E3DAD97" w:rsidR="00BA5DF8" w:rsidRPr="00CC5E10" w:rsidRDefault="00BA5DF8" w:rsidP="00E22B71">
            <w:pPr>
              <w:spacing w:line="240" w:lineRule="auto"/>
              <w:ind w:firstLine="0"/>
              <w:rPr>
                <w:color w:val="000000"/>
                <w:sz w:val="20"/>
                <w:szCs w:val="20"/>
              </w:rPr>
            </w:pPr>
            <w:r w:rsidRPr="00CC5E10">
              <w:rPr>
                <w:sz w:val="20"/>
                <w:szCs w:val="20"/>
              </w:rPr>
              <w:t>Да</w:t>
            </w:r>
          </w:p>
        </w:tc>
        <w:tc>
          <w:tcPr>
            <w:tcW w:w="680" w:type="pct"/>
            <w:gridSpan w:val="2"/>
          </w:tcPr>
          <w:p w14:paraId="7E6670D0" w14:textId="46EC9240" w:rsidR="00BA5DF8" w:rsidRPr="00CC5E10" w:rsidRDefault="00BA5DF8" w:rsidP="00E22B71">
            <w:pPr>
              <w:spacing w:line="240" w:lineRule="auto"/>
              <w:ind w:firstLine="0"/>
              <w:rPr>
                <w:rFonts w:eastAsia="Times New Roman" w:cs="Times New Roman"/>
                <w:sz w:val="20"/>
                <w:szCs w:val="20"/>
              </w:rPr>
            </w:pPr>
            <w:r w:rsidRPr="00CC5E10">
              <w:rPr>
                <w:sz w:val="20"/>
                <w:szCs w:val="20"/>
              </w:rPr>
              <w:t>Раскрывающийся список</w:t>
            </w:r>
          </w:p>
        </w:tc>
        <w:tc>
          <w:tcPr>
            <w:tcW w:w="679" w:type="pct"/>
          </w:tcPr>
          <w:p w14:paraId="1BE9D56B" w14:textId="77777777" w:rsidR="00BA5DF8" w:rsidRPr="00CC5E10" w:rsidRDefault="00BA5DF8" w:rsidP="00E22B71">
            <w:pPr>
              <w:spacing w:line="240" w:lineRule="auto"/>
              <w:ind w:firstLine="0"/>
              <w:rPr>
                <w:color w:val="000000"/>
                <w:sz w:val="20"/>
                <w:szCs w:val="20"/>
              </w:rPr>
            </w:pPr>
            <w:r w:rsidRPr="00CC5E10">
              <w:rPr>
                <w:color w:val="000000"/>
                <w:sz w:val="20"/>
                <w:szCs w:val="20"/>
              </w:rPr>
              <w:t>Значения из справочника «Тип документа»:</w:t>
            </w:r>
          </w:p>
          <w:p w14:paraId="1B117EAD" w14:textId="77777777" w:rsidR="00BA5DF8" w:rsidRPr="00CC5E10" w:rsidRDefault="00BA5DF8" w:rsidP="00707745">
            <w:pPr>
              <w:pStyle w:val="ae"/>
              <w:numPr>
                <w:ilvl w:val="0"/>
                <w:numId w:val="27"/>
              </w:numPr>
              <w:spacing w:line="240" w:lineRule="auto"/>
              <w:ind w:left="0" w:firstLine="0"/>
              <w:rPr>
                <w:color w:val="000000"/>
                <w:sz w:val="20"/>
                <w:szCs w:val="20"/>
              </w:rPr>
            </w:pPr>
            <w:r w:rsidRPr="00CC5E10">
              <w:rPr>
                <w:color w:val="000000"/>
                <w:sz w:val="20"/>
                <w:szCs w:val="20"/>
              </w:rPr>
              <w:t>ВУ,</w:t>
            </w:r>
          </w:p>
          <w:p w14:paraId="38A9E813" w14:textId="77777777" w:rsidR="00BA5DF8" w:rsidRPr="00CC5E10" w:rsidRDefault="00BA5DF8" w:rsidP="00707745">
            <w:pPr>
              <w:pStyle w:val="ae"/>
              <w:numPr>
                <w:ilvl w:val="0"/>
                <w:numId w:val="27"/>
              </w:numPr>
              <w:spacing w:line="240" w:lineRule="auto"/>
              <w:ind w:left="0" w:firstLine="0"/>
              <w:rPr>
                <w:color w:val="000000"/>
                <w:sz w:val="20"/>
                <w:szCs w:val="20"/>
              </w:rPr>
            </w:pPr>
            <w:r w:rsidRPr="00CC5E10">
              <w:rPr>
                <w:color w:val="000000"/>
                <w:sz w:val="20"/>
                <w:szCs w:val="20"/>
              </w:rPr>
              <w:t>СНИЛС,</w:t>
            </w:r>
          </w:p>
          <w:p w14:paraId="3B02D5FF" w14:textId="2F3EAC80" w:rsidR="00BA5DF8" w:rsidRPr="00CC5E10" w:rsidRDefault="00BA5DF8" w:rsidP="00707745">
            <w:pPr>
              <w:pStyle w:val="ae"/>
              <w:numPr>
                <w:ilvl w:val="0"/>
                <w:numId w:val="27"/>
              </w:numPr>
              <w:spacing w:line="240" w:lineRule="auto"/>
              <w:ind w:left="0" w:firstLine="0"/>
              <w:rPr>
                <w:color w:val="000000"/>
                <w:sz w:val="20"/>
                <w:szCs w:val="20"/>
              </w:rPr>
            </w:pPr>
            <w:proofErr w:type="spellStart"/>
            <w:r w:rsidRPr="00CC5E10">
              <w:rPr>
                <w:color w:val="000000"/>
                <w:sz w:val="20"/>
                <w:szCs w:val="20"/>
              </w:rPr>
              <w:t>Загран</w:t>
            </w:r>
            <w:proofErr w:type="spellEnd"/>
            <w:r w:rsidRPr="00CC5E10">
              <w:rPr>
                <w:color w:val="000000"/>
                <w:sz w:val="20"/>
                <w:szCs w:val="20"/>
              </w:rPr>
              <w:t>. паспорт</w:t>
            </w:r>
          </w:p>
        </w:tc>
        <w:tc>
          <w:tcPr>
            <w:tcW w:w="1895" w:type="pct"/>
            <w:gridSpan w:val="2"/>
          </w:tcPr>
          <w:p w14:paraId="22BC4EAF" w14:textId="0BCE40C3"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5EA9BC2E" w14:textId="12996B76" w:rsidR="00BA5DF8" w:rsidRPr="00CC5E10" w:rsidRDefault="00BA5DF8" w:rsidP="00707745">
            <w:pPr>
              <w:pStyle w:val="ae"/>
              <w:numPr>
                <w:ilvl w:val="0"/>
                <w:numId w:val="4"/>
              </w:numPr>
              <w:spacing w:line="240" w:lineRule="auto"/>
              <w:ind w:left="0" w:firstLine="0"/>
              <w:rPr>
                <w:color w:val="000000"/>
                <w:sz w:val="20"/>
                <w:szCs w:val="20"/>
              </w:rPr>
            </w:pPr>
            <w:r w:rsidRPr="00CC5E10">
              <w:rPr>
                <w:rFonts w:eastAsia="Times New Roman" w:cs="Times New Roman"/>
                <w:sz w:val="20"/>
                <w:szCs w:val="20"/>
                <w:lang w:eastAsia="ru-RU"/>
              </w:rPr>
              <w:t>Значение</w:t>
            </w:r>
            <w:r w:rsidRPr="00CC5E10">
              <w:rPr>
                <w:color w:val="000000"/>
                <w:sz w:val="20"/>
                <w:szCs w:val="20"/>
              </w:rPr>
              <w:t xml:space="preserve"> по умолчанию – не выбрано </w:t>
            </w:r>
            <w:r w:rsidRPr="00CC5E10">
              <w:rPr>
                <w:rFonts w:cs="Times New Roman"/>
                <w:sz w:val="20"/>
                <w:szCs w:val="20"/>
              </w:rPr>
              <w:t>ничего</w:t>
            </w:r>
            <w:r w:rsidRPr="00CC5E10">
              <w:rPr>
                <w:color w:val="000000"/>
                <w:sz w:val="20"/>
                <w:szCs w:val="20"/>
              </w:rPr>
              <w:t>.</w:t>
            </w:r>
          </w:p>
        </w:tc>
      </w:tr>
      <w:tr w:rsidR="00BD66E1" w:rsidRPr="0081172A" w14:paraId="555A8667" w14:textId="77777777" w:rsidTr="002C7CFF">
        <w:trPr>
          <w:trHeight w:val="72"/>
        </w:trPr>
        <w:tc>
          <w:tcPr>
            <w:tcW w:w="835" w:type="pct"/>
            <w:gridSpan w:val="2"/>
          </w:tcPr>
          <w:p w14:paraId="1395247C" w14:textId="2C02C300" w:rsidR="00BA5DF8" w:rsidRPr="00CC5E10" w:rsidRDefault="00BA5DF8" w:rsidP="00E22B71">
            <w:pPr>
              <w:spacing w:line="240" w:lineRule="auto"/>
              <w:ind w:firstLine="0"/>
              <w:rPr>
                <w:color w:val="000000"/>
                <w:sz w:val="20"/>
                <w:szCs w:val="20"/>
              </w:rPr>
            </w:pPr>
            <w:r w:rsidRPr="00CC5E10">
              <w:rPr>
                <w:rFonts w:cs="Times New Roman"/>
                <w:sz w:val="20"/>
                <w:szCs w:val="20"/>
              </w:rPr>
              <w:t>Второй документ</w:t>
            </w:r>
          </w:p>
        </w:tc>
        <w:tc>
          <w:tcPr>
            <w:tcW w:w="529" w:type="pct"/>
            <w:gridSpan w:val="2"/>
          </w:tcPr>
          <w:p w14:paraId="756A895A" w14:textId="77777777" w:rsidR="00BA5DF8" w:rsidRPr="00CC5E10" w:rsidRDefault="00BA5DF8" w:rsidP="00E22B71">
            <w:pPr>
              <w:pStyle w:val="ae"/>
              <w:spacing w:line="240" w:lineRule="auto"/>
              <w:ind w:left="0" w:firstLine="0"/>
              <w:rPr>
                <w:color w:val="000000"/>
                <w:sz w:val="20"/>
                <w:szCs w:val="20"/>
              </w:rPr>
            </w:pPr>
            <w:r w:rsidRPr="00CC5E10">
              <w:rPr>
                <w:sz w:val="20"/>
                <w:szCs w:val="20"/>
              </w:rPr>
              <w:t>Да</w:t>
            </w:r>
          </w:p>
        </w:tc>
        <w:tc>
          <w:tcPr>
            <w:tcW w:w="382" w:type="pct"/>
            <w:gridSpan w:val="2"/>
          </w:tcPr>
          <w:p w14:paraId="13243F6E" w14:textId="5F03C6B0" w:rsidR="00BA5DF8" w:rsidRPr="00CC5E10" w:rsidRDefault="00BA5DF8" w:rsidP="00E22B71">
            <w:pPr>
              <w:spacing w:line="240" w:lineRule="auto"/>
              <w:ind w:firstLine="0"/>
              <w:rPr>
                <w:color w:val="000000"/>
                <w:sz w:val="20"/>
                <w:szCs w:val="20"/>
              </w:rPr>
            </w:pPr>
            <w:r w:rsidRPr="00CC5E10">
              <w:rPr>
                <w:sz w:val="20"/>
                <w:szCs w:val="20"/>
              </w:rPr>
              <w:t>Да, если в поле «Тип документа» выбран документ</w:t>
            </w:r>
          </w:p>
        </w:tc>
        <w:tc>
          <w:tcPr>
            <w:tcW w:w="680" w:type="pct"/>
            <w:gridSpan w:val="2"/>
          </w:tcPr>
          <w:p w14:paraId="70A20AA4" w14:textId="77777777" w:rsidR="00BA5DF8" w:rsidRPr="00CC5E10" w:rsidRDefault="00BA5DF8" w:rsidP="00E22B71">
            <w:pPr>
              <w:spacing w:line="240" w:lineRule="auto"/>
              <w:ind w:firstLine="0"/>
              <w:rPr>
                <w:rFonts w:eastAsia="Times New Roman" w:cs="Times New Roman"/>
                <w:sz w:val="20"/>
                <w:szCs w:val="20"/>
              </w:rPr>
            </w:pPr>
            <w:r w:rsidRPr="00CC5E10">
              <w:rPr>
                <w:sz w:val="20"/>
                <w:szCs w:val="20"/>
              </w:rPr>
              <w:t>Поле добавления файлов</w:t>
            </w:r>
          </w:p>
        </w:tc>
        <w:tc>
          <w:tcPr>
            <w:tcW w:w="679" w:type="pct"/>
          </w:tcPr>
          <w:p w14:paraId="137F31D0" w14:textId="77777777" w:rsidR="00BA5DF8" w:rsidRPr="00CC5E10" w:rsidRDefault="00BA5DF8" w:rsidP="00E22B71">
            <w:pPr>
              <w:spacing w:line="240" w:lineRule="auto"/>
              <w:ind w:firstLine="0"/>
              <w:rPr>
                <w:color w:val="000000"/>
                <w:sz w:val="20"/>
                <w:szCs w:val="20"/>
              </w:rPr>
            </w:pPr>
            <w:r w:rsidRPr="00CC5E10">
              <w:rPr>
                <w:color w:val="000000"/>
                <w:sz w:val="20"/>
                <w:szCs w:val="20"/>
              </w:rPr>
              <w:t>Бинарные файлы</w:t>
            </w:r>
          </w:p>
        </w:tc>
        <w:tc>
          <w:tcPr>
            <w:tcW w:w="1895" w:type="pct"/>
            <w:gridSpan w:val="2"/>
          </w:tcPr>
          <w:p w14:paraId="22EFA6BD"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05B50E88" w14:textId="5CD7D9D9" w:rsidR="00BA5DF8" w:rsidRPr="00CC5E10" w:rsidRDefault="00BA5DF8" w:rsidP="00707745">
            <w:pPr>
              <w:pStyle w:val="ae"/>
              <w:numPr>
                <w:ilvl w:val="0"/>
                <w:numId w:val="4"/>
              </w:numPr>
              <w:spacing w:line="240" w:lineRule="auto"/>
              <w:ind w:left="0" w:firstLine="0"/>
              <w:rPr>
                <w:rFonts w:eastAsia="Times New Roman" w:cs="Times New Roman"/>
                <w:sz w:val="20"/>
                <w:szCs w:val="20"/>
                <w:lang w:eastAsia="ru-RU"/>
              </w:rPr>
            </w:pPr>
            <w:r w:rsidRPr="00CC5E10">
              <w:rPr>
                <w:rFonts w:eastAsia="Times New Roman" w:cs="Times New Roman"/>
                <w:sz w:val="20"/>
                <w:szCs w:val="20"/>
                <w:lang w:eastAsia="ru-RU"/>
              </w:rPr>
              <w:t>Поле доступно для загрузки файла, если в поле «Тип документа» данного блока выбран документ.</w:t>
            </w:r>
          </w:p>
          <w:p w14:paraId="11A6B256" w14:textId="0DA81EDF" w:rsidR="00BA5DF8" w:rsidRPr="00CC5E10" w:rsidRDefault="00BA5DF8" w:rsidP="00707745">
            <w:pPr>
              <w:pStyle w:val="ae"/>
              <w:numPr>
                <w:ilvl w:val="0"/>
                <w:numId w:val="4"/>
              </w:numPr>
              <w:spacing w:line="240" w:lineRule="auto"/>
              <w:ind w:left="0" w:firstLine="0"/>
              <w:rPr>
                <w:rFonts w:eastAsia="Times New Roman" w:cs="Times New Roman"/>
                <w:sz w:val="20"/>
                <w:szCs w:val="20"/>
                <w:lang w:eastAsia="ru-RU"/>
              </w:rPr>
            </w:pPr>
            <w:r w:rsidRPr="00CC5E10">
              <w:rPr>
                <w:color w:val="000000"/>
                <w:sz w:val="20"/>
                <w:szCs w:val="20"/>
              </w:rPr>
              <w:t>Система</w:t>
            </w:r>
            <w:r w:rsidRPr="00CC5E10">
              <w:rPr>
                <w:sz w:val="20"/>
                <w:szCs w:val="20"/>
              </w:rPr>
              <w:t xml:space="preserve"> должна позволять добавлять документ с помощью открытия </w:t>
            </w:r>
            <w:r w:rsidRPr="00CC5E10">
              <w:rPr>
                <w:rFonts w:cs="Times New Roman"/>
                <w:sz w:val="20"/>
                <w:szCs w:val="20"/>
              </w:rPr>
              <w:t>проводника</w:t>
            </w:r>
            <w:r w:rsidRPr="00CC5E10">
              <w:rPr>
                <w:sz w:val="20"/>
                <w:szCs w:val="20"/>
              </w:rPr>
              <w:t xml:space="preserve"> (по кнопке) или путем </w:t>
            </w:r>
            <w:r w:rsidRPr="00CC5E10">
              <w:rPr>
                <w:sz w:val="20"/>
                <w:szCs w:val="20"/>
                <w:lang w:val="en-US"/>
              </w:rPr>
              <w:t>Drag</w:t>
            </w:r>
            <w:r w:rsidRPr="00CC5E10">
              <w:rPr>
                <w:sz w:val="20"/>
                <w:szCs w:val="20"/>
              </w:rPr>
              <w:t xml:space="preserve"> </w:t>
            </w:r>
            <w:r w:rsidRPr="00CC5E10">
              <w:rPr>
                <w:sz w:val="20"/>
                <w:szCs w:val="20"/>
                <w:lang w:val="en-US"/>
              </w:rPr>
              <w:t>and</w:t>
            </w:r>
            <w:r w:rsidRPr="00CC5E10">
              <w:rPr>
                <w:sz w:val="20"/>
                <w:szCs w:val="20"/>
              </w:rPr>
              <w:t xml:space="preserve"> </w:t>
            </w:r>
            <w:r w:rsidRPr="00CC5E10">
              <w:rPr>
                <w:sz w:val="20"/>
                <w:szCs w:val="20"/>
                <w:lang w:val="en-US"/>
              </w:rPr>
              <w:t>Drop</w:t>
            </w:r>
            <w:r w:rsidRPr="00CC5E10">
              <w:rPr>
                <w:sz w:val="20"/>
                <w:szCs w:val="20"/>
              </w:rPr>
              <w:t>.</w:t>
            </w:r>
          </w:p>
          <w:p w14:paraId="43144271" w14:textId="77777777" w:rsidR="00BA5DF8" w:rsidRPr="00CC5E10" w:rsidRDefault="00BA5DF8" w:rsidP="00707745">
            <w:pPr>
              <w:pStyle w:val="ae"/>
              <w:numPr>
                <w:ilvl w:val="0"/>
                <w:numId w:val="4"/>
              </w:numPr>
              <w:spacing w:line="240" w:lineRule="auto"/>
              <w:ind w:left="0" w:firstLine="0"/>
              <w:rPr>
                <w:rFonts w:eastAsia="Times New Roman" w:cs="Times New Roman"/>
                <w:sz w:val="20"/>
                <w:szCs w:val="20"/>
                <w:lang w:eastAsia="ru-RU"/>
              </w:rPr>
            </w:pPr>
            <w:r w:rsidRPr="00CC5E10">
              <w:rPr>
                <w:rFonts w:cs="Times New Roman"/>
                <w:sz w:val="20"/>
                <w:szCs w:val="20"/>
              </w:rPr>
              <w:t xml:space="preserve">Не более одного файла в каждом типе документа, формат </w:t>
            </w:r>
            <w:proofErr w:type="spellStart"/>
            <w:r w:rsidRPr="00CC5E10">
              <w:rPr>
                <w:rFonts w:cs="Times New Roman"/>
                <w:sz w:val="20"/>
                <w:szCs w:val="20"/>
              </w:rPr>
              <w:t>jpg</w:t>
            </w:r>
            <w:proofErr w:type="spellEnd"/>
            <w:r w:rsidRPr="00CC5E10">
              <w:rPr>
                <w:rFonts w:cs="Times New Roman"/>
                <w:sz w:val="20"/>
                <w:szCs w:val="20"/>
              </w:rPr>
              <w:t xml:space="preserve">, </w:t>
            </w:r>
            <w:proofErr w:type="spellStart"/>
            <w:r w:rsidRPr="00CC5E10">
              <w:rPr>
                <w:rFonts w:cs="Times New Roman"/>
                <w:sz w:val="20"/>
                <w:szCs w:val="20"/>
              </w:rPr>
              <w:t>png</w:t>
            </w:r>
            <w:proofErr w:type="spellEnd"/>
            <w:r w:rsidRPr="00CC5E10">
              <w:rPr>
                <w:rFonts w:cs="Times New Roman"/>
                <w:sz w:val="20"/>
                <w:szCs w:val="20"/>
              </w:rPr>
              <w:t xml:space="preserve">, </w:t>
            </w:r>
            <w:proofErr w:type="spellStart"/>
            <w:r w:rsidRPr="00CC5E10">
              <w:rPr>
                <w:rFonts w:cs="Times New Roman"/>
                <w:sz w:val="20"/>
                <w:szCs w:val="20"/>
              </w:rPr>
              <w:t>pdf</w:t>
            </w:r>
            <w:proofErr w:type="spellEnd"/>
            <w:r w:rsidRPr="00CC5E10">
              <w:rPr>
                <w:rFonts w:cs="Times New Roman"/>
                <w:sz w:val="20"/>
                <w:szCs w:val="20"/>
              </w:rPr>
              <w:t xml:space="preserve">, размер файла не более 40 МБ. В случае, если загружаемый документ не соответствует требованиям, то </w:t>
            </w:r>
            <w:r w:rsidRPr="00CC5E10">
              <w:rPr>
                <w:rFonts w:cs="Times New Roman"/>
                <w:sz w:val="20"/>
                <w:szCs w:val="20"/>
              </w:rPr>
              <w:lastRenderedPageBreak/>
              <w:t xml:space="preserve">Система должна вывести текст: «Документы не загружены. Проверьте соответствуют ли документы требованиям: формат </w:t>
            </w:r>
            <w:proofErr w:type="spellStart"/>
            <w:r w:rsidRPr="00CC5E10">
              <w:rPr>
                <w:rFonts w:cs="Times New Roman"/>
                <w:sz w:val="20"/>
                <w:szCs w:val="20"/>
              </w:rPr>
              <w:t>jpg</w:t>
            </w:r>
            <w:proofErr w:type="spellEnd"/>
            <w:r w:rsidRPr="00CC5E10">
              <w:rPr>
                <w:rFonts w:cs="Times New Roman"/>
                <w:sz w:val="20"/>
                <w:szCs w:val="20"/>
              </w:rPr>
              <w:t xml:space="preserve">, </w:t>
            </w:r>
            <w:proofErr w:type="spellStart"/>
            <w:r w:rsidRPr="00CC5E10">
              <w:rPr>
                <w:rFonts w:cs="Times New Roman"/>
                <w:sz w:val="20"/>
                <w:szCs w:val="20"/>
              </w:rPr>
              <w:t>png</w:t>
            </w:r>
            <w:proofErr w:type="spellEnd"/>
            <w:r w:rsidRPr="00CC5E10">
              <w:rPr>
                <w:rFonts w:cs="Times New Roman"/>
                <w:sz w:val="20"/>
                <w:szCs w:val="20"/>
              </w:rPr>
              <w:t xml:space="preserve">, </w:t>
            </w:r>
            <w:proofErr w:type="spellStart"/>
            <w:r w:rsidRPr="00CC5E10">
              <w:rPr>
                <w:rFonts w:cs="Times New Roman"/>
                <w:sz w:val="20"/>
                <w:szCs w:val="20"/>
              </w:rPr>
              <w:t>pdf</w:t>
            </w:r>
            <w:proofErr w:type="spellEnd"/>
            <w:r w:rsidRPr="00CC5E10">
              <w:rPr>
                <w:rFonts w:cs="Times New Roman"/>
                <w:sz w:val="20"/>
                <w:szCs w:val="20"/>
              </w:rPr>
              <w:t>, размер не более 40 МБ»</w:t>
            </w:r>
          </w:p>
          <w:p w14:paraId="6A3939F0" w14:textId="0B267A13" w:rsidR="00BA5DF8"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После добавления документа в поле должно отображаться название </w:t>
            </w:r>
            <w:proofErr w:type="spellStart"/>
            <w:r w:rsidRPr="00CC5E10">
              <w:rPr>
                <w:rFonts w:cs="Times New Roman"/>
                <w:sz w:val="20"/>
                <w:szCs w:val="20"/>
              </w:rPr>
              <w:t>приклепленного</w:t>
            </w:r>
            <w:proofErr w:type="spellEnd"/>
            <w:r w:rsidRPr="00CC5E10">
              <w:rPr>
                <w:rFonts w:cs="Times New Roman"/>
                <w:sz w:val="20"/>
                <w:szCs w:val="20"/>
              </w:rPr>
              <w:t xml:space="preserve"> бинарного файла. Если файлов несколько, то названия должны отображаться через запятую.</w:t>
            </w:r>
          </w:p>
          <w:p w14:paraId="3598C252" w14:textId="3CDE7F5B" w:rsidR="00BA18F6" w:rsidRPr="006016A9" w:rsidRDefault="00BA18F6" w:rsidP="00707745">
            <w:pPr>
              <w:pStyle w:val="ae"/>
              <w:numPr>
                <w:ilvl w:val="0"/>
                <w:numId w:val="4"/>
              </w:numPr>
              <w:spacing w:line="240" w:lineRule="auto"/>
              <w:ind w:left="0" w:firstLine="0"/>
              <w:rPr>
                <w:rFonts w:cs="Times New Roman"/>
                <w:sz w:val="20"/>
                <w:szCs w:val="20"/>
              </w:rPr>
            </w:pPr>
            <w:r>
              <w:rPr>
                <w:rFonts w:cs="Times New Roman"/>
                <w:sz w:val="20"/>
                <w:szCs w:val="20"/>
              </w:rPr>
              <w:t xml:space="preserve">Для не ГОС программы второй документ </w:t>
            </w:r>
            <w:proofErr w:type="spellStart"/>
            <w:r>
              <w:rPr>
                <w:rFonts w:cs="Times New Roman"/>
                <w:sz w:val="20"/>
                <w:szCs w:val="20"/>
              </w:rPr>
              <w:t>некобязательный</w:t>
            </w:r>
            <w:proofErr w:type="spellEnd"/>
            <w:r>
              <w:rPr>
                <w:rFonts w:cs="Times New Roman"/>
                <w:sz w:val="20"/>
                <w:szCs w:val="20"/>
              </w:rPr>
              <w:t>. Если программа ГОС, то второй документ обязательный = ВУ (для инвалидов ВУ или СНИЛС). Подробнее будет описано в соответствующем ФТ.</w:t>
            </w:r>
          </w:p>
          <w:p w14:paraId="3BA573DC" w14:textId="5D123575" w:rsidR="00BA5DF8" w:rsidRPr="00CC5E10" w:rsidRDefault="00BA5DF8" w:rsidP="00707745">
            <w:pPr>
              <w:pStyle w:val="ae"/>
              <w:numPr>
                <w:ilvl w:val="0"/>
                <w:numId w:val="4"/>
              </w:numPr>
              <w:spacing w:line="240" w:lineRule="auto"/>
              <w:ind w:left="0" w:firstLine="0"/>
              <w:rPr>
                <w:color w:val="000000"/>
                <w:sz w:val="20"/>
                <w:szCs w:val="20"/>
              </w:rPr>
            </w:pPr>
            <w:r w:rsidRPr="00CC5E10">
              <w:rPr>
                <w:rFonts w:cs="Times New Roman"/>
                <w:sz w:val="20"/>
                <w:szCs w:val="20"/>
              </w:rPr>
              <w:t>После добавления документа Система должна сохранить документ в электронном архиве Банка</w:t>
            </w:r>
          </w:p>
        </w:tc>
      </w:tr>
      <w:tr w:rsidR="00BD66E1" w:rsidRPr="0081172A" w14:paraId="604DB6B3" w14:textId="77777777" w:rsidTr="002C7CFF">
        <w:trPr>
          <w:trHeight w:val="72"/>
        </w:trPr>
        <w:tc>
          <w:tcPr>
            <w:tcW w:w="829" w:type="pct"/>
          </w:tcPr>
          <w:p w14:paraId="7DCA274E" w14:textId="77777777" w:rsidR="00BA5DF8" w:rsidRPr="00CC5E10" w:rsidRDefault="00BA5DF8" w:rsidP="00E22B71">
            <w:pPr>
              <w:spacing w:line="240" w:lineRule="auto"/>
              <w:ind w:firstLine="0"/>
              <w:rPr>
                <w:color w:val="000000"/>
                <w:sz w:val="20"/>
                <w:szCs w:val="20"/>
              </w:rPr>
            </w:pPr>
            <w:r w:rsidRPr="00CC5E10">
              <w:rPr>
                <w:color w:val="000000"/>
                <w:sz w:val="20"/>
                <w:szCs w:val="20"/>
              </w:rPr>
              <w:lastRenderedPageBreak/>
              <w:t>Серия</w:t>
            </w:r>
          </w:p>
        </w:tc>
        <w:tc>
          <w:tcPr>
            <w:tcW w:w="526" w:type="pct"/>
            <w:gridSpan w:val="2"/>
          </w:tcPr>
          <w:p w14:paraId="35EB8F44" w14:textId="0C67EFA0"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28E3FBAC"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D3AB267"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FDAE6BE"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1B7121DD" w14:textId="0989055D" w:rsidR="00BA5DF8" w:rsidRPr="00CC5E10" w:rsidRDefault="00707745" w:rsidP="00707745">
            <w:pPr>
              <w:pStyle w:val="ae"/>
              <w:numPr>
                <w:ilvl w:val="0"/>
                <w:numId w:val="4"/>
              </w:numPr>
              <w:spacing w:line="240" w:lineRule="auto"/>
              <w:ind w:left="0" w:firstLine="0"/>
              <w:rPr>
                <w:color w:val="000000"/>
                <w:sz w:val="20"/>
                <w:szCs w:val="20"/>
              </w:rPr>
            </w:pPr>
            <w:r>
              <w:rPr>
                <w:color w:val="000000"/>
                <w:sz w:val="20"/>
                <w:szCs w:val="20"/>
              </w:rPr>
              <w:t xml:space="preserve">Видимо для Тип документа = ВУ, </w:t>
            </w:r>
            <w:proofErr w:type="spellStart"/>
            <w:r>
              <w:rPr>
                <w:color w:val="000000"/>
                <w:sz w:val="20"/>
                <w:szCs w:val="20"/>
              </w:rPr>
              <w:t>Загран.паспорт</w:t>
            </w:r>
            <w:proofErr w:type="spellEnd"/>
          </w:p>
          <w:p w14:paraId="341D3A2E" w14:textId="1B9E024E" w:rsidR="00BA5DF8" w:rsidRPr="00CC5E10" w:rsidRDefault="00BA5DF8" w:rsidP="00707745">
            <w:pPr>
              <w:pStyle w:val="ae"/>
              <w:spacing w:line="240" w:lineRule="auto"/>
              <w:ind w:left="0" w:firstLine="0"/>
              <w:rPr>
                <w:color w:val="000000"/>
                <w:sz w:val="20"/>
                <w:szCs w:val="20"/>
              </w:rPr>
            </w:pPr>
          </w:p>
        </w:tc>
      </w:tr>
      <w:tr w:rsidR="00BD66E1" w:rsidRPr="0081172A" w14:paraId="040E784C" w14:textId="77777777" w:rsidTr="002C7CFF">
        <w:trPr>
          <w:trHeight w:val="441"/>
        </w:trPr>
        <w:tc>
          <w:tcPr>
            <w:tcW w:w="829" w:type="pct"/>
          </w:tcPr>
          <w:p w14:paraId="2066CF84" w14:textId="77777777" w:rsidR="00BA5DF8" w:rsidRPr="00CC5E10" w:rsidRDefault="00BA5DF8" w:rsidP="00E22B71">
            <w:pPr>
              <w:spacing w:line="240" w:lineRule="auto"/>
              <w:ind w:firstLine="0"/>
              <w:rPr>
                <w:color w:val="000000"/>
                <w:sz w:val="20"/>
                <w:szCs w:val="20"/>
              </w:rPr>
            </w:pPr>
            <w:r w:rsidRPr="00CC5E10">
              <w:rPr>
                <w:color w:val="000000"/>
                <w:sz w:val="20"/>
                <w:szCs w:val="20"/>
              </w:rPr>
              <w:t>Номер</w:t>
            </w:r>
          </w:p>
        </w:tc>
        <w:tc>
          <w:tcPr>
            <w:tcW w:w="526" w:type="pct"/>
            <w:gridSpan w:val="2"/>
          </w:tcPr>
          <w:p w14:paraId="10FF6067" w14:textId="5B90F123"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30220E82"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259368D2"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232900BB"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3025D670" w14:textId="63C2FABE"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598951A8" w14:textId="46D962B9" w:rsidR="00BA5DF8" w:rsidRPr="00CC5E10" w:rsidRDefault="00BA5DF8" w:rsidP="00707745">
            <w:pPr>
              <w:pStyle w:val="ae"/>
              <w:spacing w:line="240" w:lineRule="auto"/>
              <w:ind w:left="0" w:firstLine="0"/>
              <w:rPr>
                <w:rFonts w:cs="Times New Roman"/>
                <w:sz w:val="20"/>
                <w:szCs w:val="20"/>
              </w:rPr>
            </w:pPr>
          </w:p>
        </w:tc>
      </w:tr>
      <w:tr w:rsidR="00BD66E1" w:rsidRPr="0081172A" w14:paraId="297BBF01" w14:textId="77777777" w:rsidTr="002C7CFF">
        <w:trPr>
          <w:trHeight w:val="72"/>
        </w:trPr>
        <w:tc>
          <w:tcPr>
            <w:tcW w:w="829" w:type="pct"/>
          </w:tcPr>
          <w:p w14:paraId="3AA5AA54" w14:textId="7201FB3A" w:rsidR="00BA5DF8" w:rsidRPr="00CC5E10" w:rsidRDefault="00BA5DF8" w:rsidP="00E22B71">
            <w:pPr>
              <w:spacing w:line="240" w:lineRule="auto"/>
              <w:ind w:firstLine="0"/>
              <w:rPr>
                <w:color w:val="000000"/>
                <w:sz w:val="20"/>
                <w:szCs w:val="20"/>
              </w:rPr>
            </w:pPr>
            <w:r w:rsidRPr="00CC5E10">
              <w:rPr>
                <w:color w:val="000000"/>
                <w:sz w:val="20"/>
                <w:szCs w:val="20"/>
              </w:rPr>
              <w:t>Дата выдачи</w:t>
            </w:r>
          </w:p>
        </w:tc>
        <w:tc>
          <w:tcPr>
            <w:tcW w:w="526" w:type="pct"/>
            <w:gridSpan w:val="2"/>
          </w:tcPr>
          <w:p w14:paraId="69282EC4"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4596FAE2"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C2381B3" w14:textId="5BD554F9"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Дата</w:t>
            </w:r>
          </w:p>
        </w:tc>
        <w:tc>
          <w:tcPr>
            <w:tcW w:w="687" w:type="pct"/>
            <w:gridSpan w:val="2"/>
          </w:tcPr>
          <w:p w14:paraId="09338274" w14:textId="40226B27" w:rsidR="00BA5DF8" w:rsidRPr="00CC5E10" w:rsidRDefault="00BA5DF8" w:rsidP="00E22B71">
            <w:pPr>
              <w:spacing w:line="240" w:lineRule="auto"/>
              <w:ind w:firstLine="0"/>
              <w:rPr>
                <w:color w:val="000000"/>
                <w:sz w:val="20"/>
                <w:szCs w:val="20"/>
              </w:rPr>
            </w:pPr>
            <w:r w:rsidRPr="00CC5E10">
              <w:rPr>
                <w:color w:val="000000"/>
                <w:sz w:val="20"/>
                <w:szCs w:val="20"/>
              </w:rPr>
              <w:t>Дата</w:t>
            </w:r>
          </w:p>
        </w:tc>
        <w:tc>
          <w:tcPr>
            <w:tcW w:w="1895" w:type="pct"/>
            <w:gridSpan w:val="2"/>
          </w:tcPr>
          <w:p w14:paraId="342EE117"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18204820" w14:textId="58846E3C"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Дата должна быть не больше текущей даты.</w:t>
            </w:r>
          </w:p>
        </w:tc>
      </w:tr>
      <w:tr w:rsidR="00BD66E1" w:rsidRPr="0081172A" w14:paraId="27DFB190" w14:textId="77777777" w:rsidTr="002C7CFF">
        <w:trPr>
          <w:trHeight w:val="72"/>
        </w:trPr>
        <w:tc>
          <w:tcPr>
            <w:tcW w:w="829" w:type="pct"/>
          </w:tcPr>
          <w:p w14:paraId="58238ECA" w14:textId="77777777" w:rsidR="00BA5DF8" w:rsidRPr="00CC5E10" w:rsidRDefault="00BA5DF8" w:rsidP="00E22B71">
            <w:pPr>
              <w:spacing w:line="240" w:lineRule="auto"/>
              <w:ind w:firstLine="0"/>
              <w:rPr>
                <w:color w:val="000000"/>
                <w:sz w:val="20"/>
                <w:szCs w:val="20"/>
              </w:rPr>
            </w:pPr>
            <w:r w:rsidRPr="00CC5E10">
              <w:rPr>
                <w:color w:val="000000"/>
                <w:sz w:val="20"/>
                <w:szCs w:val="20"/>
              </w:rPr>
              <w:t>Кем выдан</w:t>
            </w:r>
          </w:p>
        </w:tc>
        <w:tc>
          <w:tcPr>
            <w:tcW w:w="526" w:type="pct"/>
            <w:gridSpan w:val="2"/>
          </w:tcPr>
          <w:p w14:paraId="4814069E" w14:textId="19608F18"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434EB862"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3E047167" w14:textId="4DF5FB5A"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4B7F422D" w14:textId="780A8371"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078F84A0" w14:textId="647E6A8D" w:rsidR="00BA5DF8" w:rsidRPr="00CC5E10" w:rsidRDefault="00BA5DF8" w:rsidP="00707745">
            <w:pPr>
              <w:pStyle w:val="ae"/>
              <w:numPr>
                <w:ilvl w:val="0"/>
                <w:numId w:val="4"/>
              </w:numPr>
              <w:spacing w:line="240" w:lineRule="auto"/>
              <w:ind w:left="0" w:firstLine="0"/>
              <w:rPr>
                <w:rFonts w:cs="Times New Roman"/>
                <w:sz w:val="20"/>
                <w:szCs w:val="20"/>
              </w:rPr>
            </w:pPr>
            <w:r w:rsidRPr="00CC5E10">
              <w:rPr>
                <w:color w:val="000000"/>
                <w:sz w:val="20"/>
                <w:szCs w:val="20"/>
              </w:rPr>
              <w:t>Видимость – всегда.</w:t>
            </w:r>
          </w:p>
        </w:tc>
      </w:tr>
      <w:tr w:rsidR="00BD66E1" w:rsidRPr="0081172A" w14:paraId="79D719E5" w14:textId="77777777" w:rsidTr="002C7CFF">
        <w:trPr>
          <w:trHeight w:val="72"/>
        </w:trPr>
        <w:tc>
          <w:tcPr>
            <w:tcW w:w="835" w:type="pct"/>
            <w:gridSpan w:val="2"/>
          </w:tcPr>
          <w:p w14:paraId="7072F695" w14:textId="63AF5B79" w:rsidR="00BA5DF8" w:rsidRPr="00CC5E10" w:rsidRDefault="005D35D6" w:rsidP="00E22B71">
            <w:pPr>
              <w:spacing w:line="240" w:lineRule="auto"/>
              <w:ind w:firstLine="0"/>
              <w:rPr>
                <w:rFonts w:cs="Times New Roman"/>
                <w:sz w:val="20"/>
                <w:szCs w:val="20"/>
              </w:rPr>
            </w:pPr>
            <w:r w:rsidRPr="00CC5E10">
              <w:rPr>
                <w:noProof/>
                <w:color w:val="auto"/>
                <w:sz w:val="20"/>
                <w:szCs w:val="20"/>
                <w:lang w:eastAsia="ru-RU"/>
              </w:rPr>
              <w:drawing>
                <wp:anchor distT="0" distB="0" distL="114300" distR="114300" simplePos="0" relativeHeight="251725824" behindDoc="0" locked="0" layoutInCell="1" allowOverlap="1" wp14:anchorId="4E7BDCFC" wp14:editId="22858CED">
                  <wp:simplePos x="0" y="0"/>
                  <wp:positionH relativeFrom="column">
                    <wp:posOffset>383896</wp:posOffset>
                  </wp:positionH>
                  <wp:positionV relativeFrom="paragraph">
                    <wp:posOffset>70104</wp:posOffset>
                  </wp:positionV>
                  <wp:extent cx="295275" cy="295275"/>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anchor>
              </w:drawing>
            </w:r>
            <w:r w:rsidR="00BA5DF8" w:rsidRPr="00CC5E10">
              <w:rPr>
                <w:color w:val="auto"/>
                <w:sz w:val="20"/>
                <w:szCs w:val="20"/>
              </w:rPr>
              <w:t xml:space="preserve">Пиктограмма «глаз» </w:t>
            </w:r>
          </w:p>
        </w:tc>
        <w:tc>
          <w:tcPr>
            <w:tcW w:w="529" w:type="pct"/>
            <w:gridSpan w:val="2"/>
          </w:tcPr>
          <w:p w14:paraId="661D9D18" w14:textId="45122201" w:rsidR="00BA5DF8" w:rsidRPr="00CC5E10" w:rsidRDefault="00BA5DF8" w:rsidP="00E22B71">
            <w:pPr>
              <w:pStyle w:val="ae"/>
              <w:spacing w:line="240" w:lineRule="auto"/>
              <w:ind w:left="0" w:firstLine="0"/>
              <w:rPr>
                <w:sz w:val="20"/>
                <w:szCs w:val="20"/>
              </w:rPr>
            </w:pPr>
            <w:r w:rsidRPr="00CC5E10">
              <w:rPr>
                <w:sz w:val="20"/>
                <w:szCs w:val="20"/>
              </w:rPr>
              <w:t>Нет</w:t>
            </w:r>
          </w:p>
        </w:tc>
        <w:tc>
          <w:tcPr>
            <w:tcW w:w="382" w:type="pct"/>
            <w:gridSpan w:val="2"/>
          </w:tcPr>
          <w:p w14:paraId="19208D52" w14:textId="6C0C7BB5" w:rsidR="00BA5DF8" w:rsidRPr="00CC5E10" w:rsidRDefault="00BA5DF8" w:rsidP="00E22B71">
            <w:pPr>
              <w:spacing w:line="240" w:lineRule="auto"/>
              <w:ind w:firstLine="0"/>
              <w:rPr>
                <w:sz w:val="20"/>
                <w:szCs w:val="20"/>
              </w:rPr>
            </w:pPr>
            <w:r w:rsidRPr="00CC5E10">
              <w:rPr>
                <w:sz w:val="20"/>
                <w:szCs w:val="20"/>
              </w:rPr>
              <w:t>Нет</w:t>
            </w:r>
          </w:p>
        </w:tc>
        <w:tc>
          <w:tcPr>
            <w:tcW w:w="680" w:type="pct"/>
            <w:gridSpan w:val="2"/>
          </w:tcPr>
          <w:p w14:paraId="10DA2FF9" w14:textId="3CDCDD62" w:rsidR="00BA5DF8" w:rsidRPr="00CC5E10" w:rsidRDefault="00BA5DF8" w:rsidP="00E22B71">
            <w:pPr>
              <w:spacing w:line="240" w:lineRule="auto"/>
              <w:ind w:firstLine="0"/>
              <w:rPr>
                <w:sz w:val="20"/>
                <w:szCs w:val="20"/>
              </w:rPr>
            </w:pPr>
            <w:r w:rsidRPr="00CC5E10">
              <w:rPr>
                <w:sz w:val="20"/>
                <w:szCs w:val="20"/>
              </w:rPr>
              <w:t>Кнопка</w:t>
            </w:r>
          </w:p>
        </w:tc>
        <w:tc>
          <w:tcPr>
            <w:tcW w:w="679" w:type="pct"/>
          </w:tcPr>
          <w:p w14:paraId="1D6F2B3E" w14:textId="5AA02B93"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410D9BD1" w14:textId="45494E06"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да, если вложен документ.</w:t>
            </w:r>
          </w:p>
          <w:p w14:paraId="4CDA9D73" w14:textId="61537F45"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Открывает всплывающее окно просмотра документа</w:t>
            </w:r>
          </w:p>
        </w:tc>
      </w:tr>
      <w:tr w:rsidR="00BD66E1" w:rsidRPr="0081172A" w14:paraId="062DEABC" w14:textId="77777777" w:rsidTr="002C7CFF">
        <w:trPr>
          <w:trHeight w:val="72"/>
        </w:trPr>
        <w:tc>
          <w:tcPr>
            <w:tcW w:w="835" w:type="pct"/>
            <w:gridSpan w:val="2"/>
          </w:tcPr>
          <w:p w14:paraId="00F0811C" w14:textId="08611A3C" w:rsidR="00BA5DF8" w:rsidRPr="00CC5E10" w:rsidRDefault="00BA5DF8" w:rsidP="00E22B71">
            <w:pPr>
              <w:spacing w:line="240" w:lineRule="auto"/>
              <w:ind w:firstLine="0"/>
              <w:rPr>
                <w:rFonts w:cs="Times New Roman"/>
                <w:sz w:val="20"/>
                <w:szCs w:val="20"/>
              </w:rPr>
            </w:pPr>
            <w:r w:rsidRPr="00CC5E10">
              <w:rPr>
                <w:color w:val="auto"/>
                <w:sz w:val="20"/>
                <w:szCs w:val="20"/>
              </w:rPr>
              <w:t xml:space="preserve">Пиктограмма «корзина» </w:t>
            </w:r>
            <w:r w:rsidRPr="00CC5E10">
              <w:rPr>
                <w:noProof/>
                <w:color w:val="auto"/>
                <w:sz w:val="20"/>
                <w:szCs w:val="20"/>
                <w:lang w:eastAsia="ru-RU"/>
              </w:rPr>
              <w:drawing>
                <wp:inline distT="0" distB="0" distL="0" distR="0" wp14:anchorId="103837A8" wp14:editId="12CECC6F">
                  <wp:extent cx="276225" cy="2762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529" w:type="pct"/>
            <w:gridSpan w:val="2"/>
          </w:tcPr>
          <w:p w14:paraId="7C8D1528" w14:textId="7416F37D" w:rsidR="00BA5DF8" w:rsidRPr="00CC5E10" w:rsidRDefault="00BA5DF8" w:rsidP="00E22B71">
            <w:pPr>
              <w:pStyle w:val="ae"/>
              <w:spacing w:line="240" w:lineRule="auto"/>
              <w:ind w:left="0" w:firstLine="0"/>
              <w:rPr>
                <w:sz w:val="20"/>
                <w:szCs w:val="20"/>
              </w:rPr>
            </w:pPr>
            <w:r w:rsidRPr="00CC5E10">
              <w:rPr>
                <w:sz w:val="20"/>
                <w:szCs w:val="20"/>
              </w:rPr>
              <w:t>Нет</w:t>
            </w:r>
          </w:p>
        </w:tc>
        <w:tc>
          <w:tcPr>
            <w:tcW w:w="382" w:type="pct"/>
            <w:gridSpan w:val="2"/>
          </w:tcPr>
          <w:p w14:paraId="4B719C79" w14:textId="2F8804B6" w:rsidR="00BA5DF8" w:rsidRPr="00CC5E10" w:rsidRDefault="00BA5DF8" w:rsidP="00E22B71">
            <w:pPr>
              <w:spacing w:line="240" w:lineRule="auto"/>
              <w:ind w:firstLine="0"/>
              <w:rPr>
                <w:sz w:val="20"/>
                <w:szCs w:val="20"/>
              </w:rPr>
            </w:pPr>
            <w:r w:rsidRPr="00CC5E10">
              <w:rPr>
                <w:sz w:val="20"/>
                <w:szCs w:val="20"/>
              </w:rPr>
              <w:t>Нет</w:t>
            </w:r>
          </w:p>
        </w:tc>
        <w:tc>
          <w:tcPr>
            <w:tcW w:w="680" w:type="pct"/>
            <w:gridSpan w:val="2"/>
          </w:tcPr>
          <w:p w14:paraId="608CB6A1" w14:textId="5F912338" w:rsidR="00BA5DF8" w:rsidRPr="00CC5E10" w:rsidRDefault="00BA5DF8" w:rsidP="00E22B71">
            <w:pPr>
              <w:spacing w:line="240" w:lineRule="auto"/>
              <w:ind w:firstLine="0"/>
              <w:rPr>
                <w:sz w:val="20"/>
                <w:szCs w:val="20"/>
              </w:rPr>
            </w:pPr>
            <w:r w:rsidRPr="00CC5E10">
              <w:rPr>
                <w:sz w:val="20"/>
                <w:szCs w:val="20"/>
              </w:rPr>
              <w:t>Кнопка</w:t>
            </w:r>
          </w:p>
        </w:tc>
        <w:tc>
          <w:tcPr>
            <w:tcW w:w="679" w:type="pct"/>
          </w:tcPr>
          <w:p w14:paraId="1147352E" w14:textId="2AD8F25D"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5614D4B9" w14:textId="5224BFB4"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да, если вложен документ.</w:t>
            </w:r>
          </w:p>
          <w:p w14:paraId="73CFCE65" w14:textId="54333867" w:rsidR="00BA5DF8" w:rsidRPr="00CC5E10" w:rsidRDefault="00BA5DF8" w:rsidP="00707745">
            <w:pPr>
              <w:pStyle w:val="ae"/>
              <w:numPr>
                <w:ilvl w:val="0"/>
                <w:numId w:val="4"/>
              </w:numPr>
              <w:spacing w:line="240" w:lineRule="auto"/>
              <w:ind w:left="0" w:firstLine="0"/>
              <w:rPr>
                <w:rFonts w:cs="Times New Roman"/>
                <w:sz w:val="20"/>
                <w:szCs w:val="20"/>
              </w:rPr>
            </w:pPr>
            <w:r w:rsidRPr="00CC5E10">
              <w:rPr>
                <w:color w:val="auto"/>
                <w:sz w:val="20"/>
                <w:szCs w:val="20"/>
              </w:rPr>
              <w:t>Выполняется удаление через скрытие: документ помечается как «архивный», перестает быть видимым на интерфейсе, но фактически не удаляется и доступен для просмотра д</w:t>
            </w:r>
            <w:r w:rsidRPr="00CC5E10">
              <w:rPr>
                <w:sz w:val="20"/>
                <w:szCs w:val="20"/>
              </w:rPr>
              <w:t>ля определённых ролей сотрудниками Банка</w:t>
            </w:r>
          </w:p>
        </w:tc>
      </w:tr>
      <w:tr w:rsidR="00BD66E1" w:rsidRPr="0081172A" w14:paraId="7B7029D5" w14:textId="77777777" w:rsidTr="002C7CFF">
        <w:trPr>
          <w:trHeight w:val="72"/>
        </w:trPr>
        <w:tc>
          <w:tcPr>
            <w:tcW w:w="835" w:type="pct"/>
            <w:gridSpan w:val="2"/>
          </w:tcPr>
          <w:p w14:paraId="0CE30233" w14:textId="77777777" w:rsidR="00BA5DF8" w:rsidRPr="00CC5E10" w:rsidRDefault="00BA5DF8" w:rsidP="00E22B71">
            <w:pPr>
              <w:spacing w:line="240" w:lineRule="auto"/>
              <w:ind w:firstLine="0"/>
              <w:rPr>
                <w:color w:val="000000"/>
                <w:sz w:val="20"/>
                <w:szCs w:val="20"/>
              </w:rPr>
            </w:pPr>
            <w:r w:rsidRPr="00CC5E10">
              <w:rPr>
                <w:color w:val="000000"/>
                <w:sz w:val="20"/>
                <w:szCs w:val="20"/>
              </w:rPr>
              <w:t>Прикрепить с телефона</w:t>
            </w:r>
          </w:p>
        </w:tc>
        <w:tc>
          <w:tcPr>
            <w:tcW w:w="529" w:type="pct"/>
            <w:gridSpan w:val="2"/>
          </w:tcPr>
          <w:p w14:paraId="2CFACDBC"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w:t>
            </w:r>
          </w:p>
        </w:tc>
        <w:tc>
          <w:tcPr>
            <w:tcW w:w="382" w:type="pct"/>
            <w:gridSpan w:val="2"/>
          </w:tcPr>
          <w:p w14:paraId="2CB35D92" w14:textId="7777777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78196D52"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79" w:type="pct"/>
          </w:tcPr>
          <w:p w14:paraId="0283E757" w14:textId="77777777" w:rsidR="00BA5DF8" w:rsidRPr="00CC5E10" w:rsidRDefault="00BA5DF8" w:rsidP="00E22B71">
            <w:pPr>
              <w:spacing w:line="240" w:lineRule="auto"/>
              <w:ind w:firstLine="0"/>
              <w:rPr>
                <w:color w:val="000000"/>
                <w:sz w:val="20"/>
                <w:szCs w:val="20"/>
              </w:rPr>
            </w:pPr>
          </w:p>
        </w:tc>
        <w:tc>
          <w:tcPr>
            <w:tcW w:w="1895" w:type="pct"/>
            <w:gridSpan w:val="2"/>
          </w:tcPr>
          <w:p w14:paraId="243BEB2F"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194EB486"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При нажатии кнопки, Система должна показывать всплывающее окно с сгенерированным QR-кодом. В QR-код должна быть зашита ссылка для прикрепления файлов в Систему c мобильного телефона</w:t>
            </w:r>
          </w:p>
        </w:tc>
      </w:tr>
      <w:tr w:rsidR="00BD66E1" w:rsidRPr="0081172A" w14:paraId="4A51612F" w14:textId="77777777" w:rsidTr="003A385B">
        <w:trPr>
          <w:trHeight w:val="72"/>
        </w:trPr>
        <w:tc>
          <w:tcPr>
            <w:tcW w:w="835" w:type="pct"/>
            <w:gridSpan w:val="2"/>
          </w:tcPr>
          <w:p w14:paraId="08E3669A" w14:textId="78D36FDC" w:rsidR="00BA5DF8" w:rsidRPr="00CC5E10" w:rsidRDefault="00BA5DF8" w:rsidP="00E22B71">
            <w:pPr>
              <w:spacing w:line="240" w:lineRule="auto"/>
              <w:ind w:firstLine="0"/>
              <w:rPr>
                <w:color w:val="000000"/>
                <w:sz w:val="20"/>
                <w:szCs w:val="20"/>
              </w:rPr>
            </w:pPr>
            <w:r w:rsidRPr="00CC5E10">
              <w:rPr>
                <w:color w:val="000000"/>
                <w:sz w:val="20"/>
                <w:szCs w:val="20"/>
              </w:rPr>
              <w:t>Скачать (документ)</w:t>
            </w:r>
          </w:p>
        </w:tc>
        <w:tc>
          <w:tcPr>
            <w:tcW w:w="529" w:type="pct"/>
            <w:gridSpan w:val="2"/>
          </w:tcPr>
          <w:p w14:paraId="3D9940BE" w14:textId="5E160FDC" w:rsidR="00BA5DF8" w:rsidRPr="00CC5E10" w:rsidRDefault="00BA5DF8" w:rsidP="00E22B71">
            <w:pPr>
              <w:pStyle w:val="ae"/>
              <w:spacing w:line="240" w:lineRule="auto"/>
              <w:ind w:left="0" w:firstLine="0"/>
              <w:rPr>
                <w:color w:val="000000"/>
                <w:sz w:val="20"/>
                <w:szCs w:val="20"/>
              </w:rPr>
            </w:pPr>
            <w:r w:rsidRPr="00CC5E10">
              <w:rPr>
                <w:color w:val="000000"/>
                <w:sz w:val="20"/>
                <w:szCs w:val="20"/>
              </w:rPr>
              <w:t>-</w:t>
            </w:r>
          </w:p>
        </w:tc>
        <w:tc>
          <w:tcPr>
            <w:tcW w:w="382" w:type="pct"/>
            <w:gridSpan w:val="2"/>
          </w:tcPr>
          <w:p w14:paraId="3B5593B0" w14:textId="302B09BC"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5D0F9888" w14:textId="4D04D626"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79" w:type="pct"/>
          </w:tcPr>
          <w:p w14:paraId="3A5B9231" w14:textId="77777777" w:rsidR="00BA5DF8" w:rsidRPr="00CC5E10" w:rsidRDefault="00BA5DF8" w:rsidP="00E22B71">
            <w:pPr>
              <w:spacing w:line="240" w:lineRule="auto"/>
              <w:ind w:firstLine="0"/>
              <w:rPr>
                <w:color w:val="000000"/>
                <w:sz w:val="20"/>
                <w:szCs w:val="20"/>
              </w:rPr>
            </w:pPr>
          </w:p>
        </w:tc>
        <w:tc>
          <w:tcPr>
            <w:tcW w:w="1895" w:type="pct"/>
            <w:gridSpan w:val="2"/>
          </w:tcPr>
          <w:p w14:paraId="1A605F53"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36C91373" w14:textId="7670A017" w:rsidR="00BA5DF8" w:rsidRPr="00CC5E10" w:rsidRDefault="00BA5DF8" w:rsidP="00707745">
            <w:pPr>
              <w:pStyle w:val="ae"/>
              <w:numPr>
                <w:ilvl w:val="0"/>
                <w:numId w:val="4"/>
              </w:numPr>
              <w:spacing w:line="240" w:lineRule="auto"/>
              <w:ind w:left="0" w:firstLine="0"/>
              <w:rPr>
                <w:color w:val="auto"/>
                <w:sz w:val="20"/>
                <w:szCs w:val="20"/>
              </w:rPr>
            </w:pPr>
            <w:r w:rsidRPr="00CC5E10">
              <w:rPr>
                <w:color w:val="auto"/>
                <w:sz w:val="20"/>
                <w:szCs w:val="20"/>
              </w:rPr>
              <w:t xml:space="preserve">Система осуществляет выгрузку сформированного заявления-анкеты в формате PDF по установленному шаблону на локальное </w:t>
            </w:r>
            <w:r w:rsidRPr="00CC5E10">
              <w:rPr>
                <w:rFonts w:cs="Times New Roman"/>
                <w:sz w:val="20"/>
                <w:szCs w:val="20"/>
              </w:rPr>
              <w:t>рабочее</w:t>
            </w:r>
            <w:r w:rsidRPr="00CC5E10">
              <w:rPr>
                <w:color w:val="auto"/>
                <w:sz w:val="20"/>
                <w:szCs w:val="20"/>
              </w:rPr>
              <w:t xml:space="preserve"> место </w:t>
            </w:r>
            <w:r w:rsidRPr="00CC5E10">
              <w:rPr>
                <w:color w:val="auto"/>
                <w:sz w:val="20"/>
                <w:szCs w:val="20"/>
              </w:rPr>
              <w:lastRenderedPageBreak/>
              <w:t>пользователя. В состав Анкеты входят данные анкеты с согласиями на обработку персональных данных.</w:t>
            </w:r>
          </w:p>
          <w:p w14:paraId="66043425" w14:textId="5114E8BA" w:rsidR="00BA5DF8" w:rsidRPr="00CC5E10" w:rsidRDefault="00BA5DF8" w:rsidP="00707745">
            <w:pPr>
              <w:pStyle w:val="ae"/>
              <w:numPr>
                <w:ilvl w:val="0"/>
                <w:numId w:val="4"/>
              </w:numPr>
              <w:spacing w:line="240" w:lineRule="auto"/>
              <w:ind w:left="0" w:firstLine="0"/>
              <w:rPr>
                <w:rFonts w:cs="Times New Roman"/>
                <w:sz w:val="20"/>
                <w:szCs w:val="20"/>
              </w:rPr>
            </w:pPr>
            <w:r w:rsidRPr="00CC5E10">
              <w:rPr>
                <w:color w:val="auto"/>
                <w:sz w:val="20"/>
                <w:szCs w:val="20"/>
              </w:rPr>
              <w:t xml:space="preserve">Текущий </w:t>
            </w:r>
            <w:r w:rsidRPr="00CC5E10">
              <w:rPr>
                <w:rFonts w:cs="Times New Roman"/>
                <w:sz w:val="20"/>
                <w:szCs w:val="20"/>
              </w:rPr>
              <w:t>формат</w:t>
            </w:r>
            <w:r w:rsidRPr="00CC5E10">
              <w:rPr>
                <w:color w:val="auto"/>
                <w:sz w:val="20"/>
                <w:szCs w:val="20"/>
              </w:rPr>
              <w:t xml:space="preserve"> заявления – анкеты представлен в п.</w:t>
            </w:r>
            <w:r w:rsidRPr="00CC5E10">
              <w:rPr>
                <w:rFonts w:cs="Times New Roman"/>
                <w:sz w:val="20"/>
                <w:szCs w:val="20"/>
              </w:rPr>
              <w:t xml:space="preserve"> </w:t>
            </w:r>
            <w:r w:rsidRPr="00CC5E10">
              <w:rPr>
                <w:rFonts w:cs="Times New Roman"/>
                <w:sz w:val="20"/>
                <w:szCs w:val="20"/>
              </w:rPr>
              <w:fldChar w:fldCharType="begin"/>
            </w:r>
            <w:r w:rsidRPr="00CC5E10">
              <w:rPr>
                <w:rFonts w:cs="Times New Roman"/>
                <w:sz w:val="20"/>
                <w:szCs w:val="20"/>
              </w:rPr>
              <w:instrText xml:space="preserve"> REF _Ref231483609 \h  \* MERGEFORMAT </w:instrText>
            </w:r>
            <w:r w:rsidRPr="00CC5E10">
              <w:rPr>
                <w:rFonts w:cs="Times New Roman"/>
                <w:sz w:val="20"/>
                <w:szCs w:val="20"/>
              </w:rPr>
            </w:r>
            <w:r w:rsidRPr="00CC5E10">
              <w:rPr>
                <w:rFonts w:cs="Times New Roman"/>
                <w:sz w:val="20"/>
                <w:szCs w:val="20"/>
              </w:rPr>
              <w:fldChar w:fldCharType="separate"/>
            </w:r>
            <w:r w:rsidR="00436E33" w:rsidRPr="00436E33">
              <w:rPr>
                <w:sz w:val="20"/>
                <w:szCs w:val="20"/>
              </w:rPr>
              <w:t xml:space="preserve">Требования к формированию печатных форм документов </w:t>
            </w:r>
            <w:r w:rsidRPr="00CC5E10">
              <w:rPr>
                <w:rFonts w:cs="Times New Roman"/>
                <w:sz w:val="20"/>
                <w:szCs w:val="20"/>
              </w:rPr>
              <w:fldChar w:fldCharType="end"/>
            </w:r>
          </w:p>
        </w:tc>
      </w:tr>
      <w:tr w:rsidR="00BA5DF8" w:rsidRPr="00CC5E10" w14:paraId="53E75CF7" w14:textId="77777777" w:rsidTr="006016A9">
        <w:trPr>
          <w:trHeight w:val="72"/>
        </w:trPr>
        <w:tc>
          <w:tcPr>
            <w:tcW w:w="5000" w:type="pct"/>
            <w:gridSpan w:val="11"/>
          </w:tcPr>
          <w:p w14:paraId="244DB361" w14:textId="77777777" w:rsidR="00BA5DF8" w:rsidRPr="00CC5E10" w:rsidRDefault="00BA5DF8" w:rsidP="00E22B71">
            <w:pPr>
              <w:pStyle w:val="ae"/>
              <w:spacing w:line="240" w:lineRule="auto"/>
              <w:ind w:left="0" w:firstLine="0"/>
              <w:rPr>
                <w:b/>
                <w:color w:val="000000"/>
                <w:sz w:val="20"/>
                <w:szCs w:val="20"/>
              </w:rPr>
            </w:pPr>
            <w:r w:rsidRPr="00CC5E10">
              <w:rPr>
                <w:b/>
                <w:color w:val="000000"/>
                <w:sz w:val="20"/>
                <w:szCs w:val="20"/>
              </w:rPr>
              <w:lastRenderedPageBreak/>
              <w:t>Блок «Участники»</w:t>
            </w:r>
          </w:p>
        </w:tc>
      </w:tr>
      <w:tr w:rsidR="00BD66E1" w:rsidRPr="0081172A" w14:paraId="02244AD1" w14:textId="77777777" w:rsidTr="002C7CFF">
        <w:trPr>
          <w:trHeight w:val="72"/>
        </w:trPr>
        <w:tc>
          <w:tcPr>
            <w:tcW w:w="829" w:type="pct"/>
          </w:tcPr>
          <w:p w14:paraId="6DE64991" w14:textId="77777777" w:rsidR="00BA5DF8" w:rsidRPr="00CC5E10" w:rsidRDefault="00BA5DF8" w:rsidP="00E22B71">
            <w:pPr>
              <w:spacing w:line="240" w:lineRule="auto"/>
              <w:ind w:firstLine="0"/>
              <w:rPr>
                <w:color w:val="000000"/>
                <w:sz w:val="20"/>
                <w:szCs w:val="20"/>
              </w:rPr>
            </w:pPr>
            <w:r w:rsidRPr="00CC5E10">
              <w:rPr>
                <w:color w:val="000000"/>
                <w:sz w:val="20"/>
                <w:szCs w:val="20"/>
              </w:rPr>
              <w:t xml:space="preserve">+ Добавить </w:t>
            </w:r>
            <w:proofErr w:type="spellStart"/>
            <w:r w:rsidRPr="00CC5E10">
              <w:rPr>
                <w:color w:val="000000"/>
                <w:sz w:val="20"/>
                <w:szCs w:val="20"/>
              </w:rPr>
              <w:t>созаемщика</w:t>
            </w:r>
            <w:proofErr w:type="spellEnd"/>
          </w:p>
        </w:tc>
        <w:tc>
          <w:tcPr>
            <w:tcW w:w="526" w:type="pct"/>
            <w:gridSpan w:val="2"/>
          </w:tcPr>
          <w:p w14:paraId="61E31AA8"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60827B31" w14:textId="7777777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08BCF0AE"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5369E993" w14:textId="77777777"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2C3640C3"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2A54CA32" w14:textId="61F0B751" w:rsidR="00BA5DF8" w:rsidRPr="00CC5E10" w:rsidRDefault="0068551E" w:rsidP="00707745">
            <w:pPr>
              <w:pStyle w:val="ae"/>
              <w:numPr>
                <w:ilvl w:val="0"/>
                <w:numId w:val="4"/>
              </w:numPr>
              <w:spacing w:line="240" w:lineRule="auto"/>
              <w:ind w:left="0" w:firstLine="0"/>
              <w:rPr>
                <w:rFonts w:cs="Times New Roman"/>
                <w:sz w:val="20"/>
                <w:szCs w:val="20"/>
              </w:rPr>
            </w:pPr>
            <w:r>
              <w:rPr>
                <w:rFonts w:cs="Times New Roman"/>
                <w:sz w:val="20"/>
                <w:szCs w:val="20"/>
              </w:rPr>
              <w:t>При нажатии на кнопку</w:t>
            </w:r>
            <w:r w:rsidR="00BA5DF8" w:rsidRPr="00CC5E10">
              <w:rPr>
                <w:rFonts w:cs="Times New Roman"/>
                <w:sz w:val="20"/>
                <w:szCs w:val="20"/>
              </w:rPr>
              <w:t xml:space="preserve"> открывается окно «Заявка» с аналогичными заемщику полями, за исключением: виджета «Краткая информация с калькулятора»</w:t>
            </w:r>
          </w:p>
          <w:p w14:paraId="11DDB98F"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По тексту заявки, в наименованиях «клиент» заменяется на «</w:t>
            </w:r>
            <w:proofErr w:type="spellStart"/>
            <w:r w:rsidRPr="00CC5E10">
              <w:rPr>
                <w:rFonts w:cs="Times New Roman"/>
                <w:sz w:val="20"/>
                <w:szCs w:val="20"/>
              </w:rPr>
              <w:t>созаемщик</w:t>
            </w:r>
            <w:proofErr w:type="spellEnd"/>
            <w:r w:rsidRPr="00CC5E10">
              <w:rPr>
                <w:rFonts w:cs="Times New Roman"/>
                <w:sz w:val="20"/>
                <w:szCs w:val="20"/>
              </w:rPr>
              <w:t>».</w:t>
            </w:r>
          </w:p>
        </w:tc>
      </w:tr>
      <w:tr w:rsidR="00BD66E1" w:rsidRPr="0081172A" w14:paraId="5D6FF229" w14:textId="77777777" w:rsidTr="002C7CFF">
        <w:trPr>
          <w:trHeight w:val="72"/>
        </w:trPr>
        <w:tc>
          <w:tcPr>
            <w:tcW w:w="829" w:type="pct"/>
          </w:tcPr>
          <w:p w14:paraId="4556D951" w14:textId="77777777" w:rsidR="00BA5DF8" w:rsidRPr="00CC5E10" w:rsidRDefault="00BA5DF8" w:rsidP="00E22B71">
            <w:pPr>
              <w:spacing w:line="240" w:lineRule="auto"/>
              <w:ind w:firstLine="0"/>
              <w:rPr>
                <w:color w:val="000000"/>
                <w:sz w:val="20"/>
                <w:szCs w:val="20"/>
              </w:rPr>
            </w:pPr>
            <w:r w:rsidRPr="00CC5E10">
              <w:rPr>
                <w:color w:val="000000"/>
                <w:sz w:val="20"/>
                <w:szCs w:val="20"/>
              </w:rPr>
              <w:t>+ Добавить залогодателя</w:t>
            </w:r>
          </w:p>
        </w:tc>
        <w:tc>
          <w:tcPr>
            <w:tcW w:w="526" w:type="pct"/>
            <w:gridSpan w:val="2"/>
          </w:tcPr>
          <w:p w14:paraId="1D0A9B4E"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3AF4CACA" w14:textId="7777777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5C147DD9"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192CDF34" w14:textId="77777777"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1F63D441"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41193097" w14:textId="03DCC862" w:rsidR="00BA5DF8" w:rsidRPr="00CC5E10" w:rsidRDefault="0068551E" w:rsidP="00707745">
            <w:pPr>
              <w:pStyle w:val="ae"/>
              <w:numPr>
                <w:ilvl w:val="0"/>
                <w:numId w:val="4"/>
              </w:numPr>
              <w:spacing w:line="240" w:lineRule="auto"/>
              <w:ind w:left="0" w:firstLine="0"/>
              <w:rPr>
                <w:rFonts w:cs="Times New Roman"/>
                <w:sz w:val="20"/>
                <w:szCs w:val="20"/>
              </w:rPr>
            </w:pPr>
            <w:r>
              <w:rPr>
                <w:rFonts w:cs="Times New Roman"/>
                <w:sz w:val="20"/>
                <w:szCs w:val="20"/>
              </w:rPr>
              <w:t>При нажатии на кнопку</w:t>
            </w:r>
            <w:r w:rsidR="00BA5DF8" w:rsidRPr="00CC5E10">
              <w:rPr>
                <w:rFonts w:cs="Times New Roman"/>
                <w:sz w:val="20"/>
                <w:szCs w:val="20"/>
              </w:rPr>
              <w:t xml:space="preserve"> открывается окно «Заявка» с аналогичными заемщику полями, за исключением: </w:t>
            </w:r>
          </w:p>
          <w:p w14:paraId="7E69E1A0" w14:textId="77777777" w:rsidR="00BA5DF8" w:rsidRPr="00CC5E10" w:rsidRDefault="00BA5DF8" w:rsidP="00E22B71">
            <w:pPr>
              <w:pStyle w:val="ae"/>
              <w:numPr>
                <w:ilvl w:val="0"/>
                <w:numId w:val="24"/>
              </w:numPr>
              <w:spacing w:line="240" w:lineRule="auto"/>
              <w:ind w:left="0" w:firstLine="0"/>
              <w:rPr>
                <w:rFonts w:cs="Times New Roman"/>
                <w:sz w:val="20"/>
                <w:szCs w:val="20"/>
              </w:rPr>
            </w:pPr>
            <w:r w:rsidRPr="00CC5E10">
              <w:rPr>
                <w:rFonts w:cs="Times New Roman"/>
                <w:sz w:val="20"/>
                <w:szCs w:val="20"/>
              </w:rPr>
              <w:t>виджета «Краткая информация с калькулятора»;</w:t>
            </w:r>
          </w:p>
          <w:p w14:paraId="3F01AFFC" w14:textId="77777777" w:rsidR="00BA5DF8" w:rsidRPr="00CC5E10" w:rsidRDefault="00BA5DF8" w:rsidP="00E22B71">
            <w:pPr>
              <w:pStyle w:val="ae"/>
              <w:numPr>
                <w:ilvl w:val="0"/>
                <w:numId w:val="24"/>
              </w:numPr>
              <w:spacing w:line="240" w:lineRule="auto"/>
              <w:ind w:left="0" w:firstLine="0"/>
              <w:rPr>
                <w:rFonts w:cs="Times New Roman"/>
                <w:sz w:val="20"/>
                <w:szCs w:val="20"/>
              </w:rPr>
            </w:pPr>
            <w:r w:rsidRPr="00CC5E10">
              <w:rPr>
                <w:rFonts w:cs="Times New Roman"/>
                <w:sz w:val="20"/>
                <w:szCs w:val="20"/>
              </w:rPr>
              <w:t>сведения о занятости</w:t>
            </w:r>
          </w:p>
          <w:p w14:paraId="3EC92FF0" w14:textId="77777777" w:rsidR="00BA5DF8" w:rsidRPr="00CC5E10" w:rsidRDefault="00BA5DF8" w:rsidP="00E22B71">
            <w:pPr>
              <w:pStyle w:val="ae"/>
              <w:numPr>
                <w:ilvl w:val="0"/>
                <w:numId w:val="24"/>
              </w:numPr>
              <w:spacing w:line="240" w:lineRule="auto"/>
              <w:ind w:left="0" w:firstLine="0"/>
              <w:rPr>
                <w:rFonts w:cs="Times New Roman"/>
                <w:sz w:val="20"/>
                <w:szCs w:val="20"/>
              </w:rPr>
            </w:pPr>
            <w:r w:rsidRPr="00CC5E10">
              <w:rPr>
                <w:rFonts w:cs="Times New Roman"/>
                <w:sz w:val="20"/>
                <w:szCs w:val="20"/>
              </w:rPr>
              <w:t>контактные лица</w:t>
            </w:r>
          </w:p>
          <w:p w14:paraId="4740D86A" w14:textId="77777777" w:rsidR="00BA5DF8" w:rsidRPr="00CC5E10" w:rsidRDefault="00BA5DF8" w:rsidP="00E22B71">
            <w:pPr>
              <w:pStyle w:val="ae"/>
              <w:numPr>
                <w:ilvl w:val="0"/>
                <w:numId w:val="24"/>
              </w:numPr>
              <w:spacing w:line="240" w:lineRule="auto"/>
              <w:ind w:left="0" w:firstLine="0"/>
              <w:rPr>
                <w:rFonts w:cs="Times New Roman"/>
                <w:sz w:val="20"/>
                <w:szCs w:val="20"/>
              </w:rPr>
            </w:pPr>
            <w:r w:rsidRPr="00CC5E10">
              <w:rPr>
                <w:rFonts w:cs="Times New Roman"/>
                <w:sz w:val="20"/>
                <w:szCs w:val="20"/>
              </w:rPr>
              <w:t>кодовое слово</w:t>
            </w:r>
          </w:p>
          <w:p w14:paraId="1DBB2643" w14:textId="6E39A233" w:rsidR="00BA5DF8" w:rsidRPr="00CC5E10" w:rsidRDefault="00BA5DF8" w:rsidP="00E22B71">
            <w:pPr>
              <w:pStyle w:val="ae"/>
              <w:numPr>
                <w:ilvl w:val="0"/>
                <w:numId w:val="24"/>
              </w:numPr>
              <w:spacing w:line="240" w:lineRule="auto"/>
              <w:ind w:left="0" w:firstLine="0"/>
              <w:rPr>
                <w:rFonts w:cs="Times New Roman"/>
                <w:sz w:val="20"/>
                <w:szCs w:val="20"/>
              </w:rPr>
            </w:pPr>
            <w:r w:rsidRPr="00CC5E10">
              <w:rPr>
                <w:rFonts w:cs="Times New Roman"/>
                <w:sz w:val="20"/>
                <w:szCs w:val="20"/>
              </w:rPr>
              <w:t>СНИЛС</w:t>
            </w:r>
            <w:r w:rsidR="00B86AB2">
              <w:rPr>
                <w:rFonts w:cs="Times New Roman"/>
                <w:sz w:val="20"/>
                <w:szCs w:val="20"/>
              </w:rPr>
              <w:t xml:space="preserve"> (при прикреплении документа)</w:t>
            </w:r>
          </w:p>
          <w:p w14:paraId="2FB7A452" w14:textId="77777777" w:rsidR="00BA5DF8" w:rsidRPr="00CC5E10" w:rsidRDefault="00BA5DF8" w:rsidP="00E22B71">
            <w:pPr>
              <w:pStyle w:val="ae"/>
              <w:numPr>
                <w:ilvl w:val="0"/>
                <w:numId w:val="24"/>
              </w:numPr>
              <w:spacing w:line="240" w:lineRule="auto"/>
              <w:ind w:left="0" w:firstLine="0"/>
              <w:rPr>
                <w:rFonts w:cs="Times New Roman"/>
                <w:sz w:val="20"/>
                <w:szCs w:val="20"/>
              </w:rPr>
            </w:pPr>
            <w:r w:rsidRPr="00CC5E10">
              <w:rPr>
                <w:rFonts w:cs="Times New Roman"/>
                <w:sz w:val="20"/>
                <w:szCs w:val="20"/>
              </w:rPr>
              <w:t>верификация ИНН ФЛ</w:t>
            </w:r>
          </w:p>
          <w:p w14:paraId="3327984F" w14:textId="77777777" w:rsidR="00BA5DF8" w:rsidRPr="00CC5E10" w:rsidRDefault="00BA5DF8" w:rsidP="009C086B">
            <w:pPr>
              <w:pStyle w:val="ae"/>
              <w:numPr>
                <w:ilvl w:val="0"/>
                <w:numId w:val="24"/>
              </w:numPr>
              <w:spacing w:line="240" w:lineRule="auto"/>
              <w:ind w:left="0" w:firstLine="0"/>
              <w:rPr>
                <w:rFonts w:cs="Times New Roman"/>
                <w:sz w:val="20"/>
                <w:szCs w:val="20"/>
              </w:rPr>
            </w:pPr>
            <w:r w:rsidRPr="00CC5E10">
              <w:rPr>
                <w:rFonts w:cs="Times New Roman"/>
                <w:sz w:val="20"/>
                <w:szCs w:val="20"/>
              </w:rPr>
              <w:t>семейное положение,</w:t>
            </w:r>
          </w:p>
          <w:p w14:paraId="110AE339" w14:textId="77777777" w:rsidR="00BA5DF8" w:rsidRPr="00CC5E10" w:rsidRDefault="00BA5DF8" w:rsidP="009C086B">
            <w:pPr>
              <w:pStyle w:val="ae"/>
              <w:numPr>
                <w:ilvl w:val="0"/>
                <w:numId w:val="24"/>
              </w:numPr>
              <w:spacing w:line="240" w:lineRule="auto"/>
              <w:ind w:left="0" w:firstLine="0"/>
              <w:rPr>
                <w:rFonts w:cs="Times New Roman"/>
                <w:sz w:val="20"/>
                <w:szCs w:val="20"/>
              </w:rPr>
            </w:pPr>
            <w:r w:rsidRPr="00CC5E10">
              <w:rPr>
                <w:rFonts w:cs="Times New Roman"/>
                <w:sz w:val="20"/>
                <w:szCs w:val="20"/>
              </w:rPr>
              <w:t>количество иждивенцев,</w:t>
            </w:r>
          </w:p>
          <w:p w14:paraId="69BBB0FC" w14:textId="77777777" w:rsidR="00BA5DF8" w:rsidRPr="00CC5E10" w:rsidRDefault="00BA5DF8" w:rsidP="009C086B">
            <w:pPr>
              <w:pStyle w:val="ae"/>
              <w:numPr>
                <w:ilvl w:val="0"/>
                <w:numId w:val="24"/>
              </w:numPr>
              <w:spacing w:line="240" w:lineRule="auto"/>
              <w:ind w:left="0" w:firstLine="0"/>
              <w:rPr>
                <w:rFonts w:cs="Times New Roman"/>
                <w:sz w:val="20"/>
                <w:szCs w:val="20"/>
              </w:rPr>
            </w:pPr>
            <w:r w:rsidRPr="00CC5E10">
              <w:rPr>
                <w:rFonts w:cs="Times New Roman"/>
                <w:sz w:val="20"/>
                <w:szCs w:val="20"/>
              </w:rPr>
              <w:t>социальный статус</w:t>
            </w:r>
          </w:p>
          <w:p w14:paraId="6081A4FD" w14:textId="77777777" w:rsidR="00BA5DF8" w:rsidRPr="00CC5E10" w:rsidRDefault="00BA5DF8" w:rsidP="009C086B">
            <w:pPr>
              <w:pStyle w:val="ae"/>
              <w:numPr>
                <w:ilvl w:val="0"/>
                <w:numId w:val="24"/>
              </w:numPr>
              <w:spacing w:line="240" w:lineRule="auto"/>
              <w:ind w:left="0" w:firstLine="0"/>
              <w:rPr>
                <w:rFonts w:cs="Times New Roman"/>
                <w:sz w:val="20"/>
                <w:szCs w:val="20"/>
              </w:rPr>
            </w:pPr>
            <w:r w:rsidRPr="00CC5E10">
              <w:rPr>
                <w:rFonts w:cs="Times New Roman"/>
                <w:sz w:val="20"/>
                <w:szCs w:val="20"/>
              </w:rPr>
              <w:t>подтверждение дохода.</w:t>
            </w:r>
          </w:p>
          <w:p w14:paraId="1FACDC2F"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По тексту заявки, в наименованиях «клиент» заменяется на «залогодатель».</w:t>
            </w:r>
          </w:p>
          <w:p w14:paraId="68A357E6" w14:textId="1CEFF711"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Если отдельно залогодатель не добавлен, то залогодателем по умолчанию является заемщик</w:t>
            </w:r>
          </w:p>
        </w:tc>
      </w:tr>
      <w:tr w:rsidR="00BD66E1" w:rsidRPr="0081172A" w14:paraId="7C543A99" w14:textId="77777777" w:rsidTr="002C7CFF">
        <w:trPr>
          <w:trHeight w:val="72"/>
        </w:trPr>
        <w:tc>
          <w:tcPr>
            <w:tcW w:w="829" w:type="pct"/>
          </w:tcPr>
          <w:p w14:paraId="2AAA0668" w14:textId="55F0BF16" w:rsidR="00BA5DF8" w:rsidRPr="00CC5E10" w:rsidRDefault="0068551E" w:rsidP="00E22B71">
            <w:pPr>
              <w:spacing w:line="240" w:lineRule="auto"/>
              <w:ind w:firstLine="0"/>
              <w:rPr>
                <w:color w:val="000000"/>
                <w:sz w:val="20"/>
                <w:szCs w:val="20"/>
              </w:rPr>
            </w:pPr>
            <w:r>
              <w:rPr>
                <w:color w:val="000000"/>
                <w:sz w:val="20"/>
                <w:szCs w:val="20"/>
              </w:rPr>
              <w:t>Виджет «</w:t>
            </w:r>
            <w:r w:rsidR="00BA5DF8" w:rsidRPr="00CC5E10">
              <w:rPr>
                <w:color w:val="000000"/>
                <w:sz w:val="20"/>
                <w:szCs w:val="20"/>
              </w:rPr>
              <w:t>Редактировать</w:t>
            </w:r>
            <w:r>
              <w:rPr>
                <w:color w:val="000000"/>
                <w:sz w:val="20"/>
                <w:szCs w:val="20"/>
              </w:rPr>
              <w:t>»</w:t>
            </w:r>
          </w:p>
        </w:tc>
        <w:tc>
          <w:tcPr>
            <w:tcW w:w="526" w:type="pct"/>
            <w:gridSpan w:val="2"/>
          </w:tcPr>
          <w:p w14:paraId="2B3EE130"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2651B792" w14:textId="7777777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27FC1A4E"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0D89FA01" w14:textId="77777777"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140CA753"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0148BFC6" w14:textId="0DD97C8B"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Доступна к нажатию если выбран участник в таблице</w:t>
            </w:r>
            <w:r w:rsidR="0068551E">
              <w:rPr>
                <w:rFonts w:cs="Times New Roman"/>
                <w:sz w:val="20"/>
                <w:szCs w:val="20"/>
              </w:rPr>
              <w:t xml:space="preserve">, иначе в состоянии </w:t>
            </w:r>
            <w:r w:rsidR="0068551E">
              <w:rPr>
                <w:rFonts w:cs="Times New Roman"/>
                <w:sz w:val="20"/>
                <w:szCs w:val="20"/>
                <w:lang w:val="en-US"/>
              </w:rPr>
              <w:t>disable</w:t>
            </w:r>
            <w:r w:rsidRPr="00CC5E10">
              <w:rPr>
                <w:rFonts w:cs="Times New Roman"/>
                <w:sz w:val="20"/>
                <w:szCs w:val="20"/>
              </w:rPr>
              <w:t>.</w:t>
            </w:r>
          </w:p>
          <w:p w14:paraId="5EF1C660"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При нажатии открывается окно «Заявка» с данными участника для редактирования</w:t>
            </w:r>
          </w:p>
        </w:tc>
      </w:tr>
      <w:tr w:rsidR="00BD66E1" w:rsidRPr="0081172A" w14:paraId="21490188" w14:textId="77777777" w:rsidTr="002C7CFF">
        <w:trPr>
          <w:trHeight w:val="72"/>
        </w:trPr>
        <w:tc>
          <w:tcPr>
            <w:tcW w:w="829" w:type="pct"/>
          </w:tcPr>
          <w:p w14:paraId="4658F033" w14:textId="77777777" w:rsidR="00BA5DF8" w:rsidRPr="00CC5E10" w:rsidRDefault="00BA5DF8" w:rsidP="00E22B71">
            <w:pPr>
              <w:spacing w:line="240" w:lineRule="auto"/>
              <w:ind w:firstLine="0"/>
              <w:rPr>
                <w:color w:val="000000"/>
                <w:sz w:val="20"/>
                <w:szCs w:val="20"/>
              </w:rPr>
            </w:pPr>
            <w:r w:rsidRPr="00CC5E10">
              <w:rPr>
                <w:color w:val="000000"/>
                <w:sz w:val="20"/>
                <w:szCs w:val="20"/>
              </w:rPr>
              <w:t>Виджет «Корзина»</w:t>
            </w:r>
          </w:p>
        </w:tc>
        <w:tc>
          <w:tcPr>
            <w:tcW w:w="526" w:type="pct"/>
            <w:gridSpan w:val="2"/>
          </w:tcPr>
          <w:p w14:paraId="71509D4D"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3CAF823E" w14:textId="7777777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34245453"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87" w:type="pct"/>
            <w:gridSpan w:val="2"/>
          </w:tcPr>
          <w:p w14:paraId="70C3B8C9" w14:textId="77777777" w:rsidR="00BA5DF8" w:rsidRPr="00CC5E10" w:rsidRDefault="00BA5DF8" w:rsidP="00E22B71">
            <w:pPr>
              <w:spacing w:line="240" w:lineRule="auto"/>
              <w:ind w:firstLine="0"/>
              <w:rPr>
                <w:color w:val="000000"/>
                <w:sz w:val="20"/>
                <w:szCs w:val="20"/>
              </w:rPr>
            </w:pPr>
            <w:r w:rsidRPr="00CC5E10">
              <w:rPr>
                <w:color w:val="000000"/>
                <w:sz w:val="20"/>
                <w:szCs w:val="20"/>
              </w:rPr>
              <w:t>-</w:t>
            </w:r>
          </w:p>
        </w:tc>
        <w:tc>
          <w:tcPr>
            <w:tcW w:w="1895" w:type="pct"/>
            <w:gridSpan w:val="2"/>
          </w:tcPr>
          <w:p w14:paraId="526D945A"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7406FE61" w14:textId="77777777" w:rsidR="0068551E"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Доступна к нажатию если выбран участник в таблице</w:t>
            </w:r>
            <w:r w:rsidR="0068551E">
              <w:rPr>
                <w:rFonts w:cs="Times New Roman"/>
                <w:sz w:val="20"/>
                <w:szCs w:val="20"/>
              </w:rPr>
              <w:t xml:space="preserve">, иначе в состоянии </w:t>
            </w:r>
            <w:r w:rsidR="0068551E">
              <w:rPr>
                <w:rFonts w:cs="Times New Roman"/>
                <w:sz w:val="20"/>
                <w:szCs w:val="20"/>
                <w:lang w:val="en-US"/>
              </w:rPr>
              <w:t>disable</w:t>
            </w:r>
            <w:r w:rsidR="0068551E" w:rsidRPr="00CC5E10">
              <w:rPr>
                <w:rFonts w:cs="Times New Roman"/>
                <w:sz w:val="20"/>
                <w:szCs w:val="20"/>
              </w:rPr>
              <w:t>.</w:t>
            </w:r>
          </w:p>
          <w:p w14:paraId="1F94DF8C" w14:textId="514505FA" w:rsidR="00BA5DF8" w:rsidRPr="00CC5E10" w:rsidDel="00E102D8" w:rsidRDefault="00BA5DF8" w:rsidP="00707745">
            <w:pPr>
              <w:pStyle w:val="ae"/>
              <w:numPr>
                <w:ilvl w:val="0"/>
                <w:numId w:val="4"/>
              </w:numPr>
              <w:spacing w:line="240" w:lineRule="auto"/>
              <w:ind w:left="0" w:firstLine="0"/>
              <w:rPr>
                <w:del w:id="115" w:author="Соболева Анна" w:date="2026-07-09T18:12:00Z"/>
                <w:rFonts w:cs="Times New Roman"/>
                <w:sz w:val="20"/>
                <w:szCs w:val="20"/>
              </w:rPr>
            </w:pPr>
          </w:p>
          <w:p w14:paraId="2D50C052" w14:textId="470CF607" w:rsidR="00BA5DF8" w:rsidRPr="00CC5E10" w:rsidRDefault="00BA5DF8" w:rsidP="00E102D8">
            <w:pPr>
              <w:pStyle w:val="ae"/>
              <w:numPr>
                <w:ilvl w:val="0"/>
                <w:numId w:val="4"/>
              </w:numPr>
              <w:spacing w:line="240" w:lineRule="auto"/>
              <w:rPr>
                <w:rFonts w:cs="Times New Roman"/>
                <w:sz w:val="20"/>
                <w:szCs w:val="20"/>
              </w:rPr>
            </w:pPr>
            <w:r w:rsidRPr="00CC5E10">
              <w:rPr>
                <w:rFonts w:cs="Times New Roman"/>
                <w:sz w:val="20"/>
                <w:szCs w:val="20"/>
              </w:rPr>
              <w:t>При нажатии появляется всплывающее окно</w:t>
            </w:r>
            <w:ins w:id="116" w:author="Соболева Анна" w:date="2026-07-09T18:12:00Z">
              <w:r w:rsidR="00E102D8">
                <w:rPr>
                  <w:rFonts w:cs="Times New Roman"/>
                  <w:sz w:val="20"/>
                  <w:szCs w:val="20"/>
                </w:rPr>
                <w:t xml:space="preserve"> с текстом</w:t>
              </w:r>
            </w:ins>
            <w:r w:rsidRPr="00CC5E10">
              <w:rPr>
                <w:rFonts w:cs="Times New Roman"/>
                <w:sz w:val="20"/>
                <w:szCs w:val="20"/>
              </w:rPr>
              <w:t xml:space="preserve"> «</w:t>
            </w:r>
            <w:ins w:id="117" w:author="Соболева Анна" w:date="2026-07-09T18:13:00Z">
              <w:r w:rsidR="00E102D8" w:rsidRPr="00E102D8">
                <w:rPr>
                  <w:rFonts w:cs="Times New Roman"/>
                  <w:sz w:val="20"/>
                  <w:szCs w:val="20"/>
                </w:rPr>
                <w:t xml:space="preserve">Вы уверены, </w:t>
              </w:r>
              <w:r w:rsidR="00E102D8" w:rsidRPr="00E102D8">
                <w:rPr>
                  <w:rFonts w:cs="Times New Roman"/>
                  <w:sz w:val="20"/>
                  <w:szCs w:val="20"/>
                </w:rPr>
                <w:lastRenderedPageBreak/>
                <w:t>что хотите удалить участника?</w:t>
              </w:r>
            </w:ins>
            <w:del w:id="118" w:author="Соболева Анна" w:date="2026-07-09T18:13:00Z">
              <w:r w:rsidRPr="00CC5E10" w:rsidDel="00E102D8">
                <w:rPr>
                  <w:rFonts w:cs="Times New Roman"/>
                  <w:sz w:val="20"/>
                  <w:szCs w:val="20"/>
                </w:rPr>
                <w:delText>Подтвердите удаление участника</w:delText>
              </w:r>
            </w:del>
            <w:r w:rsidRPr="00CC5E10">
              <w:rPr>
                <w:rFonts w:cs="Times New Roman"/>
                <w:sz w:val="20"/>
                <w:szCs w:val="20"/>
              </w:rPr>
              <w:t>» с кнопками «Да», «Отмена»</w:t>
            </w:r>
          </w:p>
          <w:p w14:paraId="0DEEE80D"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При выборе «Да» удаляется участник из таблицы, при выборе «Отмена» всплывающее окно закрывается, участник не удаляется.</w:t>
            </w:r>
          </w:p>
        </w:tc>
      </w:tr>
      <w:tr w:rsidR="00BD66E1" w:rsidRPr="0081172A" w14:paraId="4699E580" w14:textId="77777777" w:rsidTr="002C7CFF">
        <w:trPr>
          <w:trHeight w:val="72"/>
        </w:trPr>
        <w:tc>
          <w:tcPr>
            <w:tcW w:w="829" w:type="pct"/>
          </w:tcPr>
          <w:p w14:paraId="08CC8AD6" w14:textId="77777777" w:rsidR="00BA5DF8" w:rsidRPr="00CC5E10" w:rsidRDefault="00BA5DF8" w:rsidP="00E22B71">
            <w:pPr>
              <w:spacing w:line="240" w:lineRule="auto"/>
              <w:ind w:firstLine="0"/>
              <w:rPr>
                <w:color w:val="000000"/>
                <w:sz w:val="20"/>
                <w:szCs w:val="20"/>
              </w:rPr>
            </w:pPr>
            <w:r w:rsidRPr="00CC5E10">
              <w:rPr>
                <w:color w:val="000000"/>
                <w:sz w:val="20"/>
                <w:szCs w:val="20"/>
              </w:rPr>
              <w:lastRenderedPageBreak/>
              <w:t>Тип участия</w:t>
            </w:r>
          </w:p>
        </w:tc>
        <w:tc>
          <w:tcPr>
            <w:tcW w:w="526" w:type="pct"/>
            <w:gridSpan w:val="2"/>
          </w:tcPr>
          <w:p w14:paraId="01A38EEA"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7AAE5888" w14:textId="7777777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0D875C16"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1CE46E9E"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06CE7429"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027466D7"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Отображается тип участника (</w:t>
            </w:r>
            <w:proofErr w:type="spellStart"/>
            <w:r w:rsidRPr="00CC5E10">
              <w:rPr>
                <w:rFonts w:cs="Times New Roman"/>
                <w:sz w:val="20"/>
                <w:szCs w:val="20"/>
              </w:rPr>
              <w:t>созаемщик</w:t>
            </w:r>
            <w:proofErr w:type="spellEnd"/>
            <w:r w:rsidRPr="00CC5E10">
              <w:rPr>
                <w:rFonts w:cs="Times New Roman"/>
                <w:sz w:val="20"/>
                <w:szCs w:val="20"/>
              </w:rPr>
              <w:t>, залогодатель), выбранный при его создании</w:t>
            </w:r>
          </w:p>
        </w:tc>
      </w:tr>
      <w:tr w:rsidR="00BD66E1" w:rsidRPr="0081172A" w14:paraId="162E9A7F" w14:textId="77777777" w:rsidTr="002C7CFF">
        <w:trPr>
          <w:trHeight w:val="72"/>
        </w:trPr>
        <w:tc>
          <w:tcPr>
            <w:tcW w:w="829" w:type="pct"/>
          </w:tcPr>
          <w:p w14:paraId="19063D77" w14:textId="77777777" w:rsidR="00BA5DF8" w:rsidRPr="00CC5E10" w:rsidRDefault="00BA5DF8" w:rsidP="00E22B71">
            <w:pPr>
              <w:spacing w:line="240" w:lineRule="auto"/>
              <w:ind w:firstLine="0"/>
              <w:rPr>
                <w:color w:val="000000"/>
                <w:sz w:val="20"/>
                <w:szCs w:val="20"/>
              </w:rPr>
            </w:pPr>
            <w:r w:rsidRPr="00CC5E10">
              <w:rPr>
                <w:color w:val="000000"/>
                <w:sz w:val="20"/>
                <w:szCs w:val="20"/>
              </w:rPr>
              <w:t>ФИО</w:t>
            </w:r>
          </w:p>
        </w:tc>
        <w:tc>
          <w:tcPr>
            <w:tcW w:w="526" w:type="pct"/>
            <w:gridSpan w:val="2"/>
          </w:tcPr>
          <w:p w14:paraId="43890577"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7AA389E2" w14:textId="7777777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6EED9344"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2B3794C3"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351C48B0"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0E52B677"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Отображается ФИО участника</w:t>
            </w:r>
          </w:p>
        </w:tc>
      </w:tr>
      <w:tr w:rsidR="00BD66E1" w:rsidRPr="0081172A" w14:paraId="5F732043" w14:textId="77777777" w:rsidTr="002C7CFF">
        <w:trPr>
          <w:trHeight w:val="72"/>
        </w:trPr>
        <w:tc>
          <w:tcPr>
            <w:tcW w:w="829" w:type="pct"/>
          </w:tcPr>
          <w:p w14:paraId="14E9B482" w14:textId="77777777" w:rsidR="00BA5DF8" w:rsidRPr="00CC5E10" w:rsidRDefault="00BA5DF8" w:rsidP="00E22B71">
            <w:pPr>
              <w:spacing w:line="240" w:lineRule="auto"/>
              <w:ind w:firstLine="0"/>
              <w:rPr>
                <w:color w:val="000000"/>
                <w:sz w:val="20"/>
                <w:szCs w:val="20"/>
              </w:rPr>
            </w:pPr>
            <w:r w:rsidRPr="00CC5E10">
              <w:rPr>
                <w:color w:val="000000"/>
                <w:sz w:val="20"/>
                <w:szCs w:val="20"/>
              </w:rPr>
              <w:t>Паспорт</w:t>
            </w:r>
          </w:p>
        </w:tc>
        <w:tc>
          <w:tcPr>
            <w:tcW w:w="526" w:type="pct"/>
            <w:gridSpan w:val="2"/>
          </w:tcPr>
          <w:p w14:paraId="00EBD417"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72341A51" w14:textId="7777777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53E29CD2"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37A7125C"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574213DD"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1F7826BF"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Отображается паспорт участника</w:t>
            </w:r>
          </w:p>
        </w:tc>
      </w:tr>
      <w:tr w:rsidR="00BD66E1" w:rsidRPr="0081172A" w14:paraId="77B052FE" w14:textId="77777777" w:rsidTr="002C7CFF">
        <w:trPr>
          <w:trHeight w:val="72"/>
        </w:trPr>
        <w:tc>
          <w:tcPr>
            <w:tcW w:w="829" w:type="pct"/>
          </w:tcPr>
          <w:p w14:paraId="5EA990FD" w14:textId="3448814F" w:rsidR="00BA5DF8" w:rsidRPr="00CC5E10" w:rsidRDefault="00BA5DF8" w:rsidP="00E22B71">
            <w:pPr>
              <w:spacing w:line="240" w:lineRule="auto"/>
              <w:ind w:firstLine="0"/>
              <w:rPr>
                <w:color w:val="000000"/>
                <w:sz w:val="20"/>
                <w:szCs w:val="20"/>
              </w:rPr>
            </w:pPr>
            <w:r w:rsidRPr="00CC5E10">
              <w:rPr>
                <w:color w:val="000000"/>
                <w:sz w:val="20"/>
                <w:szCs w:val="20"/>
                <w:lang w:val="en-US"/>
              </w:rPr>
              <w:t xml:space="preserve">ID </w:t>
            </w:r>
            <w:r w:rsidRPr="00CC5E10">
              <w:rPr>
                <w:color w:val="000000"/>
                <w:sz w:val="20"/>
                <w:szCs w:val="20"/>
              </w:rPr>
              <w:t>клиента</w:t>
            </w:r>
          </w:p>
        </w:tc>
        <w:tc>
          <w:tcPr>
            <w:tcW w:w="526" w:type="pct"/>
            <w:gridSpan w:val="2"/>
          </w:tcPr>
          <w:p w14:paraId="7CDE064B"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6CA4532B" w14:textId="77777777" w:rsidR="00BA5DF8" w:rsidRPr="00CC5E10" w:rsidRDefault="00BA5DF8"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7717966C"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87" w:type="pct"/>
            <w:gridSpan w:val="2"/>
          </w:tcPr>
          <w:p w14:paraId="5EF2AC89"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3213688C"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1ED1F4FD" w14:textId="372CA5B4" w:rsidR="00BA5DF8" w:rsidRPr="00CC5E10" w:rsidRDefault="008F2ECC" w:rsidP="00707745">
            <w:pPr>
              <w:pStyle w:val="ae"/>
              <w:numPr>
                <w:ilvl w:val="0"/>
                <w:numId w:val="4"/>
              </w:numPr>
              <w:spacing w:line="240" w:lineRule="auto"/>
              <w:ind w:left="0" w:firstLine="0"/>
              <w:rPr>
                <w:color w:val="000000"/>
                <w:sz w:val="20"/>
                <w:szCs w:val="20"/>
              </w:rPr>
            </w:pPr>
            <w:r w:rsidRPr="00CC5E10">
              <w:rPr>
                <w:color w:val="000000"/>
                <w:sz w:val="20"/>
                <w:szCs w:val="20"/>
              </w:rPr>
              <w:t xml:space="preserve">Поле заполняется автоматически системой </w:t>
            </w:r>
            <w:r w:rsidRPr="00CC5E10">
              <w:rPr>
                <w:color w:val="000000"/>
                <w:sz w:val="20"/>
                <w:szCs w:val="20"/>
                <w:lang w:val="en-US"/>
              </w:rPr>
              <w:t>ID</w:t>
            </w:r>
            <w:r w:rsidRPr="003B24F4">
              <w:rPr>
                <w:color w:val="000000"/>
                <w:sz w:val="20"/>
                <w:szCs w:val="20"/>
              </w:rPr>
              <w:t xml:space="preserve"> </w:t>
            </w:r>
            <w:r w:rsidRPr="00CC5E10">
              <w:rPr>
                <w:color w:val="000000"/>
                <w:sz w:val="20"/>
                <w:szCs w:val="20"/>
              </w:rPr>
              <w:t>клиента из АБС после сохранения заявки</w:t>
            </w:r>
          </w:p>
        </w:tc>
      </w:tr>
      <w:tr w:rsidR="00BA5DF8" w:rsidRPr="00CC5E10" w14:paraId="74791956" w14:textId="77777777" w:rsidTr="0068551E">
        <w:trPr>
          <w:trHeight w:val="72"/>
        </w:trPr>
        <w:tc>
          <w:tcPr>
            <w:tcW w:w="5000" w:type="pct"/>
            <w:gridSpan w:val="11"/>
          </w:tcPr>
          <w:p w14:paraId="3BF9AD46" w14:textId="29125E6F" w:rsidR="00BA5DF8" w:rsidRPr="00CC5E10" w:rsidRDefault="00BA5DF8" w:rsidP="00E22B71">
            <w:pPr>
              <w:pStyle w:val="ae"/>
              <w:spacing w:line="240" w:lineRule="auto"/>
              <w:ind w:left="0" w:firstLine="0"/>
              <w:rPr>
                <w:b/>
                <w:color w:val="000000"/>
                <w:sz w:val="20"/>
                <w:szCs w:val="20"/>
              </w:rPr>
            </w:pPr>
            <w:r w:rsidRPr="00CC5E10">
              <w:rPr>
                <w:b/>
                <w:color w:val="000000"/>
                <w:sz w:val="20"/>
                <w:szCs w:val="20"/>
              </w:rPr>
              <w:t>Блок «Сведения о занятости»</w:t>
            </w:r>
          </w:p>
        </w:tc>
      </w:tr>
      <w:tr w:rsidR="00BA5DF8" w:rsidRPr="00CC5E10" w14:paraId="01B3EBE1" w14:textId="77777777" w:rsidTr="0068551E">
        <w:trPr>
          <w:trHeight w:val="72"/>
        </w:trPr>
        <w:tc>
          <w:tcPr>
            <w:tcW w:w="5000" w:type="pct"/>
            <w:gridSpan w:val="11"/>
          </w:tcPr>
          <w:p w14:paraId="10720845" w14:textId="6C36907D" w:rsidR="00BA5DF8" w:rsidRPr="00CC5E10" w:rsidRDefault="00BA5DF8" w:rsidP="00E22B71">
            <w:pPr>
              <w:pStyle w:val="ae"/>
              <w:spacing w:line="240" w:lineRule="auto"/>
              <w:ind w:left="0" w:firstLine="0"/>
              <w:rPr>
                <w:b/>
                <w:color w:val="000000"/>
                <w:sz w:val="20"/>
                <w:szCs w:val="20"/>
              </w:rPr>
            </w:pPr>
            <w:r w:rsidRPr="00CC5E10">
              <w:rPr>
                <w:b/>
                <w:color w:val="000000"/>
                <w:sz w:val="20"/>
                <w:szCs w:val="20"/>
              </w:rPr>
              <w:t>Подблок «Основная работа»</w:t>
            </w:r>
          </w:p>
        </w:tc>
      </w:tr>
      <w:tr w:rsidR="00BD66E1" w:rsidRPr="0081172A" w14:paraId="019FF689" w14:textId="77777777" w:rsidTr="002C7CFF">
        <w:trPr>
          <w:trHeight w:val="72"/>
        </w:trPr>
        <w:tc>
          <w:tcPr>
            <w:tcW w:w="835" w:type="pct"/>
            <w:gridSpan w:val="2"/>
          </w:tcPr>
          <w:p w14:paraId="1C15C8B1" w14:textId="0E91109B" w:rsidR="00BA5DF8" w:rsidRPr="00CC5E10" w:rsidRDefault="00707745" w:rsidP="00E22B71">
            <w:pPr>
              <w:spacing w:line="240" w:lineRule="auto"/>
              <w:ind w:firstLine="0"/>
              <w:rPr>
                <w:color w:val="000000"/>
                <w:sz w:val="20"/>
                <w:szCs w:val="20"/>
              </w:rPr>
            </w:pPr>
            <w:r>
              <w:rPr>
                <w:color w:val="000000"/>
                <w:sz w:val="20"/>
                <w:szCs w:val="20"/>
              </w:rPr>
              <w:t>Социальный статус</w:t>
            </w:r>
          </w:p>
        </w:tc>
        <w:tc>
          <w:tcPr>
            <w:tcW w:w="529" w:type="pct"/>
            <w:gridSpan w:val="2"/>
          </w:tcPr>
          <w:p w14:paraId="24C4DF6A"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2" w:type="pct"/>
            <w:gridSpan w:val="2"/>
          </w:tcPr>
          <w:p w14:paraId="2FBBB3CF"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4EEDDEEB" w14:textId="77777777" w:rsidR="00BA5DF8" w:rsidRPr="00CC5E10" w:rsidRDefault="00BA5DF8" w:rsidP="00E22B71">
            <w:pPr>
              <w:spacing w:line="240" w:lineRule="auto"/>
              <w:ind w:firstLine="0"/>
              <w:rPr>
                <w:color w:val="000000"/>
                <w:sz w:val="20"/>
                <w:szCs w:val="20"/>
              </w:rPr>
            </w:pPr>
            <w:r w:rsidRPr="00CC5E10">
              <w:rPr>
                <w:rFonts w:eastAsia="Times New Roman" w:cs="Times New Roman"/>
                <w:sz w:val="20"/>
                <w:szCs w:val="20"/>
              </w:rPr>
              <w:t>Раскрывающийся список</w:t>
            </w:r>
          </w:p>
        </w:tc>
        <w:tc>
          <w:tcPr>
            <w:tcW w:w="679" w:type="pct"/>
          </w:tcPr>
          <w:p w14:paraId="168DCB98" w14:textId="7DB8FB46" w:rsidR="00BA5DF8" w:rsidRPr="00CC5E10" w:rsidRDefault="00BA5DF8" w:rsidP="00E22B71">
            <w:pPr>
              <w:spacing w:line="240" w:lineRule="auto"/>
              <w:ind w:firstLine="0"/>
              <w:rPr>
                <w:color w:val="000000"/>
                <w:sz w:val="20"/>
                <w:szCs w:val="20"/>
              </w:rPr>
            </w:pPr>
            <w:r w:rsidRPr="00CC5E10">
              <w:rPr>
                <w:color w:val="000000"/>
                <w:sz w:val="20"/>
                <w:szCs w:val="20"/>
              </w:rPr>
              <w:t>Значение из справочника «</w:t>
            </w:r>
            <w:r w:rsidR="00707745">
              <w:rPr>
                <w:color w:val="000000"/>
                <w:sz w:val="20"/>
                <w:szCs w:val="20"/>
              </w:rPr>
              <w:t>Социальный статус</w:t>
            </w:r>
            <w:r w:rsidRPr="00CC5E10">
              <w:rPr>
                <w:color w:val="000000"/>
                <w:sz w:val="20"/>
                <w:szCs w:val="20"/>
              </w:rPr>
              <w:t>»:</w:t>
            </w:r>
          </w:p>
          <w:p w14:paraId="1576C689" w14:textId="4058F0C3" w:rsidR="00BA5DF8" w:rsidRPr="00CC5E10" w:rsidRDefault="00B86AB2" w:rsidP="009C086B">
            <w:pPr>
              <w:spacing w:line="240" w:lineRule="auto"/>
              <w:ind w:firstLine="0"/>
              <w:rPr>
                <w:color w:val="000000"/>
                <w:sz w:val="20"/>
                <w:szCs w:val="20"/>
              </w:rPr>
            </w:pPr>
            <w:r>
              <w:rPr>
                <w:color w:val="000000"/>
                <w:sz w:val="20"/>
                <w:szCs w:val="20"/>
              </w:rPr>
              <w:t xml:space="preserve">- </w:t>
            </w:r>
            <w:r w:rsidR="00BA5DF8" w:rsidRPr="00CC5E10">
              <w:rPr>
                <w:color w:val="000000"/>
                <w:sz w:val="20"/>
                <w:szCs w:val="20"/>
              </w:rPr>
              <w:t>собственник бизнеса;</w:t>
            </w:r>
            <w:r w:rsidR="00BA5DF8" w:rsidRPr="00CC5E10">
              <w:rPr>
                <w:color w:val="000000"/>
                <w:sz w:val="20"/>
                <w:szCs w:val="20"/>
              </w:rPr>
              <w:br/>
              <w:t>- ИП;</w:t>
            </w:r>
          </w:p>
          <w:p w14:paraId="08AB36D0" w14:textId="664C96C6" w:rsidR="00BA5DF8" w:rsidRPr="00CC5E10" w:rsidRDefault="00BA5DF8" w:rsidP="009C086B">
            <w:pPr>
              <w:spacing w:line="240" w:lineRule="auto"/>
              <w:ind w:firstLine="0"/>
              <w:rPr>
                <w:color w:val="000000"/>
                <w:sz w:val="20"/>
                <w:szCs w:val="20"/>
              </w:rPr>
            </w:pPr>
            <w:r w:rsidRPr="00CC5E10">
              <w:rPr>
                <w:color w:val="000000"/>
                <w:sz w:val="20"/>
                <w:szCs w:val="20"/>
              </w:rPr>
              <w:t>- работа по найму;</w:t>
            </w:r>
          </w:p>
          <w:p w14:paraId="23411468" w14:textId="5D479F81" w:rsidR="00BA5DF8" w:rsidRPr="00CC5E10" w:rsidRDefault="00BA5DF8" w:rsidP="009C086B">
            <w:pPr>
              <w:spacing w:line="240" w:lineRule="auto"/>
              <w:ind w:firstLine="0"/>
              <w:rPr>
                <w:color w:val="000000"/>
                <w:sz w:val="20"/>
                <w:szCs w:val="20"/>
              </w:rPr>
            </w:pPr>
            <w:r w:rsidRPr="00CC5E10">
              <w:rPr>
                <w:color w:val="000000"/>
                <w:sz w:val="20"/>
                <w:szCs w:val="20"/>
              </w:rPr>
              <w:t>- пенсионер (не работает)</w:t>
            </w:r>
          </w:p>
          <w:p w14:paraId="7A8B06FF" w14:textId="77777777" w:rsidR="004F558B" w:rsidRDefault="00BA5DF8" w:rsidP="009C086B">
            <w:pPr>
              <w:spacing w:line="240" w:lineRule="auto"/>
              <w:ind w:firstLine="0"/>
              <w:rPr>
                <w:color w:val="000000"/>
                <w:sz w:val="20"/>
                <w:szCs w:val="20"/>
              </w:rPr>
            </w:pPr>
            <w:r w:rsidRPr="00CC5E10">
              <w:rPr>
                <w:color w:val="000000"/>
                <w:sz w:val="20"/>
                <w:szCs w:val="20"/>
              </w:rPr>
              <w:t>- самозанятый</w:t>
            </w:r>
          </w:p>
          <w:p w14:paraId="2B627027" w14:textId="4DDF7974" w:rsidR="00BA5DF8" w:rsidRPr="00CC5E10" w:rsidRDefault="004F558B" w:rsidP="004F558B">
            <w:pPr>
              <w:spacing w:line="240" w:lineRule="auto"/>
              <w:ind w:firstLine="0"/>
              <w:rPr>
                <w:color w:val="000000"/>
                <w:sz w:val="20"/>
                <w:szCs w:val="20"/>
              </w:rPr>
            </w:pPr>
            <w:r>
              <w:rPr>
                <w:color w:val="000000"/>
                <w:sz w:val="20"/>
                <w:szCs w:val="20"/>
              </w:rPr>
              <w:t>- военнослужащий</w:t>
            </w:r>
          </w:p>
        </w:tc>
        <w:tc>
          <w:tcPr>
            <w:tcW w:w="1895" w:type="pct"/>
            <w:gridSpan w:val="2"/>
          </w:tcPr>
          <w:p w14:paraId="3F5F2FDD" w14:textId="77777777" w:rsidR="00BA5DF8" w:rsidRPr="00CC5E10" w:rsidRDefault="00BA5DF8"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7A75508C" w14:textId="06C6C6B9" w:rsidR="00BA5DF8" w:rsidRPr="00CC5E10" w:rsidRDefault="00BA5DF8" w:rsidP="00E22B71">
            <w:pPr>
              <w:pStyle w:val="ae"/>
              <w:spacing w:line="240" w:lineRule="auto"/>
              <w:ind w:left="0" w:firstLine="0"/>
              <w:rPr>
                <w:rFonts w:cs="Times New Roman"/>
                <w:sz w:val="20"/>
                <w:szCs w:val="20"/>
              </w:rPr>
            </w:pPr>
          </w:p>
        </w:tc>
      </w:tr>
      <w:tr w:rsidR="00BD66E1" w:rsidRPr="0081172A" w14:paraId="3746EA1B" w14:textId="77777777" w:rsidTr="002C7CFF">
        <w:trPr>
          <w:trHeight w:val="72"/>
        </w:trPr>
        <w:tc>
          <w:tcPr>
            <w:tcW w:w="835" w:type="pct"/>
            <w:gridSpan w:val="2"/>
          </w:tcPr>
          <w:p w14:paraId="7DB57A1D" w14:textId="1137A99F" w:rsidR="00BA5DF8" w:rsidRPr="00CC5E10" w:rsidRDefault="00BA5DF8" w:rsidP="00E22B71">
            <w:pPr>
              <w:spacing w:line="240" w:lineRule="auto"/>
              <w:ind w:firstLine="0"/>
              <w:rPr>
                <w:color w:val="000000"/>
                <w:sz w:val="20"/>
                <w:szCs w:val="20"/>
              </w:rPr>
            </w:pPr>
            <w:r w:rsidRPr="00CC5E10">
              <w:rPr>
                <w:color w:val="000000"/>
                <w:sz w:val="20"/>
                <w:szCs w:val="20"/>
              </w:rPr>
              <w:t>Наименование организации, ИНН</w:t>
            </w:r>
          </w:p>
        </w:tc>
        <w:tc>
          <w:tcPr>
            <w:tcW w:w="529" w:type="pct"/>
            <w:gridSpan w:val="2"/>
          </w:tcPr>
          <w:p w14:paraId="361A954F" w14:textId="7A383FD0"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2" w:type="pct"/>
            <w:gridSpan w:val="2"/>
          </w:tcPr>
          <w:p w14:paraId="34DECB65" w14:textId="5AF5173B"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622DB768" w14:textId="07891844"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79" w:type="pct"/>
          </w:tcPr>
          <w:p w14:paraId="0EE20932" w14:textId="31749669"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60BB0C57" w14:textId="42556832"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w:t>
            </w:r>
            <w:r w:rsidRPr="00CC5E10">
              <w:rPr>
                <w:color w:val="000000"/>
                <w:sz w:val="20"/>
                <w:szCs w:val="20"/>
              </w:rPr>
              <w:t xml:space="preserve">Да, если з поле «Тип занятости» </w:t>
            </w:r>
            <w:r w:rsidR="00087CDB">
              <w:rPr>
                <w:color w:val="000000"/>
                <w:sz w:val="20"/>
                <w:szCs w:val="20"/>
              </w:rPr>
              <w:t xml:space="preserve">заполнено и значение </w:t>
            </w:r>
            <w:r w:rsidRPr="00CC5E10">
              <w:rPr>
                <w:rFonts w:cs="Times New Roman"/>
                <w:color w:val="000000"/>
                <w:sz w:val="20"/>
                <w:szCs w:val="20"/>
              </w:rPr>
              <w:t>≠</w:t>
            </w:r>
            <w:r w:rsidRPr="00CC5E10">
              <w:rPr>
                <w:color w:val="000000"/>
                <w:sz w:val="20"/>
                <w:szCs w:val="20"/>
              </w:rPr>
              <w:t xml:space="preserve"> «Пенсионер (не работает)»</w:t>
            </w:r>
            <w:r w:rsidR="00087CDB">
              <w:rPr>
                <w:color w:val="000000"/>
                <w:sz w:val="20"/>
                <w:szCs w:val="20"/>
              </w:rPr>
              <w:t xml:space="preserve"> или «Самозанятый»</w:t>
            </w:r>
            <w:r w:rsidRPr="00CC5E10">
              <w:rPr>
                <w:color w:val="000000"/>
                <w:sz w:val="20"/>
                <w:szCs w:val="20"/>
              </w:rPr>
              <w:t>.</w:t>
            </w:r>
          </w:p>
          <w:p w14:paraId="4B6E18E3"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lastRenderedPageBreak/>
              <w:t xml:space="preserve">Интеграция с </w:t>
            </w:r>
            <w:proofErr w:type="spellStart"/>
            <w:r w:rsidRPr="00CC5E10">
              <w:rPr>
                <w:rFonts w:cs="Times New Roman"/>
                <w:sz w:val="20"/>
                <w:szCs w:val="20"/>
              </w:rPr>
              <w:t>DaData</w:t>
            </w:r>
            <w:proofErr w:type="spellEnd"/>
          </w:p>
          <w:p w14:paraId="108772AC" w14:textId="160BA480"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 случае, если организация является не действующей (статус организации ≠ «действующая») Система отображает подсказку красным цветом «Организация не является действующей» и блокирует кнопку «Далее». Статус приходит из </w:t>
            </w:r>
            <w:proofErr w:type="spellStart"/>
            <w:r w:rsidRPr="00CC5E10">
              <w:rPr>
                <w:rFonts w:cs="Times New Roman"/>
                <w:sz w:val="20"/>
                <w:szCs w:val="20"/>
              </w:rPr>
              <w:t>DaData</w:t>
            </w:r>
            <w:proofErr w:type="spellEnd"/>
            <w:r w:rsidRPr="00CC5E10">
              <w:rPr>
                <w:rFonts w:cs="Times New Roman"/>
                <w:sz w:val="20"/>
                <w:szCs w:val="20"/>
              </w:rPr>
              <w:t>.</w:t>
            </w:r>
            <w:r w:rsidR="007B1F8E">
              <w:rPr>
                <w:rFonts w:cs="Times New Roman"/>
                <w:sz w:val="20"/>
                <w:szCs w:val="20"/>
              </w:rPr>
              <w:t xml:space="preserve"> Проверка должна действовать только если сервис </w:t>
            </w:r>
            <w:proofErr w:type="spellStart"/>
            <w:r w:rsidR="007B1F8E" w:rsidRPr="00CC5E10">
              <w:rPr>
                <w:rFonts w:cs="Times New Roman"/>
                <w:sz w:val="20"/>
                <w:szCs w:val="20"/>
              </w:rPr>
              <w:t>DaData</w:t>
            </w:r>
            <w:proofErr w:type="spellEnd"/>
            <w:r w:rsidR="007B1F8E">
              <w:rPr>
                <w:rFonts w:cs="Times New Roman"/>
                <w:sz w:val="20"/>
                <w:szCs w:val="20"/>
              </w:rPr>
              <w:t xml:space="preserve"> доступен</w:t>
            </w:r>
          </w:p>
        </w:tc>
      </w:tr>
      <w:tr w:rsidR="00BD66E1" w:rsidRPr="0081172A" w14:paraId="28DFFBC3" w14:textId="77777777" w:rsidTr="002C7CFF">
        <w:trPr>
          <w:trHeight w:val="72"/>
        </w:trPr>
        <w:tc>
          <w:tcPr>
            <w:tcW w:w="835" w:type="pct"/>
            <w:gridSpan w:val="2"/>
          </w:tcPr>
          <w:p w14:paraId="5ADDC300" w14:textId="6E626AC3" w:rsidR="00BA5DF8" w:rsidRPr="00CC5E10" w:rsidRDefault="00BA5DF8" w:rsidP="00E22B71">
            <w:pPr>
              <w:spacing w:line="240" w:lineRule="auto"/>
              <w:ind w:firstLine="0"/>
              <w:rPr>
                <w:color w:val="000000"/>
                <w:sz w:val="20"/>
                <w:szCs w:val="20"/>
              </w:rPr>
            </w:pPr>
            <w:r w:rsidRPr="00CC5E10">
              <w:rPr>
                <w:color w:val="000000"/>
                <w:sz w:val="20"/>
                <w:szCs w:val="20"/>
              </w:rPr>
              <w:lastRenderedPageBreak/>
              <w:t>ОПФ</w:t>
            </w:r>
          </w:p>
        </w:tc>
        <w:tc>
          <w:tcPr>
            <w:tcW w:w="529" w:type="pct"/>
            <w:gridSpan w:val="2"/>
          </w:tcPr>
          <w:p w14:paraId="088EAEAB" w14:textId="4E7F851C"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2" w:type="pct"/>
            <w:gridSpan w:val="2"/>
          </w:tcPr>
          <w:p w14:paraId="64CF9D87" w14:textId="0D226E9F"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0BDB21DB" w14:textId="7CFA8F5E"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Раскрывающийся список</w:t>
            </w:r>
          </w:p>
        </w:tc>
        <w:tc>
          <w:tcPr>
            <w:tcW w:w="679" w:type="pct"/>
          </w:tcPr>
          <w:p w14:paraId="043262A3" w14:textId="6C8DE181" w:rsidR="007B1F8E" w:rsidRDefault="007B1F8E" w:rsidP="00E22B71">
            <w:pPr>
              <w:spacing w:line="240" w:lineRule="auto"/>
              <w:ind w:firstLine="0"/>
              <w:rPr>
                <w:color w:val="000000"/>
                <w:sz w:val="20"/>
                <w:szCs w:val="20"/>
              </w:rPr>
            </w:pPr>
            <w:r>
              <w:rPr>
                <w:color w:val="000000"/>
                <w:sz w:val="20"/>
                <w:szCs w:val="20"/>
              </w:rPr>
              <w:t>Список</w:t>
            </w:r>
          </w:p>
          <w:p w14:paraId="70AE91EB" w14:textId="42F9CCCB" w:rsidR="00BA5DF8" w:rsidRPr="00CC5E10" w:rsidRDefault="00BA5DF8" w:rsidP="00E22B71">
            <w:pPr>
              <w:spacing w:line="240" w:lineRule="auto"/>
              <w:ind w:firstLine="0"/>
              <w:rPr>
                <w:color w:val="000000"/>
                <w:sz w:val="20"/>
                <w:szCs w:val="20"/>
              </w:rPr>
            </w:pPr>
            <w:r w:rsidRPr="00CC5E10">
              <w:rPr>
                <w:color w:val="000000"/>
                <w:sz w:val="20"/>
                <w:szCs w:val="20"/>
              </w:rPr>
              <w:t>Значение из справочника «ОПФ»</w:t>
            </w:r>
          </w:p>
        </w:tc>
        <w:tc>
          <w:tcPr>
            <w:tcW w:w="1895" w:type="pct"/>
            <w:gridSpan w:val="2"/>
          </w:tcPr>
          <w:p w14:paraId="450A044F" w14:textId="2AC7C046"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Видимость:</w:t>
            </w:r>
            <w:r w:rsidRPr="00CC5E10">
              <w:rPr>
                <w:color w:val="000000"/>
                <w:sz w:val="20"/>
                <w:szCs w:val="20"/>
              </w:rPr>
              <w:t xml:space="preserve"> Да, поле «Тип занятости»</w:t>
            </w:r>
            <w:r w:rsidR="00087CDB">
              <w:rPr>
                <w:color w:val="000000"/>
                <w:sz w:val="20"/>
                <w:szCs w:val="20"/>
              </w:rPr>
              <w:t xml:space="preserve"> заполнено и значение</w:t>
            </w:r>
            <w:r w:rsidRPr="00CC5E10">
              <w:rPr>
                <w:color w:val="000000"/>
                <w:sz w:val="20"/>
                <w:szCs w:val="20"/>
              </w:rPr>
              <w:t xml:space="preserve"> </w:t>
            </w:r>
            <w:r w:rsidRPr="00CC5E10">
              <w:rPr>
                <w:rFonts w:cs="Times New Roman"/>
                <w:color w:val="000000"/>
                <w:sz w:val="20"/>
                <w:szCs w:val="20"/>
              </w:rPr>
              <w:t>≠</w:t>
            </w:r>
            <w:r w:rsidRPr="00CC5E10">
              <w:rPr>
                <w:color w:val="000000"/>
                <w:sz w:val="20"/>
                <w:szCs w:val="20"/>
              </w:rPr>
              <w:t xml:space="preserve"> «Пенсионер (не работает)»</w:t>
            </w:r>
            <w:r w:rsidR="00087CDB">
              <w:rPr>
                <w:color w:val="000000"/>
                <w:sz w:val="20"/>
                <w:szCs w:val="20"/>
              </w:rPr>
              <w:t xml:space="preserve"> или «Самозанятый»</w:t>
            </w:r>
            <w:r w:rsidRPr="00CC5E10">
              <w:rPr>
                <w:color w:val="000000"/>
                <w:sz w:val="20"/>
                <w:szCs w:val="20"/>
              </w:rPr>
              <w:t>.</w:t>
            </w:r>
          </w:p>
          <w:p w14:paraId="7A82F903" w14:textId="77777777" w:rsidR="00BA5DF8" w:rsidRPr="007B1F8E"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Автоматически заполняется при заполнении поля «Наименование организации, ИНН» по интеграции с </w:t>
            </w:r>
            <w:proofErr w:type="spellStart"/>
            <w:r w:rsidRPr="00CC5E10">
              <w:rPr>
                <w:rFonts w:cs="Times New Roman"/>
                <w:sz w:val="20"/>
                <w:szCs w:val="20"/>
                <w:lang w:val="en-US"/>
              </w:rPr>
              <w:t>DaData</w:t>
            </w:r>
            <w:proofErr w:type="spellEnd"/>
          </w:p>
          <w:p w14:paraId="7420C985" w14:textId="339E8C46" w:rsidR="007B1F8E" w:rsidRPr="007B1F8E" w:rsidRDefault="007B1F8E" w:rsidP="0027686E">
            <w:pPr>
              <w:pStyle w:val="ae"/>
              <w:spacing w:line="240" w:lineRule="auto"/>
              <w:ind w:left="0" w:firstLine="0"/>
              <w:rPr>
                <w:rFonts w:cs="Times New Roman"/>
                <w:sz w:val="20"/>
                <w:szCs w:val="20"/>
              </w:rPr>
            </w:pPr>
            <w:r>
              <w:rPr>
                <w:rFonts w:cs="Times New Roman"/>
                <w:sz w:val="20"/>
                <w:szCs w:val="20"/>
              </w:rPr>
              <w:t>По справочнику ОПФ:</w:t>
            </w:r>
            <w:ins w:id="119" w:author="Соболева Анна" w:date="2026-07-09T19:20:00Z">
              <w:r w:rsidR="0027686E">
                <w:rPr>
                  <w:rFonts w:cs="Times New Roman"/>
                  <w:sz w:val="20"/>
                  <w:szCs w:val="20"/>
                </w:rPr>
                <w:t xml:space="preserve"> </w:t>
              </w:r>
            </w:ins>
            <w:ins w:id="120" w:author="Соболева Анна" w:date="2026-07-09T19:21:00Z">
              <w:r w:rsidR="0027686E" w:rsidRPr="0027686E">
                <w:rPr>
                  <w:rFonts w:cs="Times New Roman"/>
                  <w:sz w:val="20"/>
                  <w:szCs w:val="20"/>
                </w:rPr>
                <w:t>ИП, ООО, АО, ПАО, НАО, ГУП, Полное товарищество, Товарищество на вере, Хозяйственное партнерство, Производственный кооператив, КФХ, ФГУП, МУП, Потребительский кооператив, Общественная организация, Общественное движение, Ассоциация, ТСН (ТСЖ), Казачье общество, Община коренных народов, Нотариальная палата, Адвокатская палата, Фонд, Учреждение, АНО, Религиозная организация, Госкорпорация, Госкомпания, Публично-правовая компания, Глава КФХ, Простое товарищество, ПИФ</w:t>
              </w:r>
            </w:ins>
            <w:del w:id="121" w:author="Соболева Анна" w:date="2026-07-09T19:20:00Z">
              <w:r w:rsidDel="0027686E">
                <w:rPr>
                  <w:rFonts w:cs="Times New Roman"/>
                  <w:sz w:val="20"/>
                  <w:szCs w:val="20"/>
                </w:rPr>
                <w:delText xml:space="preserve"> </w:delText>
              </w:r>
              <w:r w:rsidRPr="007B1F8E" w:rsidDel="0027686E">
                <w:rPr>
                  <w:rFonts w:cs="Times New Roman"/>
                  <w:sz w:val="20"/>
                  <w:szCs w:val="20"/>
                </w:rPr>
                <w:delText>ООО, ПАО, АО (НАО), полное товарищество, товарищество на вере, хозяйственное партнерство, производственный кооператив, КФХ, ФГУП, ГУП, МУП, потребительский кооператив, общественная организация, общественное движение, ассоциация, союз, ТСН (ТСЖ), казачье общество, община коренных народов, нотариальная палата, адвокатская палата, фонд, учреждение, АНО, религиозная организация, госкорпорация, госкомпания, публично-правовая компания, ИП, глава КФХ, самозанятый, частнопрактикующее лицо, простое товарищество, инвестиционное товарищество, ПИФ, филиал иностранного юрлица.</w:delText>
              </w:r>
            </w:del>
          </w:p>
        </w:tc>
      </w:tr>
      <w:tr w:rsidR="00BD66E1" w:rsidRPr="0081172A" w14:paraId="2C68B945" w14:textId="77777777" w:rsidTr="002C7CFF">
        <w:trPr>
          <w:trHeight w:val="72"/>
        </w:trPr>
        <w:tc>
          <w:tcPr>
            <w:tcW w:w="835" w:type="pct"/>
            <w:gridSpan w:val="2"/>
          </w:tcPr>
          <w:p w14:paraId="5E2549EA" w14:textId="77777777" w:rsidR="00BA5DF8" w:rsidRPr="00CC5E10" w:rsidRDefault="00BA5DF8" w:rsidP="00E22B71">
            <w:pPr>
              <w:spacing w:line="240" w:lineRule="auto"/>
              <w:ind w:firstLine="0"/>
              <w:rPr>
                <w:color w:val="000000"/>
                <w:sz w:val="20"/>
                <w:szCs w:val="20"/>
              </w:rPr>
            </w:pPr>
            <w:r w:rsidRPr="00CC5E10">
              <w:rPr>
                <w:color w:val="000000"/>
                <w:sz w:val="20"/>
                <w:szCs w:val="20"/>
              </w:rPr>
              <w:t>Фактический адрес работы</w:t>
            </w:r>
          </w:p>
        </w:tc>
        <w:tc>
          <w:tcPr>
            <w:tcW w:w="529" w:type="pct"/>
            <w:gridSpan w:val="2"/>
          </w:tcPr>
          <w:p w14:paraId="0639B2EF"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Нет</w:t>
            </w:r>
          </w:p>
        </w:tc>
        <w:tc>
          <w:tcPr>
            <w:tcW w:w="382" w:type="pct"/>
            <w:gridSpan w:val="2"/>
          </w:tcPr>
          <w:p w14:paraId="6E92211C"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70D2867"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79" w:type="pct"/>
          </w:tcPr>
          <w:p w14:paraId="4ED3F3B9"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0ABE695A" w14:textId="68EDD6EC"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w:t>
            </w:r>
            <w:r w:rsidRPr="00CC5E10">
              <w:rPr>
                <w:color w:val="000000"/>
                <w:sz w:val="20"/>
                <w:szCs w:val="20"/>
              </w:rPr>
              <w:t xml:space="preserve">Да, </w:t>
            </w:r>
            <w:proofErr w:type="gramStart"/>
            <w:r w:rsidRPr="00CC5E10">
              <w:rPr>
                <w:color w:val="000000"/>
                <w:sz w:val="20"/>
                <w:szCs w:val="20"/>
              </w:rPr>
              <w:t>если  поле</w:t>
            </w:r>
            <w:proofErr w:type="gramEnd"/>
            <w:r w:rsidRPr="00CC5E10">
              <w:rPr>
                <w:color w:val="000000"/>
                <w:sz w:val="20"/>
                <w:szCs w:val="20"/>
              </w:rPr>
              <w:t xml:space="preserve"> «Тип занятости»</w:t>
            </w:r>
            <w:r w:rsidR="00087CDB">
              <w:rPr>
                <w:color w:val="000000"/>
                <w:sz w:val="20"/>
                <w:szCs w:val="20"/>
              </w:rPr>
              <w:t xml:space="preserve"> заполнено и значение</w:t>
            </w:r>
            <w:r w:rsidRPr="00CC5E10">
              <w:rPr>
                <w:color w:val="000000"/>
                <w:sz w:val="20"/>
                <w:szCs w:val="20"/>
              </w:rPr>
              <w:t xml:space="preserve"> </w:t>
            </w:r>
            <w:r w:rsidRPr="00CC5E10">
              <w:rPr>
                <w:rFonts w:cs="Times New Roman"/>
                <w:color w:val="000000"/>
                <w:sz w:val="20"/>
                <w:szCs w:val="20"/>
              </w:rPr>
              <w:t>≠</w:t>
            </w:r>
            <w:r w:rsidRPr="00CC5E10">
              <w:rPr>
                <w:color w:val="000000"/>
                <w:sz w:val="20"/>
                <w:szCs w:val="20"/>
              </w:rPr>
              <w:t xml:space="preserve"> «Пенсионер (не работает)», «Самозанятый»</w:t>
            </w:r>
          </w:p>
          <w:p w14:paraId="3439E73C" w14:textId="5BACAEE5"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lastRenderedPageBreak/>
              <w:t>Автоматически заполняется при заполнении поля «Наименование организации, ИНН»</w:t>
            </w:r>
          </w:p>
        </w:tc>
      </w:tr>
      <w:tr w:rsidR="00BD66E1" w:rsidRPr="0081172A" w14:paraId="5E3FC305" w14:textId="77777777" w:rsidTr="002C7CFF">
        <w:trPr>
          <w:trHeight w:val="72"/>
        </w:trPr>
        <w:tc>
          <w:tcPr>
            <w:tcW w:w="835" w:type="pct"/>
            <w:gridSpan w:val="2"/>
          </w:tcPr>
          <w:p w14:paraId="164007B2" w14:textId="24624B68" w:rsidR="00BA5DF8" w:rsidRPr="00CC5E10" w:rsidRDefault="00BA5DF8" w:rsidP="00E22B71">
            <w:pPr>
              <w:spacing w:line="240" w:lineRule="auto"/>
              <w:ind w:firstLine="0"/>
              <w:rPr>
                <w:color w:val="000000"/>
                <w:sz w:val="20"/>
                <w:szCs w:val="20"/>
              </w:rPr>
            </w:pPr>
            <w:r w:rsidRPr="00CC5E10">
              <w:rPr>
                <w:color w:val="000000"/>
                <w:sz w:val="20"/>
                <w:szCs w:val="20"/>
              </w:rPr>
              <w:lastRenderedPageBreak/>
              <w:t>Рабочий телефон</w:t>
            </w:r>
          </w:p>
        </w:tc>
        <w:tc>
          <w:tcPr>
            <w:tcW w:w="529" w:type="pct"/>
            <w:gridSpan w:val="2"/>
          </w:tcPr>
          <w:p w14:paraId="3174036B" w14:textId="4DE4D9C5"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2" w:type="pct"/>
            <w:gridSpan w:val="2"/>
          </w:tcPr>
          <w:p w14:paraId="4AB3EBD9" w14:textId="5F83293D"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36BC4B6" w14:textId="45D1FEB9"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79" w:type="pct"/>
          </w:tcPr>
          <w:p w14:paraId="08667501" w14:textId="2425D8D3"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09EA95A1" w14:textId="7B30281E"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w:t>
            </w:r>
            <w:r w:rsidRPr="00CC5E10">
              <w:rPr>
                <w:color w:val="000000"/>
                <w:sz w:val="20"/>
                <w:szCs w:val="20"/>
              </w:rPr>
              <w:t>Да, если поле «Тип занятости»</w:t>
            </w:r>
            <w:r w:rsidR="00087CDB">
              <w:rPr>
                <w:color w:val="000000"/>
                <w:sz w:val="20"/>
                <w:szCs w:val="20"/>
              </w:rPr>
              <w:t xml:space="preserve"> заполнено и значение</w:t>
            </w:r>
            <w:r w:rsidRPr="00CC5E10">
              <w:rPr>
                <w:color w:val="000000"/>
                <w:sz w:val="20"/>
                <w:szCs w:val="20"/>
              </w:rPr>
              <w:t xml:space="preserve"> </w:t>
            </w:r>
            <w:r w:rsidRPr="00CC5E10">
              <w:rPr>
                <w:rFonts w:cs="Times New Roman"/>
                <w:color w:val="000000"/>
                <w:sz w:val="20"/>
                <w:szCs w:val="20"/>
              </w:rPr>
              <w:t>≠</w:t>
            </w:r>
            <w:r w:rsidRPr="00CC5E10">
              <w:rPr>
                <w:color w:val="000000"/>
                <w:sz w:val="20"/>
                <w:szCs w:val="20"/>
              </w:rPr>
              <w:t xml:space="preserve"> «Пенсионер (не работает)»</w:t>
            </w:r>
            <w:r w:rsidR="00087CDB" w:rsidRPr="00CC5E10">
              <w:rPr>
                <w:color w:val="000000"/>
                <w:sz w:val="20"/>
                <w:szCs w:val="20"/>
              </w:rPr>
              <w:t>, «Самозанятый»</w:t>
            </w:r>
          </w:p>
          <w:p w14:paraId="077AE83B"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Ограничение на формат: только 10 числовых символов.</w:t>
            </w:r>
          </w:p>
          <w:p w14:paraId="5DA356A4" w14:textId="112BCF64"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По умолчанию стоит шаблон с кодом страны «+7(</w:t>
            </w:r>
            <w:proofErr w:type="spellStart"/>
            <w:r w:rsidRPr="00CC5E10">
              <w:rPr>
                <w:rFonts w:cs="Times New Roman"/>
                <w:sz w:val="20"/>
                <w:szCs w:val="20"/>
              </w:rPr>
              <w:t>xxx</w:t>
            </w:r>
            <w:proofErr w:type="spellEnd"/>
            <w:r w:rsidRPr="00CC5E10">
              <w:rPr>
                <w:rFonts w:cs="Times New Roman"/>
                <w:sz w:val="20"/>
                <w:szCs w:val="20"/>
              </w:rPr>
              <w:t>)-</w:t>
            </w:r>
            <w:proofErr w:type="spellStart"/>
            <w:r w:rsidRPr="00CC5E10">
              <w:rPr>
                <w:rFonts w:cs="Times New Roman"/>
                <w:sz w:val="20"/>
                <w:szCs w:val="20"/>
              </w:rPr>
              <w:t>xxx-xx-xx</w:t>
            </w:r>
            <w:proofErr w:type="spellEnd"/>
            <w:r w:rsidRPr="00CC5E10">
              <w:rPr>
                <w:rFonts w:cs="Times New Roman"/>
                <w:sz w:val="20"/>
                <w:szCs w:val="20"/>
              </w:rPr>
              <w:t>»</w:t>
            </w:r>
          </w:p>
        </w:tc>
      </w:tr>
      <w:tr w:rsidR="00BD66E1" w:rsidRPr="0081172A" w14:paraId="7744EB36" w14:textId="77777777" w:rsidTr="002C7CFF">
        <w:trPr>
          <w:trHeight w:val="72"/>
        </w:trPr>
        <w:tc>
          <w:tcPr>
            <w:tcW w:w="835" w:type="pct"/>
            <w:gridSpan w:val="2"/>
          </w:tcPr>
          <w:p w14:paraId="4898690D" w14:textId="07258AAA" w:rsidR="00BA5DF8" w:rsidRPr="00CC5E10" w:rsidRDefault="00BA5DF8" w:rsidP="00E22B71">
            <w:pPr>
              <w:spacing w:line="240" w:lineRule="auto"/>
              <w:ind w:firstLine="0"/>
              <w:rPr>
                <w:color w:val="000000"/>
                <w:sz w:val="20"/>
                <w:szCs w:val="20"/>
              </w:rPr>
            </w:pPr>
            <w:bookmarkStart w:id="122" w:name="_Hlk230799454"/>
            <w:r w:rsidRPr="00CC5E10">
              <w:rPr>
                <w:color w:val="000000"/>
                <w:sz w:val="20"/>
                <w:szCs w:val="20"/>
              </w:rPr>
              <w:t>Тип должности</w:t>
            </w:r>
            <w:bookmarkEnd w:id="122"/>
          </w:p>
        </w:tc>
        <w:tc>
          <w:tcPr>
            <w:tcW w:w="529" w:type="pct"/>
            <w:gridSpan w:val="2"/>
          </w:tcPr>
          <w:p w14:paraId="005E3771"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2" w:type="pct"/>
            <w:gridSpan w:val="2"/>
          </w:tcPr>
          <w:p w14:paraId="3981A1A6"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3D232E9B"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Раскрывающийся список</w:t>
            </w:r>
          </w:p>
        </w:tc>
        <w:tc>
          <w:tcPr>
            <w:tcW w:w="679" w:type="pct"/>
          </w:tcPr>
          <w:p w14:paraId="09BFB53F" w14:textId="77777777" w:rsidR="00BA5DF8" w:rsidRPr="00CC5E10" w:rsidRDefault="00BA5DF8" w:rsidP="00E22B71">
            <w:pPr>
              <w:spacing w:line="240" w:lineRule="auto"/>
              <w:ind w:firstLine="0"/>
              <w:rPr>
                <w:color w:val="000000"/>
                <w:sz w:val="20"/>
                <w:szCs w:val="20"/>
              </w:rPr>
            </w:pPr>
            <w:r w:rsidRPr="00CC5E10">
              <w:rPr>
                <w:color w:val="000000"/>
                <w:sz w:val="20"/>
                <w:szCs w:val="20"/>
              </w:rPr>
              <w:t>Значение из справочника «Типы должности»</w:t>
            </w:r>
          </w:p>
        </w:tc>
        <w:tc>
          <w:tcPr>
            <w:tcW w:w="1895" w:type="pct"/>
            <w:gridSpan w:val="2"/>
          </w:tcPr>
          <w:p w14:paraId="1A98E990" w14:textId="12B10B85" w:rsidR="00BA5DF8" w:rsidRPr="00CC5E10" w:rsidRDefault="00087CDB" w:rsidP="004F558B">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w:t>
            </w:r>
            <w:r w:rsidRPr="00CC5E10">
              <w:rPr>
                <w:color w:val="000000"/>
                <w:sz w:val="20"/>
                <w:szCs w:val="20"/>
              </w:rPr>
              <w:t>Да, если поле «Тип занятости»</w:t>
            </w:r>
            <w:r>
              <w:rPr>
                <w:color w:val="000000"/>
                <w:sz w:val="20"/>
                <w:szCs w:val="20"/>
              </w:rPr>
              <w:t xml:space="preserve"> заполнено и значение</w:t>
            </w:r>
            <w:r w:rsidRPr="00CC5E10">
              <w:rPr>
                <w:color w:val="000000"/>
                <w:sz w:val="20"/>
                <w:szCs w:val="20"/>
              </w:rPr>
              <w:t xml:space="preserve"> </w:t>
            </w:r>
            <w:r w:rsidRPr="00CC5E10">
              <w:rPr>
                <w:rFonts w:cs="Times New Roman"/>
                <w:color w:val="000000"/>
                <w:sz w:val="20"/>
                <w:szCs w:val="20"/>
              </w:rPr>
              <w:t>≠</w:t>
            </w:r>
            <w:r w:rsidRPr="00CC5E10">
              <w:rPr>
                <w:color w:val="000000"/>
                <w:sz w:val="20"/>
                <w:szCs w:val="20"/>
              </w:rPr>
              <w:t xml:space="preserve"> «Пенсионер (не работает)», «Самозанятый»</w:t>
            </w:r>
          </w:p>
        </w:tc>
      </w:tr>
      <w:tr w:rsidR="00BD66E1" w:rsidRPr="0081172A" w14:paraId="5BDE05DD" w14:textId="77777777" w:rsidTr="002C7CFF">
        <w:trPr>
          <w:trHeight w:val="72"/>
        </w:trPr>
        <w:tc>
          <w:tcPr>
            <w:tcW w:w="835" w:type="pct"/>
            <w:gridSpan w:val="2"/>
          </w:tcPr>
          <w:p w14:paraId="2A0075C6" w14:textId="77777777" w:rsidR="00BA5DF8" w:rsidRPr="00CC5E10" w:rsidRDefault="00BA5DF8" w:rsidP="00E22B71">
            <w:pPr>
              <w:spacing w:line="240" w:lineRule="auto"/>
              <w:ind w:firstLine="0"/>
              <w:rPr>
                <w:color w:val="000000"/>
                <w:sz w:val="20"/>
                <w:szCs w:val="20"/>
              </w:rPr>
            </w:pPr>
            <w:r w:rsidRPr="00CC5E10">
              <w:rPr>
                <w:color w:val="000000"/>
                <w:sz w:val="20"/>
                <w:szCs w:val="20"/>
              </w:rPr>
              <w:t>Должность</w:t>
            </w:r>
          </w:p>
        </w:tc>
        <w:tc>
          <w:tcPr>
            <w:tcW w:w="529" w:type="pct"/>
            <w:gridSpan w:val="2"/>
          </w:tcPr>
          <w:p w14:paraId="60C1F728"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2" w:type="pct"/>
            <w:gridSpan w:val="2"/>
          </w:tcPr>
          <w:p w14:paraId="0C33A4C2"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3444572E"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79" w:type="pct"/>
          </w:tcPr>
          <w:p w14:paraId="3CD15C19" w14:textId="77777777"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46C7037F" w14:textId="44F27BB0" w:rsidR="00BA5DF8" w:rsidRPr="00CC5E10" w:rsidRDefault="00087CDB" w:rsidP="004F558B">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w:t>
            </w:r>
            <w:r w:rsidRPr="00CC5E10">
              <w:rPr>
                <w:color w:val="000000"/>
                <w:sz w:val="20"/>
                <w:szCs w:val="20"/>
              </w:rPr>
              <w:t>Да, если поле «Тип занятости»</w:t>
            </w:r>
            <w:r>
              <w:rPr>
                <w:color w:val="000000"/>
                <w:sz w:val="20"/>
                <w:szCs w:val="20"/>
              </w:rPr>
              <w:t xml:space="preserve"> заполнено и значение</w:t>
            </w:r>
            <w:r w:rsidRPr="00CC5E10">
              <w:rPr>
                <w:color w:val="000000"/>
                <w:sz w:val="20"/>
                <w:szCs w:val="20"/>
              </w:rPr>
              <w:t xml:space="preserve"> </w:t>
            </w:r>
            <w:r w:rsidRPr="00CC5E10">
              <w:rPr>
                <w:rFonts w:cs="Times New Roman"/>
                <w:color w:val="000000"/>
                <w:sz w:val="20"/>
                <w:szCs w:val="20"/>
              </w:rPr>
              <w:t>≠</w:t>
            </w:r>
            <w:r w:rsidRPr="00CC5E10">
              <w:rPr>
                <w:color w:val="000000"/>
                <w:sz w:val="20"/>
                <w:szCs w:val="20"/>
              </w:rPr>
              <w:t xml:space="preserve"> «Пенсионер (не работает)», «Самозанятый»</w:t>
            </w:r>
          </w:p>
        </w:tc>
      </w:tr>
      <w:tr w:rsidR="00BD66E1" w:rsidRPr="0081172A" w14:paraId="68B85BAC" w14:textId="77777777" w:rsidTr="002C7CFF">
        <w:trPr>
          <w:trHeight w:val="72"/>
        </w:trPr>
        <w:tc>
          <w:tcPr>
            <w:tcW w:w="835" w:type="pct"/>
            <w:gridSpan w:val="2"/>
          </w:tcPr>
          <w:p w14:paraId="6F93CA3F" w14:textId="77777777" w:rsidR="00BA5DF8" w:rsidRPr="00CC5E10" w:rsidRDefault="00BA5DF8" w:rsidP="00E22B71">
            <w:pPr>
              <w:spacing w:line="240" w:lineRule="auto"/>
              <w:ind w:firstLine="0"/>
              <w:rPr>
                <w:color w:val="000000"/>
                <w:sz w:val="20"/>
                <w:szCs w:val="20"/>
              </w:rPr>
            </w:pPr>
            <w:r w:rsidRPr="00CC5E10">
              <w:rPr>
                <w:color w:val="000000"/>
                <w:sz w:val="20"/>
                <w:szCs w:val="20"/>
              </w:rPr>
              <w:t>Дата начала работы в компании</w:t>
            </w:r>
          </w:p>
        </w:tc>
        <w:tc>
          <w:tcPr>
            <w:tcW w:w="529" w:type="pct"/>
            <w:gridSpan w:val="2"/>
          </w:tcPr>
          <w:p w14:paraId="315A4B6F"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2" w:type="pct"/>
            <w:gridSpan w:val="2"/>
          </w:tcPr>
          <w:p w14:paraId="700CBC22"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339A6A40"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Дата</w:t>
            </w:r>
          </w:p>
        </w:tc>
        <w:tc>
          <w:tcPr>
            <w:tcW w:w="679" w:type="pct"/>
          </w:tcPr>
          <w:p w14:paraId="45EAE381" w14:textId="7AF1AD29" w:rsidR="00BA5DF8" w:rsidRPr="00CC5E10" w:rsidRDefault="00BA5DF8" w:rsidP="004F558B">
            <w:pPr>
              <w:spacing w:line="240" w:lineRule="auto"/>
              <w:ind w:firstLine="0"/>
              <w:rPr>
                <w:color w:val="000000"/>
                <w:sz w:val="20"/>
                <w:szCs w:val="20"/>
              </w:rPr>
            </w:pPr>
            <w:r w:rsidRPr="00CC5E10">
              <w:rPr>
                <w:color w:val="000000"/>
                <w:sz w:val="20"/>
                <w:szCs w:val="20"/>
              </w:rPr>
              <w:t>Дата</w:t>
            </w:r>
          </w:p>
        </w:tc>
        <w:tc>
          <w:tcPr>
            <w:tcW w:w="1895" w:type="pct"/>
            <w:gridSpan w:val="2"/>
          </w:tcPr>
          <w:p w14:paraId="5F26A5ED" w14:textId="6EEDA566" w:rsidR="00BA5DF8" w:rsidRPr="00CC5E10" w:rsidRDefault="00087CDB" w:rsidP="004F558B">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w:t>
            </w:r>
            <w:r w:rsidRPr="00CC5E10">
              <w:rPr>
                <w:color w:val="000000"/>
                <w:sz w:val="20"/>
                <w:szCs w:val="20"/>
              </w:rPr>
              <w:t>Да, если поле «Тип занятости»</w:t>
            </w:r>
            <w:r>
              <w:rPr>
                <w:color w:val="000000"/>
                <w:sz w:val="20"/>
                <w:szCs w:val="20"/>
              </w:rPr>
              <w:t xml:space="preserve"> заполнено и значение</w:t>
            </w:r>
            <w:r w:rsidRPr="00CC5E10">
              <w:rPr>
                <w:color w:val="000000"/>
                <w:sz w:val="20"/>
                <w:szCs w:val="20"/>
              </w:rPr>
              <w:t xml:space="preserve"> </w:t>
            </w:r>
            <w:r w:rsidRPr="00CC5E10">
              <w:rPr>
                <w:rFonts w:cs="Times New Roman"/>
                <w:color w:val="000000"/>
                <w:sz w:val="20"/>
                <w:szCs w:val="20"/>
              </w:rPr>
              <w:t>≠</w:t>
            </w:r>
            <w:r w:rsidRPr="00CC5E10">
              <w:rPr>
                <w:color w:val="000000"/>
                <w:sz w:val="20"/>
                <w:szCs w:val="20"/>
              </w:rPr>
              <w:t xml:space="preserve"> «Пенсионер (не работает)», «Самозанятый»</w:t>
            </w:r>
            <w:r w:rsidR="004F558B" w:rsidDel="004F558B">
              <w:rPr>
                <w:color w:val="000000"/>
                <w:sz w:val="20"/>
                <w:szCs w:val="20"/>
              </w:rPr>
              <w:t xml:space="preserve"> </w:t>
            </w:r>
          </w:p>
        </w:tc>
      </w:tr>
      <w:tr w:rsidR="00BD66E1" w:rsidRPr="0081172A" w14:paraId="74E21DA4" w14:textId="77777777" w:rsidTr="002C7CFF">
        <w:trPr>
          <w:trHeight w:val="72"/>
        </w:trPr>
        <w:tc>
          <w:tcPr>
            <w:tcW w:w="835" w:type="pct"/>
            <w:gridSpan w:val="2"/>
          </w:tcPr>
          <w:p w14:paraId="31A552C7" w14:textId="5F567FB2" w:rsidR="00BA5DF8" w:rsidRPr="00CC5E10" w:rsidRDefault="00BA5DF8" w:rsidP="00E22B71">
            <w:pPr>
              <w:spacing w:line="240" w:lineRule="auto"/>
              <w:ind w:firstLine="0"/>
              <w:rPr>
                <w:color w:val="000000"/>
                <w:sz w:val="20"/>
                <w:szCs w:val="20"/>
              </w:rPr>
            </w:pPr>
            <w:r w:rsidRPr="00CC5E10">
              <w:rPr>
                <w:color w:val="000000"/>
                <w:sz w:val="20"/>
                <w:szCs w:val="20"/>
              </w:rPr>
              <w:t>Начало общего</w:t>
            </w:r>
            <w:r w:rsidR="0068551E">
              <w:rPr>
                <w:color w:val="000000"/>
                <w:sz w:val="20"/>
                <w:szCs w:val="20"/>
              </w:rPr>
              <w:t xml:space="preserve"> трудового стажа</w:t>
            </w:r>
            <w:r w:rsidRPr="00CC5E10">
              <w:rPr>
                <w:color w:val="000000"/>
                <w:sz w:val="20"/>
                <w:szCs w:val="20"/>
              </w:rPr>
              <w:t xml:space="preserve"> </w:t>
            </w:r>
          </w:p>
        </w:tc>
        <w:tc>
          <w:tcPr>
            <w:tcW w:w="529" w:type="pct"/>
            <w:gridSpan w:val="2"/>
          </w:tcPr>
          <w:p w14:paraId="02BB9742" w14:textId="77777777"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2" w:type="pct"/>
            <w:gridSpan w:val="2"/>
          </w:tcPr>
          <w:p w14:paraId="71A682F9"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1BFB714D" w14:textId="296E20B4"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Дата</w:t>
            </w:r>
          </w:p>
        </w:tc>
        <w:tc>
          <w:tcPr>
            <w:tcW w:w="679" w:type="pct"/>
          </w:tcPr>
          <w:p w14:paraId="183659E3" w14:textId="55DB52EA" w:rsidR="00BA5DF8" w:rsidRPr="00CC5E10" w:rsidRDefault="00BA5DF8" w:rsidP="00E22B71">
            <w:pPr>
              <w:spacing w:line="240" w:lineRule="auto"/>
              <w:ind w:firstLine="0"/>
              <w:rPr>
                <w:color w:val="000000"/>
                <w:sz w:val="20"/>
                <w:szCs w:val="20"/>
              </w:rPr>
            </w:pPr>
            <w:r w:rsidRPr="00CC5E10">
              <w:rPr>
                <w:color w:val="000000"/>
                <w:sz w:val="20"/>
                <w:szCs w:val="20"/>
              </w:rPr>
              <w:t>Дата</w:t>
            </w:r>
          </w:p>
        </w:tc>
        <w:tc>
          <w:tcPr>
            <w:tcW w:w="1895" w:type="pct"/>
            <w:gridSpan w:val="2"/>
          </w:tcPr>
          <w:p w14:paraId="1573C9F9" w14:textId="4B297541" w:rsidR="0068551E"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Видимость</w:t>
            </w:r>
            <w:r w:rsidR="00087CDB">
              <w:rPr>
                <w:rFonts w:cs="Times New Roman"/>
                <w:sz w:val="20"/>
                <w:szCs w:val="20"/>
              </w:rPr>
              <w:t xml:space="preserve">: Да, если поле </w:t>
            </w:r>
            <w:r w:rsidR="00087CDB" w:rsidRPr="00CC5E10">
              <w:rPr>
                <w:color w:val="000000"/>
                <w:sz w:val="20"/>
                <w:szCs w:val="20"/>
              </w:rPr>
              <w:t>«Тип занятости» заполнено.</w:t>
            </w:r>
          </w:p>
          <w:p w14:paraId="782314CE" w14:textId="75B3D9E0"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Формат: ММ.ГГГГ</w:t>
            </w:r>
          </w:p>
        </w:tc>
      </w:tr>
      <w:tr w:rsidR="00BA18F6" w:rsidRPr="00332EEA" w14:paraId="33D9B58E" w14:textId="77777777" w:rsidTr="002C7CFF">
        <w:trPr>
          <w:trHeight w:val="72"/>
        </w:trPr>
        <w:tc>
          <w:tcPr>
            <w:tcW w:w="835" w:type="pct"/>
            <w:gridSpan w:val="2"/>
          </w:tcPr>
          <w:p w14:paraId="56AE79E3" w14:textId="19A9DEE8" w:rsidR="00BA5DF8" w:rsidRPr="00CC5E10" w:rsidRDefault="00BA5DF8" w:rsidP="00E22B71">
            <w:pPr>
              <w:spacing w:line="240" w:lineRule="auto"/>
              <w:ind w:firstLine="0"/>
              <w:rPr>
                <w:color w:val="000000"/>
                <w:sz w:val="20"/>
                <w:szCs w:val="20"/>
              </w:rPr>
            </w:pPr>
            <w:r w:rsidRPr="00CC5E10">
              <w:rPr>
                <w:color w:val="000000"/>
                <w:sz w:val="20"/>
                <w:szCs w:val="20"/>
              </w:rPr>
              <w:t>Среднемесячный доход после вычета налогов</w:t>
            </w:r>
          </w:p>
        </w:tc>
        <w:tc>
          <w:tcPr>
            <w:tcW w:w="529" w:type="pct"/>
            <w:gridSpan w:val="2"/>
          </w:tcPr>
          <w:p w14:paraId="7E86D134" w14:textId="351F2BAE"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p>
        </w:tc>
        <w:tc>
          <w:tcPr>
            <w:tcW w:w="382" w:type="pct"/>
            <w:gridSpan w:val="2"/>
          </w:tcPr>
          <w:p w14:paraId="1514ACA2" w14:textId="07DB8443"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552F762D" w14:textId="0B6DADD9"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 xml:space="preserve">Поле ввода Текст </w:t>
            </w:r>
          </w:p>
        </w:tc>
        <w:tc>
          <w:tcPr>
            <w:tcW w:w="679" w:type="pct"/>
          </w:tcPr>
          <w:p w14:paraId="18D58673" w14:textId="09B31775"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36978AC4"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w:t>
            </w:r>
            <w:r w:rsidRPr="00CC5E10">
              <w:rPr>
                <w:color w:val="000000"/>
                <w:sz w:val="20"/>
                <w:szCs w:val="20"/>
              </w:rPr>
              <w:t>Да, если поле «Тип занятости» заполнено.</w:t>
            </w:r>
          </w:p>
          <w:p w14:paraId="6EB361EF"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Только числовые символы.</w:t>
            </w:r>
          </w:p>
          <w:p w14:paraId="2157C928" w14:textId="1AAD1271" w:rsidR="00BA5DF8"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Сумма не менее </w:t>
            </w:r>
            <w:r w:rsidR="00973A3E">
              <w:rPr>
                <w:rFonts w:cs="Times New Roman"/>
                <w:sz w:val="20"/>
                <w:szCs w:val="20"/>
                <w:lang w:val="en-US"/>
              </w:rPr>
              <w:t>X</w:t>
            </w:r>
            <w:r w:rsidR="00973A3E" w:rsidRPr="00973A3E">
              <w:rPr>
                <w:rFonts w:cs="Times New Roman"/>
                <w:sz w:val="20"/>
                <w:szCs w:val="20"/>
              </w:rPr>
              <w:t xml:space="preserve"> </w:t>
            </w:r>
            <w:r w:rsidR="00973A3E">
              <w:rPr>
                <w:rFonts w:cs="Times New Roman"/>
                <w:sz w:val="20"/>
                <w:szCs w:val="20"/>
              </w:rPr>
              <w:t xml:space="preserve">и более </w:t>
            </w:r>
            <w:r w:rsidR="00973A3E">
              <w:rPr>
                <w:rFonts w:cs="Times New Roman"/>
                <w:sz w:val="20"/>
                <w:szCs w:val="20"/>
                <w:lang w:val="en-US"/>
              </w:rPr>
              <w:t>Y</w:t>
            </w:r>
            <w:r w:rsidR="00973A3E" w:rsidRPr="00973A3E">
              <w:rPr>
                <w:rFonts w:cs="Times New Roman"/>
                <w:sz w:val="20"/>
                <w:szCs w:val="20"/>
              </w:rPr>
              <w:t xml:space="preserve"> </w:t>
            </w:r>
            <w:r w:rsidRPr="00CC5E10">
              <w:rPr>
                <w:rFonts w:cs="Times New Roman"/>
                <w:sz w:val="20"/>
                <w:szCs w:val="20"/>
              </w:rPr>
              <w:t>р</w:t>
            </w:r>
            <w:r w:rsidR="00973A3E" w:rsidRPr="00973A3E">
              <w:rPr>
                <w:rFonts w:cs="Times New Roman"/>
                <w:sz w:val="20"/>
                <w:szCs w:val="20"/>
              </w:rPr>
              <w:t xml:space="preserve">. </w:t>
            </w:r>
            <w:r w:rsidR="00973A3E">
              <w:rPr>
                <w:rFonts w:cs="Times New Roman"/>
                <w:sz w:val="20"/>
                <w:szCs w:val="20"/>
                <w:lang w:val="en-US"/>
              </w:rPr>
              <w:t>X</w:t>
            </w:r>
            <w:r w:rsidR="00973A3E" w:rsidRPr="00973A3E">
              <w:rPr>
                <w:rFonts w:cs="Times New Roman"/>
                <w:sz w:val="20"/>
                <w:szCs w:val="20"/>
              </w:rPr>
              <w:t xml:space="preserve"> </w:t>
            </w:r>
            <w:r w:rsidR="00973A3E">
              <w:rPr>
                <w:rFonts w:cs="Times New Roman"/>
                <w:sz w:val="20"/>
                <w:szCs w:val="20"/>
              </w:rPr>
              <w:t xml:space="preserve">и </w:t>
            </w:r>
            <w:r w:rsidR="00973A3E">
              <w:rPr>
                <w:rFonts w:cs="Times New Roman"/>
                <w:sz w:val="20"/>
                <w:szCs w:val="20"/>
                <w:lang w:val="en-US"/>
              </w:rPr>
              <w:t>Y</w:t>
            </w:r>
            <w:r w:rsidR="00973A3E">
              <w:rPr>
                <w:rFonts w:cs="Times New Roman"/>
                <w:sz w:val="20"/>
                <w:szCs w:val="20"/>
              </w:rPr>
              <w:t xml:space="preserve"> – системные переменные, доступные для корректировки в конструкторе приложений. Значения по умолчанию </w:t>
            </w:r>
            <w:r w:rsidR="00973A3E">
              <w:rPr>
                <w:rFonts w:cs="Times New Roman"/>
                <w:sz w:val="20"/>
                <w:szCs w:val="20"/>
                <w:lang w:val="en-US"/>
              </w:rPr>
              <w:t>X</w:t>
            </w:r>
            <w:r w:rsidR="00973A3E">
              <w:rPr>
                <w:rFonts w:cs="Times New Roman"/>
                <w:sz w:val="20"/>
                <w:szCs w:val="20"/>
              </w:rPr>
              <w:t xml:space="preserve"> = 2000, </w:t>
            </w:r>
            <w:r w:rsidR="00973A3E">
              <w:rPr>
                <w:rFonts w:cs="Times New Roman"/>
                <w:sz w:val="20"/>
                <w:szCs w:val="20"/>
                <w:lang w:val="en-US"/>
              </w:rPr>
              <w:t xml:space="preserve">Y = </w:t>
            </w:r>
            <w:r w:rsidR="00973A3E">
              <w:rPr>
                <w:rFonts w:cs="Times New Roman"/>
                <w:sz w:val="20"/>
                <w:szCs w:val="20"/>
              </w:rPr>
              <w:t>1 000 000</w:t>
            </w:r>
          </w:p>
          <w:p w14:paraId="12888866" w14:textId="2CF0427C" w:rsidR="004F558B" w:rsidRDefault="00087CDB" w:rsidP="00707745">
            <w:pPr>
              <w:pStyle w:val="ae"/>
              <w:numPr>
                <w:ilvl w:val="0"/>
                <w:numId w:val="4"/>
              </w:numPr>
              <w:spacing w:line="240" w:lineRule="auto"/>
              <w:ind w:left="0" w:firstLine="0"/>
              <w:rPr>
                <w:rFonts w:cs="Times New Roman"/>
                <w:sz w:val="20"/>
                <w:szCs w:val="20"/>
              </w:rPr>
            </w:pPr>
            <w:r>
              <w:rPr>
                <w:rFonts w:cs="Times New Roman"/>
                <w:sz w:val="20"/>
                <w:szCs w:val="20"/>
              </w:rPr>
              <w:t xml:space="preserve">При попытке ввести сумму менее </w:t>
            </w:r>
            <w:r w:rsidR="00973A3E">
              <w:rPr>
                <w:rFonts w:cs="Times New Roman"/>
                <w:sz w:val="20"/>
                <w:szCs w:val="20"/>
                <w:lang w:val="en-US"/>
              </w:rPr>
              <w:t>X</w:t>
            </w:r>
            <w:r>
              <w:rPr>
                <w:rFonts w:cs="Times New Roman"/>
                <w:sz w:val="20"/>
                <w:szCs w:val="20"/>
              </w:rPr>
              <w:t xml:space="preserve"> при потере фокуса поле должно окрашиваться красным цветом и должна появляться подсказка «Введите сумму более </w:t>
            </w:r>
            <w:r w:rsidR="00973A3E">
              <w:rPr>
                <w:rFonts w:cs="Times New Roman"/>
                <w:sz w:val="20"/>
                <w:szCs w:val="20"/>
                <w:lang w:val="en-US"/>
              </w:rPr>
              <w:t>X</w:t>
            </w:r>
            <w:r>
              <w:rPr>
                <w:rFonts w:cs="Times New Roman"/>
                <w:sz w:val="20"/>
                <w:szCs w:val="20"/>
              </w:rPr>
              <w:t xml:space="preserve"> руб.»</w:t>
            </w:r>
          </w:p>
          <w:p w14:paraId="5293A50B" w14:textId="7427DDB7" w:rsidR="00087CDB" w:rsidRPr="00CC5E10" w:rsidRDefault="004F558B" w:rsidP="00973A3E">
            <w:pPr>
              <w:pStyle w:val="ae"/>
              <w:numPr>
                <w:ilvl w:val="0"/>
                <w:numId w:val="4"/>
              </w:numPr>
              <w:spacing w:line="240" w:lineRule="auto"/>
              <w:ind w:left="0" w:firstLine="0"/>
              <w:rPr>
                <w:rFonts w:cs="Times New Roman"/>
                <w:sz w:val="20"/>
                <w:szCs w:val="20"/>
              </w:rPr>
            </w:pPr>
            <w:r>
              <w:rPr>
                <w:rFonts w:cs="Times New Roman"/>
                <w:sz w:val="20"/>
                <w:szCs w:val="20"/>
              </w:rPr>
              <w:t xml:space="preserve"> При попытке ввести сумму более </w:t>
            </w:r>
            <w:r w:rsidR="00973A3E">
              <w:rPr>
                <w:rFonts w:cs="Times New Roman"/>
                <w:sz w:val="20"/>
                <w:szCs w:val="20"/>
                <w:lang w:val="en-US"/>
              </w:rPr>
              <w:t>Y</w:t>
            </w:r>
            <w:r>
              <w:rPr>
                <w:rFonts w:cs="Times New Roman"/>
                <w:sz w:val="20"/>
                <w:szCs w:val="20"/>
              </w:rPr>
              <w:t xml:space="preserve"> при потере фокуса поле должно окрашиваться красным цветом и должна появляться подсказка «Перепроверьте доход»</w:t>
            </w:r>
          </w:p>
        </w:tc>
      </w:tr>
      <w:tr w:rsidR="00BA18F6" w:rsidRPr="00332EEA" w14:paraId="54AE931C" w14:textId="77777777" w:rsidTr="002C7CFF">
        <w:trPr>
          <w:trHeight w:val="72"/>
        </w:trPr>
        <w:tc>
          <w:tcPr>
            <w:tcW w:w="835" w:type="pct"/>
            <w:gridSpan w:val="2"/>
          </w:tcPr>
          <w:p w14:paraId="05CDD1E0" w14:textId="407A7BCD" w:rsidR="00087CDB" w:rsidRPr="00CC5E10" w:rsidRDefault="00087CDB" w:rsidP="00E22B71">
            <w:pPr>
              <w:spacing w:line="240" w:lineRule="auto"/>
              <w:ind w:firstLine="0"/>
              <w:rPr>
                <w:color w:val="000000"/>
                <w:sz w:val="20"/>
                <w:szCs w:val="20"/>
              </w:rPr>
            </w:pPr>
            <w:r>
              <w:rPr>
                <w:color w:val="000000"/>
                <w:sz w:val="20"/>
                <w:szCs w:val="20"/>
              </w:rPr>
              <w:t>«Корзина»</w:t>
            </w:r>
          </w:p>
        </w:tc>
        <w:tc>
          <w:tcPr>
            <w:tcW w:w="529" w:type="pct"/>
            <w:gridSpan w:val="2"/>
          </w:tcPr>
          <w:p w14:paraId="43F92556" w14:textId="0968DAF8" w:rsidR="00087CDB" w:rsidRPr="00CC5E10" w:rsidRDefault="00087CDB" w:rsidP="00E22B71">
            <w:pPr>
              <w:pStyle w:val="ae"/>
              <w:spacing w:line="240" w:lineRule="auto"/>
              <w:ind w:left="0" w:firstLine="0"/>
              <w:rPr>
                <w:color w:val="000000"/>
                <w:sz w:val="20"/>
                <w:szCs w:val="20"/>
              </w:rPr>
            </w:pPr>
            <w:r>
              <w:rPr>
                <w:color w:val="000000"/>
                <w:sz w:val="20"/>
                <w:szCs w:val="20"/>
              </w:rPr>
              <w:t>Нет</w:t>
            </w:r>
          </w:p>
        </w:tc>
        <w:tc>
          <w:tcPr>
            <w:tcW w:w="382" w:type="pct"/>
            <w:gridSpan w:val="2"/>
          </w:tcPr>
          <w:p w14:paraId="481A3F77" w14:textId="4A64E00F" w:rsidR="00087CDB" w:rsidRPr="00CC5E10" w:rsidRDefault="00087CDB" w:rsidP="00E22B71">
            <w:pPr>
              <w:spacing w:line="240" w:lineRule="auto"/>
              <w:ind w:firstLine="0"/>
              <w:rPr>
                <w:color w:val="000000"/>
                <w:sz w:val="20"/>
                <w:szCs w:val="20"/>
              </w:rPr>
            </w:pPr>
            <w:r>
              <w:rPr>
                <w:color w:val="000000"/>
                <w:sz w:val="20"/>
                <w:szCs w:val="20"/>
              </w:rPr>
              <w:t>Нет</w:t>
            </w:r>
          </w:p>
        </w:tc>
        <w:tc>
          <w:tcPr>
            <w:tcW w:w="680" w:type="pct"/>
            <w:gridSpan w:val="2"/>
          </w:tcPr>
          <w:p w14:paraId="32018F4C" w14:textId="4AC57813" w:rsidR="00087CDB" w:rsidRPr="00CC5E10" w:rsidRDefault="00087CDB" w:rsidP="00E22B71">
            <w:pPr>
              <w:spacing w:line="240" w:lineRule="auto"/>
              <w:ind w:firstLine="0"/>
              <w:rPr>
                <w:rFonts w:eastAsia="Times New Roman" w:cs="Times New Roman"/>
                <w:sz w:val="20"/>
                <w:szCs w:val="20"/>
              </w:rPr>
            </w:pPr>
            <w:r>
              <w:rPr>
                <w:rFonts w:eastAsia="Times New Roman" w:cs="Times New Roman"/>
                <w:sz w:val="20"/>
                <w:szCs w:val="20"/>
              </w:rPr>
              <w:t>Кнопка</w:t>
            </w:r>
          </w:p>
        </w:tc>
        <w:tc>
          <w:tcPr>
            <w:tcW w:w="679" w:type="pct"/>
          </w:tcPr>
          <w:p w14:paraId="00E33300" w14:textId="77777777" w:rsidR="00087CDB" w:rsidRPr="00CC5E10" w:rsidRDefault="00087CDB" w:rsidP="00E22B71">
            <w:pPr>
              <w:spacing w:line="240" w:lineRule="auto"/>
              <w:ind w:firstLine="0"/>
              <w:rPr>
                <w:color w:val="000000"/>
                <w:sz w:val="20"/>
                <w:szCs w:val="20"/>
              </w:rPr>
            </w:pPr>
          </w:p>
        </w:tc>
        <w:tc>
          <w:tcPr>
            <w:tcW w:w="1895" w:type="pct"/>
            <w:gridSpan w:val="2"/>
          </w:tcPr>
          <w:p w14:paraId="2728390E" w14:textId="46CACDE0" w:rsidR="00087CDB" w:rsidRPr="00CC5E10" w:rsidRDefault="00087CDB" w:rsidP="00707745">
            <w:pPr>
              <w:pStyle w:val="ae"/>
              <w:numPr>
                <w:ilvl w:val="0"/>
                <w:numId w:val="4"/>
              </w:numPr>
              <w:spacing w:line="240" w:lineRule="auto"/>
              <w:ind w:left="0" w:firstLine="0"/>
              <w:rPr>
                <w:rFonts w:cs="Times New Roman"/>
                <w:sz w:val="20"/>
                <w:szCs w:val="20"/>
              </w:rPr>
            </w:pPr>
            <w:r>
              <w:rPr>
                <w:rFonts w:cs="Times New Roman"/>
                <w:sz w:val="20"/>
                <w:szCs w:val="20"/>
              </w:rPr>
              <w:t>При нажатии на кнопку поля подблока «Основная работа» должны очищаться.</w:t>
            </w:r>
          </w:p>
        </w:tc>
      </w:tr>
      <w:tr w:rsidR="00BA5DF8" w:rsidRPr="00CC5E10" w14:paraId="3485637B" w14:textId="77777777" w:rsidTr="009E18EC">
        <w:trPr>
          <w:trHeight w:val="72"/>
        </w:trPr>
        <w:tc>
          <w:tcPr>
            <w:tcW w:w="5000" w:type="pct"/>
            <w:gridSpan w:val="11"/>
          </w:tcPr>
          <w:p w14:paraId="71285D04" w14:textId="6F83AF1F" w:rsidR="00BA5DF8" w:rsidRPr="00CC5E10" w:rsidRDefault="00BA5DF8" w:rsidP="00E22B71">
            <w:pPr>
              <w:pStyle w:val="ae"/>
              <w:spacing w:line="240" w:lineRule="auto"/>
              <w:ind w:left="0" w:firstLine="0"/>
              <w:rPr>
                <w:b/>
                <w:color w:val="000000"/>
                <w:sz w:val="20"/>
                <w:szCs w:val="20"/>
              </w:rPr>
            </w:pPr>
            <w:r w:rsidRPr="00CC5E10">
              <w:rPr>
                <w:b/>
                <w:color w:val="000000"/>
                <w:sz w:val="20"/>
                <w:szCs w:val="20"/>
              </w:rPr>
              <w:t>Подблок «Дополнительный доход»</w:t>
            </w:r>
          </w:p>
        </w:tc>
      </w:tr>
      <w:tr w:rsidR="00BD66E1" w:rsidRPr="0081172A" w14:paraId="587D4F84" w14:textId="77777777" w:rsidTr="002C7CFF">
        <w:trPr>
          <w:trHeight w:val="72"/>
        </w:trPr>
        <w:tc>
          <w:tcPr>
            <w:tcW w:w="835" w:type="pct"/>
            <w:gridSpan w:val="2"/>
          </w:tcPr>
          <w:p w14:paraId="7C46376D" w14:textId="77777777" w:rsidR="00BA5DF8" w:rsidRPr="00CC5E10" w:rsidRDefault="00BA5DF8" w:rsidP="00E22B71">
            <w:pPr>
              <w:spacing w:line="240" w:lineRule="auto"/>
              <w:ind w:firstLine="0"/>
              <w:rPr>
                <w:color w:val="000000"/>
                <w:sz w:val="20"/>
                <w:szCs w:val="20"/>
              </w:rPr>
            </w:pPr>
            <w:r w:rsidRPr="00CC5E10">
              <w:rPr>
                <w:color w:val="000000"/>
                <w:sz w:val="20"/>
                <w:szCs w:val="20"/>
              </w:rPr>
              <w:t>Тип дохода</w:t>
            </w:r>
          </w:p>
        </w:tc>
        <w:tc>
          <w:tcPr>
            <w:tcW w:w="529" w:type="pct"/>
            <w:gridSpan w:val="2"/>
          </w:tcPr>
          <w:p w14:paraId="4327AF0B" w14:textId="436BD3BC" w:rsidR="00BA5DF8" w:rsidRPr="00CC5E10" w:rsidRDefault="00BA5DF8" w:rsidP="00E22B71">
            <w:pPr>
              <w:pStyle w:val="ae"/>
              <w:spacing w:line="240" w:lineRule="auto"/>
              <w:ind w:left="0" w:firstLine="0"/>
              <w:rPr>
                <w:color w:val="000000"/>
                <w:sz w:val="20"/>
                <w:szCs w:val="20"/>
              </w:rPr>
            </w:pPr>
            <w:r w:rsidRPr="00CC5E10">
              <w:rPr>
                <w:color w:val="000000"/>
                <w:sz w:val="20"/>
                <w:szCs w:val="20"/>
              </w:rPr>
              <w:t>Да</w:t>
            </w:r>
            <w:r w:rsidR="00087CDB">
              <w:rPr>
                <w:color w:val="000000"/>
                <w:sz w:val="20"/>
                <w:szCs w:val="20"/>
              </w:rPr>
              <w:t xml:space="preserve">, если нажата кнопка </w:t>
            </w:r>
            <w:r w:rsidR="00087CDB">
              <w:rPr>
                <w:color w:val="000000"/>
                <w:sz w:val="20"/>
                <w:szCs w:val="20"/>
              </w:rPr>
              <w:lastRenderedPageBreak/>
              <w:t>«Добавить источник дохода»</w:t>
            </w:r>
          </w:p>
        </w:tc>
        <w:tc>
          <w:tcPr>
            <w:tcW w:w="382" w:type="pct"/>
            <w:gridSpan w:val="2"/>
          </w:tcPr>
          <w:p w14:paraId="6473130F" w14:textId="77777777" w:rsidR="00BA5DF8" w:rsidRPr="00CC5E10" w:rsidRDefault="00BA5DF8" w:rsidP="00E22B71">
            <w:pPr>
              <w:spacing w:line="240" w:lineRule="auto"/>
              <w:ind w:firstLine="0"/>
              <w:rPr>
                <w:color w:val="000000"/>
                <w:sz w:val="20"/>
                <w:szCs w:val="20"/>
              </w:rPr>
            </w:pPr>
            <w:r w:rsidRPr="00CC5E10">
              <w:rPr>
                <w:color w:val="000000"/>
                <w:sz w:val="20"/>
                <w:szCs w:val="20"/>
              </w:rPr>
              <w:lastRenderedPageBreak/>
              <w:t>Да</w:t>
            </w:r>
          </w:p>
        </w:tc>
        <w:tc>
          <w:tcPr>
            <w:tcW w:w="680" w:type="pct"/>
            <w:gridSpan w:val="2"/>
          </w:tcPr>
          <w:p w14:paraId="2DAF0D07" w14:textId="77777777"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Раскрывающийся список</w:t>
            </w:r>
          </w:p>
        </w:tc>
        <w:tc>
          <w:tcPr>
            <w:tcW w:w="679" w:type="pct"/>
          </w:tcPr>
          <w:p w14:paraId="366C0904" w14:textId="77777777" w:rsidR="00BA5DF8" w:rsidRPr="00CC5E10" w:rsidRDefault="00BA5DF8" w:rsidP="00E22B71">
            <w:pPr>
              <w:spacing w:line="240" w:lineRule="auto"/>
              <w:ind w:firstLine="0"/>
              <w:rPr>
                <w:color w:val="000000"/>
                <w:sz w:val="20"/>
                <w:szCs w:val="20"/>
              </w:rPr>
            </w:pPr>
            <w:r w:rsidRPr="00CC5E10">
              <w:rPr>
                <w:color w:val="000000"/>
                <w:sz w:val="20"/>
                <w:szCs w:val="20"/>
              </w:rPr>
              <w:t>Значение из справочник</w:t>
            </w:r>
            <w:r w:rsidRPr="00CC5E10">
              <w:rPr>
                <w:color w:val="000000"/>
                <w:sz w:val="20"/>
                <w:szCs w:val="20"/>
              </w:rPr>
              <w:lastRenderedPageBreak/>
              <w:t>а «Типы дохода»:</w:t>
            </w:r>
          </w:p>
          <w:p w14:paraId="6DC31048" w14:textId="5EC97DDA" w:rsidR="00BA5DF8" w:rsidRPr="00CC5E10" w:rsidRDefault="00BA5DF8" w:rsidP="00707745">
            <w:pPr>
              <w:pStyle w:val="ae"/>
              <w:numPr>
                <w:ilvl w:val="0"/>
                <w:numId w:val="25"/>
              </w:numPr>
              <w:spacing w:line="240" w:lineRule="auto"/>
              <w:ind w:left="0" w:firstLine="0"/>
              <w:rPr>
                <w:color w:val="000000"/>
                <w:sz w:val="20"/>
                <w:szCs w:val="20"/>
              </w:rPr>
            </w:pPr>
            <w:r w:rsidRPr="00CC5E10">
              <w:rPr>
                <w:color w:val="000000"/>
                <w:sz w:val="20"/>
                <w:szCs w:val="20"/>
              </w:rPr>
              <w:t>Аренда</w:t>
            </w:r>
          </w:p>
          <w:p w14:paraId="094ACF28" w14:textId="77777777" w:rsidR="00BA5DF8" w:rsidRPr="00CC5E10" w:rsidRDefault="00BA5DF8" w:rsidP="00707745">
            <w:pPr>
              <w:pStyle w:val="ae"/>
              <w:numPr>
                <w:ilvl w:val="0"/>
                <w:numId w:val="25"/>
              </w:numPr>
              <w:spacing w:line="240" w:lineRule="auto"/>
              <w:ind w:left="0" w:firstLine="0"/>
              <w:rPr>
                <w:color w:val="000000"/>
                <w:sz w:val="20"/>
                <w:szCs w:val="20"/>
              </w:rPr>
            </w:pPr>
            <w:r w:rsidRPr="00CC5E10">
              <w:rPr>
                <w:color w:val="000000"/>
                <w:sz w:val="20"/>
                <w:szCs w:val="20"/>
              </w:rPr>
              <w:t>Пенсия</w:t>
            </w:r>
          </w:p>
          <w:p w14:paraId="2F939292" w14:textId="00185FF9" w:rsidR="00BA5DF8" w:rsidRPr="00CC5E10" w:rsidRDefault="00BA5DF8" w:rsidP="00707745">
            <w:pPr>
              <w:pStyle w:val="ae"/>
              <w:numPr>
                <w:ilvl w:val="0"/>
                <w:numId w:val="25"/>
              </w:numPr>
              <w:spacing w:line="240" w:lineRule="auto"/>
              <w:ind w:left="0" w:firstLine="0"/>
              <w:rPr>
                <w:color w:val="000000"/>
                <w:sz w:val="20"/>
                <w:szCs w:val="20"/>
              </w:rPr>
            </w:pPr>
            <w:r w:rsidRPr="00CC5E10">
              <w:rPr>
                <w:color w:val="000000"/>
                <w:sz w:val="20"/>
                <w:szCs w:val="20"/>
              </w:rPr>
              <w:t>Дивиденды</w:t>
            </w:r>
          </w:p>
        </w:tc>
        <w:tc>
          <w:tcPr>
            <w:tcW w:w="1895" w:type="pct"/>
            <w:gridSpan w:val="2"/>
          </w:tcPr>
          <w:p w14:paraId="3F5C92A5" w14:textId="462F34BE"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lastRenderedPageBreak/>
              <w:t xml:space="preserve">Видимость: </w:t>
            </w:r>
            <w:r w:rsidRPr="00CC5E10">
              <w:rPr>
                <w:color w:val="000000"/>
                <w:sz w:val="20"/>
                <w:szCs w:val="20"/>
              </w:rPr>
              <w:t>После нажатия кнопки «</w:t>
            </w:r>
            <w:r w:rsidRPr="00CC5E10">
              <w:rPr>
                <w:bCs/>
                <w:sz w:val="20"/>
                <w:szCs w:val="20"/>
              </w:rPr>
              <w:t>Добавить источник дохода</w:t>
            </w:r>
            <w:r w:rsidRPr="00CC5E10">
              <w:rPr>
                <w:color w:val="000000"/>
                <w:sz w:val="20"/>
                <w:szCs w:val="20"/>
              </w:rPr>
              <w:t>»</w:t>
            </w:r>
          </w:p>
          <w:p w14:paraId="4B6ABA63" w14:textId="7665711D"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lastRenderedPageBreak/>
              <w:t>Тип дохода «Пенсия»,  «Аренда», «Дивиденды» может быть добавлен только 1 раз.</w:t>
            </w:r>
          </w:p>
        </w:tc>
      </w:tr>
      <w:tr w:rsidR="00BD66E1" w:rsidRPr="0081172A" w14:paraId="027B17F8" w14:textId="77777777" w:rsidTr="002C7CFF">
        <w:trPr>
          <w:trHeight w:val="72"/>
        </w:trPr>
        <w:tc>
          <w:tcPr>
            <w:tcW w:w="835" w:type="pct"/>
            <w:gridSpan w:val="2"/>
          </w:tcPr>
          <w:p w14:paraId="664A8D7A" w14:textId="77777777" w:rsidR="00BA5DF8" w:rsidRPr="00CC5E10" w:rsidRDefault="00BA5DF8" w:rsidP="00E22B71">
            <w:pPr>
              <w:spacing w:line="240" w:lineRule="auto"/>
              <w:ind w:firstLine="0"/>
              <w:rPr>
                <w:color w:val="000000"/>
                <w:sz w:val="20"/>
                <w:szCs w:val="20"/>
              </w:rPr>
            </w:pPr>
            <w:r w:rsidRPr="00CC5E10">
              <w:rPr>
                <w:color w:val="000000"/>
                <w:sz w:val="20"/>
                <w:szCs w:val="20"/>
              </w:rPr>
              <w:lastRenderedPageBreak/>
              <w:t>Среднемесячный доход после вычета налогов</w:t>
            </w:r>
          </w:p>
        </w:tc>
        <w:tc>
          <w:tcPr>
            <w:tcW w:w="529" w:type="pct"/>
            <w:gridSpan w:val="2"/>
          </w:tcPr>
          <w:p w14:paraId="237195A9" w14:textId="13F7FC61" w:rsidR="00BA5DF8" w:rsidRPr="00CC5E10" w:rsidRDefault="00087CDB" w:rsidP="00E22B71">
            <w:pPr>
              <w:pStyle w:val="ae"/>
              <w:spacing w:line="240" w:lineRule="auto"/>
              <w:ind w:left="0" w:firstLine="0"/>
              <w:rPr>
                <w:color w:val="000000"/>
                <w:sz w:val="20"/>
                <w:szCs w:val="20"/>
              </w:rPr>
            </w:pPr>
            <w:r w:rsidRPr="00CC5E10">
              <w:rPr>
                <w:color w:val="000000"/>
                <w:sz w:val="20"/>
                <w:szCs w:val="20"/>
              </w:rPr>
              <w:t>Да</w:t>
            </w:r>
            <w:r>
              <w:rPr>
                <w:color w:val="000000"/>
                <w:sz w:val="20"/>
                <w:szCs w:val="20"/>
              </w:rPr>
              <w:t>, если нажата кнопка «Добавить источник дохода»</w:t>
            </w:r>
          </w:p>
        </w:tc>
        <w:tc>
          <w:tcPr>
            <w:tcW w:w="382" w:type="pct"/>
            <w:gridSpan w:val="2"/>
          </w:tcPr>
          <w:p w14:paraId="5787459E" w14:textId="77777777" w:rsidR="00BA5DF8" w:rsidRPr="00CC5E10" w:rsidRDefault="00BA5DF8" w:rsidP="00E22B71">
            <w:pPr>
              <w:spacing w:line="240" w:lineRule="auto"/>
              <w:ind w:firstLine="0"/>
              <w:rPr>
                <w:color w:val="000000"/>
                <w:sz w:val="20"/>
                <w:szCs w:val="20"/>
              </w:rPr>
            </w:pPr>
            <w:r w:rsidRPr="00CC5E10">
              <w:rPr>
                <w:color w:val="000000"/>
                <w:sz w:val="20"/>
                <w:szCs w:val="20"/>
              </w:rPr>
              <w:t>Да</w:t>
            </w:r>
          </w:p>
        </w:tc>
        <w:tc>
          <w:tcPr>
            <w:tcW w:w="680" w:type="pct"/>
            <w:gridSpan w:val="2"/>
          </w:tcPr>
          <w:p w14:paraId="7B869456" w14:textId="2A7F8CD9" w:rsidR="00BA5DF8" w:rsidRPr="00CC5E10" w:rsidRDefault="00BA5DF8" w:rsidP="00E22B71">
            <w:pPr>
              <w:spacing w:line="240" w:lineRule="auto"/>
              <w:ind w:firstLine="0"/>
              <w:rPr>
                <w:rFonts w:eastAsia="Times New Roman" w:cs="Times New Roman"/>
                <w:sz w:val="20"/>
                <w:szCs w:val="20"/>
              </w:rPr>
            </w:pPr>
            <w:r w:rsidRPr="00CC5E10">
              <w:rPr>
                <w:rFonts w:eastAsia="Times New Roman" w:cs="Times New Roman"/>
                <w:sz w:val="20"/>
                <w:szCs w:val="20"/>
              </w:rPr>
              <w:t>Поле ввода Текст</w:t>
            </w:r>
          </w:p>
        </w:tc>
        <w:tc>
          <w:tcPr>
            <w:tcW w:w="679" w:type="pct"/>
          </w:tcPr>
          <w:p w14:paraId="74F5B48E" w14:textId="2EF7B99F" w:rsidR="00BA5DF8" w:rsidRPr="00CC5E10" w:rsidRDefault="00BA5DF8" w:rsidP="00E22B71">
            <w:pPr>
              <w:spacing w:line="240" w:lineRule="auto"/>
              <w:ind w:firstLine="0"/>
              <w:rPr>
                <w:color w:val="000000"/>
                <w:sz w:val="20"/>
                <w:szCs w:val="20"/>
              </w:rPr>
            </w:pPr>
            <w:r w:rsidRPr="00CC5E10">
              <w:rPr>
                <w:color w:val="000000"/>
                <w:sz w:val="20"/>
                <w:szCs w:val="20"/>
              </w:rPr>
              <w:t>Строка</w:t>
            </w:r>
          </w:p>
        </w:tc>
        <w:tc>
          <w:tcPr>
            <w:tcW w:w="1895" w:type="pct"/>
            <w:gridSpan w:val="2"/>
          </w:tcPr>
          <w:p w14:paraId="266333A1" w14:textId="22427D26"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w:t>
            </w:r>
            <w:r w:rsidRPr="00CC5E10">
              <w:rPr>
                <w:color w:val="000000"/>
                <w:sz w:val="20"/>
                <w:szCs w:val="20"/>
              </w:rPr>
              <w:t>После нажатия кнопки «</w:t>
            </w:r>
            <w:r w:rsidRPr="00CC5E10">
              <w:rPr>
                <w:bCs/>
                <w:sz w:val="20"/>
                <w:szCs w:val="20"/>
              </w:rPr>
              <w:t>Добавить источник дохода</w:t>
            </w:r>
            <w:r w:rsidRPr="00CC5E10">
              <w:rPr>
                <w:color w:val="000000"/>
                <w:sz w:val="20"/>
                <w:szCs w:val="20"/>
              </w:rPr>
              <w:t>»</w:t>
            </w:r>
          </w:p>
          <w:p w14:paraId="118A5211" w14:textId="77777777" w:rsidR="00BA5DF8" w:rsidRPr="00CC5E10" w:rsidRDefault="00BA5DF8"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Только числовые символы.</w:t>
            </w:r>
          </w:p>
        </w:tc>
      </w:tr>
      <w:tr w:rsidR="00087CDB" w:rsidRPr="0081172A" w14:paraId="4A2F092F" w14:textId="77777777" w:rsidTr="002C7CFF">
        <w:trPr>
          <w:trHeight w:val="72"/>
        </w:trPr>
        <w:tc>
          <w:tcPr>
            <w:tcW w:w="835" w:type="pct"/>
            <w:gridSpan w:val="2"/>
          </w:tcPr>
          <w:p w14:paraId="1F12D4EB" w14:textId="476AC3AA" w:rsidR="00087CDB" w:rsidRPr="00CC5E10" w:rsidRDefault="00087CDB" w:rsidP="00E22B71">
            <w:pPr>
              <w:spacing w:line="240" w:lineRule="auto"/>
              <w:ind w:firstLine="0"/>
              <w:rPr>
                <w:color w:val="000000"/>
                <w:sz w:val="20"/>
                <w:szCs w:val="20"/>
              </w:rPr>
            </w:pPr>
            <w:r w:rsidRPr="00CC5E10">
              <w:rPr>
                <w:bCs/>
                <w:sz w:val="20"/>
                <w:szCs w:val="20"/>
              </w:rPr>
              <w:t>«Добавить источник дохода»</w:t>
            </w:r>
          </w:p>
        </w:tc>
        <w:tc>
          <w:tcPr>
            <w:tcW w:w="529" w:type="pct"/>
            <w:gridSpan w:val="2"/>
          </w:tcPr>
          <w:p w14:paraId="307F0840" w14:textId="2D4497CD" w:rsidR="00087CDB" w:rsidRPr="00CC5E10" w:rsidRDefault="00087CDB" w:rsidP="00E22B71">
            <w:pPr>
              <w:pStyle w:val="ae"/>
              <w:spacing w:line="240" w:lineRule="auto"/>
              <w:ind w:left="0" w:firstLine="0"/>
              <w:rPr>
                <w:color w:val="000000"/>
                <w:sz w:val="20"/>
                <w:szCs w:val="20"/>
              </w:rPr>
            </w:pPr>
            <w:r>
              <w:rPr>
                <w:color w:val="000000"/>
                <w:sz w:val="20"/>
                <w:szCs w:val="20"/>
              </w:rPr>
              <w:t>Нет</w:t>
            </w:r>
          </w:p>
        </w:tc>
        <w:tc>
          <w:tcPr>
            <w:tcW w:w="382" w:type="pct"/>
            <w:gridSpan w:val="2"/>
          </w:tcPr>
          <w:p w14:paraId="146C40AA" w14:textId="36550595" w:rsidR="00087CDB" w:rsidRPr="00CC5E10" w:rsidRDefault="00087CDB"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17F98331" w14:textId="76C3E6D7" w:rsidR="00087CDB" w:rsidRPr="00CC5E10" w:rsidRDefault="00087CDB"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79" w:type="pct"/>
          </w:tcPr>
          <w:p w14:paraId="5A2AA293" w14:textId="77777777" w:rsidR="00087CDB" w:rsidRPr="00CC5E10" w:rsidRDefault="00087CDB" w:rsidP="00E22B71">
            <w:pPr>
              <w:spacing w:line="240" w:lineRule="auto"/>
              <w:ind w:firstLine="0"/>
              <w:rPr>
                <w:color w:val="000000"/>
                <w:sz w:val="20"/>
                <w:szCs w:val="20"/>
              </w:rPr>
            </w:pPr>
          </w:p>
        </w:tc>
        <w:tc>
          <w:tcPr>
            <w:tcW w:w="1895" w:type="pct"/>
            <w:gridSpan w:val="2"/>
          </w:tcPr>
          <w:p w14:paraId="547BAB68" w14:textId="77777777" w:rsidR="00087CDB" w:rsidRPr="00CC5E10" w:rsidRDefault="00087CDB"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276BA4CD" w14:textId="77777777" w:rsidR="00087CDB" w:rsidRPr="00CC5E10" w:rsidRDefault="00087CDB"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Система отображает поля: приведенные в блоке «Дополнительный доход».</w:t>
            </w:r>
          </w:p>
          <w:p w14:paraId="30ABCEF3" w14:textId="679E1527" w:rsidR="00087CDB" w:rsidRPr="00CC5E10" w:rsidRDefault="00087CDB" w:rsidP="00707745">
            <w:pPr>
              <w:pStyle w:val="ae"/>
              <w:numPr>
                <w:ilvl w:val="0"/>
                <w:numId w:val="4"/>
              </w:numPr>
              <w:spacing w:line="240" w:lineRule="auto"/>
              <w:ind w:left="0" w:firstLine="0"/>
              <w:rPr>
                <w:rFonts w:cs="Times New Roman"/>
                <w:sz w:val="20"/>
                <w:szCs w:val="20"/>
              </w:rPr>
            </w:pPr>
            <w:r w:rsidRPr="00CC5E10">
              <w:rPr>
                <w:rFonts w:cs="Times New Roman"/>
                <w:sz w:val="20"/>
                <w:szCs w:val="20"/>
              </w:rPr>
              <w:t>Дополнительный доход можно удалить, используя кнопку-пиктограмму  «Корзина».</w:t>
            </w:r>
          </w:p>
        </w:tc>
      </w:tr>
      <w:tr w:rsidR="00087CDB" w:rsidRPr="0081172A" w14:paraId="61474DC3" w14:textId="77777777" w:rsidTr="002C7CFF">
        <w:trPr>
          <w:trHeight w:val="72"/>
        </w:trPr>
        <w:tc>
          <w:tcPr>
            <w:tcW w:w="835" w:type="pct"/>
            <w:gridSpan w:val="2"/>
          </w:tcPr>
          <w:p w14:paraId="1DB4D1EF" w14:textId="6EBC1EEE" w:rsidR="00087CDB" w:rsidRPr="00CC5E10" w:rsidRDefault="00087CDB" w:rsidP="00E22B71">
            <w:pPr>
              <w:spacing w:line="240" w:lineRule="auto"/>
              <w:ind w:firstLine="0"/>
              <w:rPr>
                <w:color w:val="000000"/>
                <w:sz w:val="20"/>
                <w:szCs w:val="20"/>
              </w:rPr>
            </w:pPr>
            <w:r>
              <w:rPr>
                <w:color w:val="000000"/>
                <w:sz w:val="20"/>
                <w:szCs w:val="20"/>
              </w:rPr>
              <w:t>«Корзина»</w:t>
            </w:r>
          </w:p>
        </w:tc>
        <w:tc>
          <w:tcPr>
            <w:tcW w:w="529" w:type="pct"/>
            <w:gridSpan w:val="2"/>
          </w:tcPr>
          <w:p w14:paraId="3CE682CB" w14:textId="1440F1D4" w:rsidR="00087CDB" w:rsidRPr="00CC5E10" w:rsidRDefault="00087CDB" w:rsidP="00E22B71">
            <w:pPr>
              <w:pStyle w:val="ae"/>
              <w:spacing w:line="240" w:lineRule="auto"/>
              <w:ind w:left="0" w:firstLine="0"/>
              <w:rPr>
                <w:color w:val="000000"/>
                <w:sz w:val="20"/>
                <w:szCs w:val="20"/>
              </w:rPr>
            </w:pPr>
            <w:r>
              <w:rPr>
                <w:color w:val="000000"/>
                <w:sz w:val="20"/>
                <w:szCs w:val="20"/>
              </w:rPr>
              <w:t>Нет</w:t>
            </w:r>
          </w:p>
        </w:tc>
        <w:tc>
          <w:tcPr>
            <w:tcW w:w="382" w:type="pct"/>
            <w:gridSpan w:val="2"/>
          </w:tcPr>
          <w:p w14:paraId="72348371" w14:textId="47ED3076" w:rsidR="00087CDB" w:rsidRPr="00CC5E10" w:rsidRDefault="00087CDB"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63A3788A" w14:textId="71690824" w:rsidR="00087CDB" w:rsidRPr="00CC5E10" w:rsidRDefault="00087CDB" w:rsidP="00E22B71">
            <w:pPr>
              <w:spacing w:line="240" w:lineRule="auto"/>
              <w:ind w:firstLine="0"/>
              <w:rPr>
                <w:rFonts w:eastAsia="Times New Roman" w:cs="Times New Roman"/>
                <w:sz w:val="20"/>
                <w:szCs w:val="20"/>
              </w:rPr>
            </w:pPr>
            <w:r w:rsidRPr="00CC5E10">
              <w:rPr>
                <w:rFonts w:eastAsia="Times New Roman" w:cs="Times New Roman"/>
                <w:sz w:val="20"/>
                <w:szCs w:val="20"/>
              </w:rPr>
              <w:t>Кнопка</w:t>
            </w:r>
          </w:p>
        </w:tc>
        <w:tc>
          <w:tcPr>
            <w:tcW w:w="679" w:type="pct"/>
          </w:tcPr>
          <w:p w14:paraId="115434F4" w14:textId="77777777" w:rsidR="00087CDB" w:rsidRPr="00CC5E10" w:rsidRDefault="00087CDB" w:rsidP="00E22B71">
            <w:pPr>
              <w:spacing w:line="240" w:lineRule="auto"/>
              <w:ind w:firstLine="0"/>
              <w:rPr>
                <w:color w:val="000000"/>
                <w:sz w:val="20"/>
                <w:szCs w:val="20"/>
              </w:rPr>
            </w:pPr>
          </w:p>
        </w:tc>
        <w:tc>
          <w:tcPr>
            <w:tcW w:w="1895" w:type="pct"/>
            <w:gridSpan w:val="2"/>
          </w:tcPr>
          <w:p w14:paraId="668040EA" w14:textId="121DB577" w:rsidR="00087CDB" w:rsidRPr="00CC5E10" w:rsidRDefault="00087CDB" w:rsidP="00707745">
            <w:pPr>
              <w:pStyle w:val="ae"/>
              <w:numPr>
                <w:ilvl w:val="0"/>
                <w:numId w:val="4"/>
              </w:numPr>
              <w:spacing w:line="240" w:lineRule="auto"/>
              <w:ind w:left="0" w:firstLine="0"/>
              <w:rPr>
                <w:rFonts w:cs="Times New Roman"/>
                <w:sz w:val="20"/>
                <w:szCs w:val="20"/>
              </w:rPr>
            </w:pPr>
            <w:r>
              <w:rPr>
                <w:rFonts w:cs="Times New Roman"/>
                <w:sz w:val="20"/>
                <w:szCs w:val="20"/>
              </w:rPr>
              <w:t>При нажатии на кнопку очищаются все поля в блоке «Дополнительный доход», блок-повторитель удаляется.</w:t>
            </w:r>
          </w:p>
        </w:tc>
      </w:tr>
      <w:tr w:rsidR="00087CDB" w:rsidRPr="00CC5E10" w14:paraId="3255F640" w14:textId="77777777" w:rsidTr="00087CDB">
        <w:trPr>
          <w:trHeight w:val="72"/>
        </w:trPr>
        <w:tc>
          <w:tcPr>
            <w:tcW w:w="5000" w:type="pct"/>
            <w:gridSpan w:val="11"/>
          </w:tcPr>
          <w:p w14:paraId="348A2263" w14:textId="1B984484" w:rsidR="00087CDB" w:rsidRPr="00CC5E10" w:rsidRDefault="00087CDB" w:rsidP="00E22B71">
            <w:pPr>
              <w:pStyle w:val="ae"/>
              <w:spacing w:line="240" w:lineRule="auto"/>
              <w:ind w:left="0" w:firstLine="0"/>
              <w:rPr>
                <w:b/>
                <w:color w:val="000000"/>
                <w:sz w:val="20"/>
                <w:szCs w:val="20"/>
              </w:rPr>
            </w:pPr>
            <w:r w:rsidRPr="00CC5E10">
              <w:rPr>
                <w:b/>
                <w:color w:val="000000"/>
                <w:sz w:val="20"/>
                <w:szCs w:val="20"/>
              </w:rPr>
              <w:t>Кнопки в блоке «Сведения о занятости»</w:t>
            </w:r>
          </w:p>
        </w:tc>
      </w:tr>
      <w:tr w:rsidR="00087CDB" w:rsidRPr="003A385B" w14:paraId="01B4E36D" w14:textId="77777777" w:rsidTr="002C7CFF">
        <w:trPr>
          <w:trHeight w:val="72"/>
        </w:trPr>
        <w:tc>
          <w:tcPr>
            <w:tcW w:w="835" w:type="pct"/>
            <w:gridSpan w:val="2"/>
          </w:tcPr>
          <w:p w14:paraId="166DDCE0" w14:textId="0905A452" w:rsidR="00087CDB" w:rsidRPr="00CC5E10" w:rsidRDefault="00087CDB" w:rsidP="00E22B71">
            <w:pPr>
              <w:spacing w:line="240" w:lineRule="auto"/>
              <w:ind w:firstLine="0"/>
              <w:rPr>
                <w:color w:val="000000"/>
                <w:sz w:val="20"/>
                <w:szCs w:val="20"/>
              </w:rPr>
            </w:pPr>
            <w:r w:rsidRPr="00CC5E10">
              <w:rPr>
                <w:color w:val="000000"/>
                <w:sz w:val="20"/>
                <w:szCs w:val="20"/>
              </w:rPr>
              <w:t>Способ подтверждения дохода</w:t>
            </w:r>
          </w:p>
        </w:tc>
        <w:tc>
          <w:tcPr>
            <w:tcW w:w="529" w:type="pct"/>
            <w:gridSpan w:val="2"/>
          </w:tcPr>
          <w:p w14:paraId="0FBF3ECA" w14:textId="302826A7" w:rsidR="00087CDB" w:rsidRPr="00CC5E10" w:rsidRDefault="009E18EC" w:rsidP="00E22B71">
            <w:pPr>
              <w:pStyle w:val="ae"/>
              <w:spacing w:line="240" w:lineRule="auto"/>
              <w:ind w:left="0" w:firstLine="0"/>
              <w:rPr>
                <w:color w:val="000000"/>
                <w:sz w:val="20"/>
                <w:szCs w:val="20"/>
              </w:rPr>
            </w:pPr>
            <w:r>
              <w:rPr>
                <w:color w:val="000000"/>
                <w:sz w:val="20"/>
                <w:szCs w:val="20"/>
              </w:rPr>
              <w:t>Да</w:t>
            </w:r>
          </w:p>
        </w:tc>
        <w:tc>
          <w:tcPr>
            <w:tcW w:w="382" w:type="pct"/>
            <w:gridSpan w:val="2"/>
          </w:tcPr>
          <w:p w14:paraId="36D894D0" w14:textId="2F50C86D" w:rsidR="00087CDB" w:rsidRPr="00CC5E10" w:rsidRDefault="00087CDB" w:rsidP="00E22B71">
            <w:pPr>
              <w:spacing w:line="240" w:lineRule="auto"/>
              <w:ind w:firstLine="0"/>
              <w:rPr>
                <w:color w:val="000000"/>
                <w:sz w:val="20"/>
                <w:szCs w:val="20"/>
              </w:rPr>
            </w:pPr>
            <w:r w:rsidRPr="00CC5E10">
              <w:rPr>
                <w:color w:val="000000"/>
                <w:sz w:val="20"/>
                <w:szCs w:val="20"/>
              </w:rPr>
              <w:t>Нет</w:t>
            </w:r>
          </w:p>
        </w:tc>
        <w:tc>
          <w:tcPr>
            <w:tcW w:w="680" w:type="pct"/>
            <w:gridSpan w:val="2"/>
          </w:tcPr>
          <w:p w14:paraId="64A6EFD5" w14:textId="4CD3798F" w:rsidR="00087CDB" w:rsidRDefault="009E18EC" w:rsidP="00E22B71">
            <w:pPr>
              <w:spacing w:line="240" w:lineRule="auto"/>
              <w:ind w:firstLine="0"/>
              <w:rPr>
                <w:rFonts w:eastAsia="Times New Roman" w:cs="Times New Roman"/>
                <w:sz w:val="20"/>
                <w:szCs w:val="20"/>
              </w:rPr>
            </w:pPr>
            <w:r>
              <w:rPr>
                <w:rFonts w:eastAsia="Times New Roman" w:cs="Times New Roman"/>
                <w:sz w:val="20"/>
                <w:szCs w:val="20"/>
              </w:rPr>
              <w:t>Группа радиокнопок:</w:t>
            </w:r>
          </w:p>
          <w:p w14:paraId="2DD1C9B4" w14:textId="4A950094" w:rsidR="009E18EC" w:rsidRPr="00CC5E10" w:rsidRDefault="009E18EC" w:rsidP="00E22B71">
            <w:pPr>
              <w:spacing w:line="240" w:lineRule="auto"/>
              <w:ind w:firstLine="0"/>
              <w:rPr>
                <w:rFonts w:eastAsia="Times New Roman" w:cs="Times New Roman"/>
                <w:sz w:val="20"/>
                <w:szCs w:val="20"/>
              </w:rPr>
            </w:pPr>
            <w:r>
              <w:rPr>
                <w:rFonts w:eastAsia="Times New Roman" w:cs="Times New Roman"/>
                <w:sz w:val="20"/>
                <w:szCs w:val="20"/>
              </w:rPr>
              <w:t>Бумажное</w:t>
            </w:r>
            <w:r>
              <w:rPr>
                <w:rFonts w:eastAsia="Times New Roman" w:cs="Times New Roman"/>
                <w:sz w:val="20"/>
                <w:szCs w:val="20"/>
              </w:rPr>
              <w:br/>
              <w:t>Госуслуги</w:t>
            </w:r>
          </w:p>
        </w:tc>
        <w:tc>
          <w:tcPr>
            <w:tcW w:w="682" w:type="pct"/>
            <w:gridSpan w:val="2"/>
          </w:tcPr>
          <w:p w14:paraId="6433C592" w14:textId="77777777" w:rsidR="00087CDB" w:rsidRPr="00CC5E10" w:rsidRDefault="00087CDB" w:rsidP="00E22B71">
            <w:pPr>
              <w:spacing w:line="240" w:lineRule="auto"/>
              <w:ind w:firstLine="0"/>
              <w:rPr>
                <w:color w:val="000000"/>
                <w:sz w:val="20"/>
                <w:szCs w:val="20"/>
              </w:rPr>
            </w:pPr>
          </w:p>
        </w:tc>
        <w:tc>
          <w:tcPr>
            <w:tcW w:w="1892" w:type="pct"/>
          </w:tcPr>
          <w:p w14:paraId="47E4221B" w14:textId="77777777" w:rsidR="00087CDB" w:rsidRPr="00CC5E10" w:rsidRDefault="00087CDB" w:rsidP="00707745">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30658AA2" w14:textId="1B482BBA" w:rsidR="00087CDB" w:rsidRPr="00CC5E10" w:rsidRDefault="009E18EC" w:rsidP="00707745">
            <w:pPr>
              <w:pStyle w:val="ae"/>
              <w:numPr>
                <w:ilvl w:val="0"/>
                <w:numId w:val="4"/>
              </w:numPr>
              <w:spacing w:line="240" w:lineRule="auto"/>
              <w:ind w:left="0" w:firstLine="0"/>
              <w:rPr>
                <w:color w:val="000000"/>
                <w:sz w:val="20"/>
                <w:szCs w:val="20"/>
              </w:rPr>
            </w:pPr>
            <w:r>
              <w:rPr>
                <w:color w:val="000000"/>
                <w:sz w:val="20"/>
                <w:szCs w:val="20"/>
              </w:rPr>
              <w:t>По умолчанию выбрано значение «Бумажное»</w:t>
            </w:r>
          </w:p>
          <w:p w14:paraId="42842B77" w14:textId="3DB80861" w:rsidR="00087CDB" w:rsidRPr="00CC5E10" w:rsidRDefault="009E18EC" w:rsidP="00707745">
            <w:pPr>
              <w:pStyle w:val="ae"/>
              <w:numPr>
                <w:ilvl w:val="0"/>
                <w:numId w:val="4"/>
              </w:numPr>
              <w:spacing w:line="240" w:lineRule="auto"/>
              <w:ind w:left="0" w:firstLine="0"/>
              <w:rPr>
                <w:color w:val="000000"/>
                <w:sz w:val="20"/>
                <w:szCs w:val="20"/>
              </w:rPr>
            </w:pPr>
            <w:r>
              <w:rPr>
                <w:color w:val="000000"/>
                <w:sz w:val="20"/>
                <w:szCs w:val="20"/>
              </w:rPr>
              <w:t xml:space="preserve">Если выбрано значение «Бумажное», то </w:t>
            </w:r>
            <w:r w:rsidR="005D35D6">
              <w:rPr>
                <w:color w:val="000000"/>
                <w:sz w:val="20"/>
                <w:szCs w:val="20"/>
              </w:rPr>
              <w:t>должно отображаться поле добавления файлов «Подтверждение дохода» для добавления скана документа</w:t>
            </w:r>
          </w:p>
          <w:p w14:paraId="13F38721" w14:textId="2324E8D0" w:rsidR="009E18EC" w:rsidRPr="009E18EC" w:rsidRDefault="009E18EC" w:rsidP="00707745">
            <w:pPr>
              <w:pStyle w:val="ae"/>
              <w:numPr>
                <w:ilvl w:val="0"/>
                <w:numId w:val="4"/>
              </w:numPr>
              <w:spacing w:line="240" w:lineRule="auto"/>
              <w:ind w:left="0" w:firstLine="0"/>
              <w:rPr>
                <w:sz w:val="20"/>
                <w:szCs w:val="20"/>
              </w:rPr>
            </w:pPr>
            <w:r>
              <w:rPr>
                <w:sz w:val="20"/>
                <w:szCs w:val="20"/>
              </w:rPr>
              <w:t xml:space="preserve">При выборе значения «Госуслуги» на форме должен отображаться текст: </w:t>
            </w:r>
            <w:r w:rsidRPr="009E18EC">
              <w:rPr>
                <w:sz w:val="20"/>
                <w:szCs w:val="20"/>
              </w:rPr>
              <w:t xml:space="preserve">После </w:t>
            </w:r>
            <w:r w:rsidR="005D35D6">
              <w:rPr>
                <w:sz w:val="20"/>
                <w:szCs w:val="20"/>
              </w:rPr>
              <w:t xml:space="preserve">При формировании анкеты будет сгенерирован </w:t>
            </w:r>
            <w:r w:rsidR="005D35D6">
              <w:rPr>
                <w:sz w:val="20"/>
                <w:szCs w:val="20"/>
                <w:lang w:val="en-US"/>
              </w:rPr>
              <w:t>QR</w:t>
            </w:r>
            <w:r w:rsidR="005D35D6">
              <w:rPr>
                <w:sz w:val="20"/>
                <w:szCs w:val="20"/>
              </w:rPr>
              <w:t>-код для подтверждения доходов в Госуслугах</w:t>
            </w:r>
          </w:p>
          <w:p w14:paraId="312F614F" w14:textId="6541CFF4" w:rsidR="00087CDB" w:rsidRPr="009E18EC" w:rsidRDefault="00087CDB" w:rsidP="00707745">
            <w:pPr>
              <w:pStyle w:val="ae"/>
              <w:numPr>
                <w:ilvl w:val="0"/>
                <w:numId w:val="4"/>
              </w:numPr>
              <w:spacing w:line="240" w:lineRule="auto"/>
              <w:ind w:left="0" w:firstLine="0"/>
              <w:rPr>
                <w:sz w:val="20"/>
                <w:szCs w:val="20"/>
              </w:rPr>
            </w:pPr>
            <w:r w:rsidRPr="00CC5E10">
              <w:rPr>
                <w:color w:val="000000"/>
                <w:sz w:val="20"/>
                <w:szCs w:val="20"/>
              </w:rPr>
              <w:t xml:space="preserve">При выборе значения </w:t>
            </w:r>
            <w:r w:rsidR="009E18EC">
              <w:rPr>
                <w:color w:val="000000"/>
                <w:sz w:val="20"/>
                <w:szCs w:val="20"/>
              </w:rPr>
              <w:t xml:space="preserve">«Госуслуги» </w:t>
            </w:r>
            <w:r w:rsidRPr="00CC5E10">
              <w:rPr>
                <w:color w:val="000000"/>
                <w:sz w:val="20"/>
                <w:szCs w:val="20"/>
              </w:rPr>
              <w:t>и сохранения заявки (после нажатия на кнопку «Далее» должен направляться запрос в сервис. Интеграция с Госуслугами.</w:t>
            </w:r>
            <w:r w:rsidRPr="00CC5E10">
              <w:rPr>
                <w:rFonts w:cs="Times New Roman"/>
                <w:sz w:val="20"/>
                <w:szCs w:val="20"/>
              </w:rPr>
              <w:t xml:space="preserve"> Технические подробности будут представлены в отдельном документе.</w:t>
            </w:r>
            <w:r w:rsidRPr="009E18EC">
              <w:rPr>
                <w:sz w:val="20"/>
                <w:szCs w:val="20"/>
              </w:rPr>
              <w:t xml:space="preserve"> </w:t>
            </w:r>
          </w:p>
        </w:tc>
      </w:tr>
      <w:tr w:rsidR="005D35D6" w:rsidRPr="003A385B" w14:paraId="008CFA3A" w14:textId="77777777" w:rsidTr="002C7CFF">
        <w:trPr>
          <w:trHeight w:val="72"/>
        </w:trPr>
        <w:tc>
          <w:tcPr>
            <w:tcW w:w="835" w:type="pct"/>
            <w:gridSpan w:val="2"/>
          </w:tcPr>
          <w:p w14:paraId="49371F63" w14:textId="4AA009D1" w:rsidR="005D35D6" w:rsidRPr="004E68B5" w:rsidRDefault="005D35D6" w:rsidP="00E22B71">
            <w:pPr>
              <w:spacing w:line="240" w:lineRule="auto"/>
              <w:ind w:firstLine="0"/>
              <w:rPr>
                <w:rStyle w:val="af2"/>
                <w:color w:val="000000"/>
                <w:sz w:val="20"/>
                <w:szCs w:val="20"/>
                <w:lang w:val="en-US"/>
              </w:rPr>
            </w:pPr>
            <w:commentRangeStart w:id="123"/>
            <w:commentRangeStart w:id="124"/>
            <w:r>
              <w:rPr>
                <w:rStyle w:val="af2"/>
                <w:color w:val="000000"/>
                <w:sz w:val="20"/>
                <w:szCs w:val="20"/>
              </w:rPr>
              <w:t>Доход</w:t>
            </w:r>
            <w:r w:rsidR="004E68B5">
              <w:rPr>
                <w:rStyle w:val="af2"/>
                <w:color w:val="000000"/>
                <w:sz w:val="20"/>
                <w:szCs w:val="20"/>
              </w:rPr>
              <w:t xml:space="preserve"> клиента</w:t>
            </w:r>
            <w:commentRangeEnd w:id="123"/>
            <w:r w:rsidR="003144D5" w:rsidRPr="004E68B5">
              <w:rPr>
                <w:rStyle w:val="af2"/>
                <w:color w:val="000000"/>
                <w:sz w:val="20"/>
                <w:szCs w:val="20"/>
                <w:lang w:val="en-US"/>
              </w:rPr>
              <w:commentReference w:id="123"/>
            </w:r>
            <w:commentRangeEnd w:id="124"/>
            <w:r w:rsidR="000D2912">
              <w:rPr>
                <w:rStyle w:val="af2"/>
              </w:rPr>
              <w:commentReference w:id="124"/>
            </w:r>
          </w:p>
        </w:tc>
        <w:tc>
          <w:tcPr>
            <w:tcW w:w="529" w:type="pct"/>
            <w:gridSpan w:val="2"/>
          </w:tcPr>
          <w:p w14:paraId="62BBEB16" w14:textId="29FC4CDC" w:rsidR="005D35D6" w:rsidRDefault="005D35D6" w:rsidP="00E22B71">
            <w:pPr>
              <w:pStyle w:val="ae"/>
              <w:spacing w:line="240" w:lineRule="auto"/>
              <w:ind w:left="0" w:firstLine="0"/>
              <w:rPr>
                <w:color w:val="000000"/>
                <w:sz w:val="20"/>
                <w:szCs w:val="20"/>
              </w:rPr>
            </w:pPr>
            <w:r>
              <w:rPr>
                <w:color w:val="000000"/>
                <w:sz w:val="20"/>
                <w:szCs w:val="20"/>
              </w:rPr>
              <w:t>Да</w:t>
            </w:r>
          </w:p>
        </w:tc>
        <w:tc>
          <w:tcPr>
            <w:tcW w:w="382" w:type="pct"/>
            <w:gridSpan w:val="2"/>
          </w:tcPr>
          <w:p w14:paraId="5E3687D4" w14:textId="3D28E5E8" w:rsidR="005D35D6" w:rsidRPr="00CC5E10" w:rsidRDefault="005D35D6" w:rsidP="00E22B71">
            <w:pPr>
              <w:spacing w:line="240" w:lineRule="auto"/>
              <w:ind w:firstLine="0"/>
              <w:rPr>
                <w:color w:val="000000"/>
                <w:sz w:val="20"/>
                <w:szCs w:val="20"/>
              </w:rPr>
            </w:pPr>
            <w:r>
              <w:rPr>
                <w:color w:val="000000"/>
                <w:sz w:val="20"/>
                <w:szCs w:val="20"/>
              </w:rPr>
              <w:t>Да</w:t>
            </w:r>
          </w:p>
        </w:tc>
        <w:tc>
          <w:tcPr>
            <w:tcW w:w="680" w:type="pct"/>
            <w:gridSpan w:val="2"/>
          </w:tcPr>
          <w:p w14:paraId="6D05ABE0" w14:textId="1CFF4F95" w:rsidR="005D35D6" w:rsidRDefault="005D35D6" w:rsidP="005D35D6">
            <w:pPr>
              <w:spacing w:line="240" w:lineRule="auto"/>
              <w:ind w:firstLine="0"/>
              <w:rPr>
                <w:rFonts w:eastAsia="Times New Roman" w:cs="Times New Roman"/>
                <w:sz w:val="20"/>
                <w:szCs w:val="20"/>
              </w:rPr>
            </w:pPr>
            <w:r>
              <w:rPr>
                <w:rFonts w:eastAsia="Times New Roman" w:cs="Times New Roman"/>
                <w:sz w:val="20"/>
                <w:szCs w:val="20"/>
              </w:rPr>
              <w:t>Текст</w:t>
            </w:r>
          </w:p>
        </w:tc>
        <w:tc>
          <w:tcPr>
            <w:tcW w:w="682" w:type="pct"/>
            <w:gridSpan w:val="2"/>
          </w:tcPr>
          <w:p w14:paraId="0D9FA4BE" w14:textId="526B2A95" w:rsidR="005D35D6" w:rsidRPr="00CC5E10" w:rsidRDefault="005D35D6" w:rsidP="005D35D6">
            <w:pPr>
              <w:spacing w:line="240" w:lineRule="auto"/>
              <w:ind w:firstLine="0"/>
              <w:rPr>
                <w:color w:val="000000"/>
                <w:sz w:val="20"/>
                <w:szCs w:val="20"/>
              </w:rPr>
            </w:pPr>
            <w:r>
              <w:rPr>
                <w:color w:val="000000"/>
                <w:sz w:val="20"/>
                <w:szCs w:val="20"/>
              </w:rPr>
              <w:t>Число (целое положительное)</w:t>
            </w:r>
          </w:p>
        </w:tc>
        <w:tc>
          <w:tcPr>
            <w:tcW w:w="1892" w:type="pct"/>
          </w:tcPr>
          <w:p w14:paraId="407FC3F2" w14:textId="514BFD07" w:rsidR="005D35D6" w:rsidRPr="00CC5E10" w:rsidRDefault="005D35D6" w:rsidP="005D35D6">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tc>
      </w:tr>
      <w:tr w:rsidR="005D35D6" w:rsidRPr="003A385B" w14:paraId="530D8458" w14:textId="77777777" w:rsidTr="002C7CFF">
        <w:trPr>
          <w:trHeight w:val="72"/>
        </w:trPr>
        <w:tc>
          <w:tcPr>
            <w:tcW w:w="835" w:type="pct"/>
            <w:gridSpan w:val="2"/>
          </w:tcPr>
          <w:p w14:paraId="2A6C5438" w14:textId="0D88ECCA" w:rsidR="005D35D6" w:rsidRDefault="005D35D6" w:rsidP="005D35D6">
            <w:pPr>
              <w:spacing w:line="240" w:lineRule="auto"/>
              <w:ind w:firstLine="0"/>
              <w:rPr>
                <w:rStyle w:val="af2"/>
                <w:color w:val="000000"/>
                <w:sz w:val="20"/>
                <w:szCs w:val="20"/>
              </w:rPr>
            </w:pPr>
            <w:r w:rsidRPr="00CC5E10">
              <w:rPr>
                <w:rFonts w:cs="Times New Roman"/>
                <w:sz w:val="20"/>
                <w:szCs w:val="20"/>
              </w:rPr>
              <w:t>П</w:t>
            </w:r>
            <w:r>
              <w:rPr>
                <w:rFonts w:cs="Times New Roman"/>
                <w:sz w:val="20"/>
                <w:szCs w:val="20"/>
              </w:rPr>
              <w:t>одтверждение дохода</w:t>
            </w:r>
          </w:p>
        </w:tc>
        <w:tc>
          <w:tcPr>
            <w:tcW w:w="529" w:type="pct"/>
            <w:gridSpan w:val="2"/>
          </w:tcPr>
          <w:p w14:paraId="18E7C3FC" w14:textId="58684EF1" w:rsidR="005D35D6" w:rsidRDefault="005D35D6" w:rsidP="005D35D6">
            <w:pPr>
              <w:pStyle w:val="ae"/>
              <w:spacing w:line="240" w:lineRule="auto"/>
              <w:ind w:left="0" w:firstLine="0"/>
              <w:rPr>
                <w:color w:val="000000"/>
                <w:sz w:val="20"/>
                <w:szCs w:val="20"/>
              </w:rPr>
            </w:pPr>
            <w:r w:rsidRPr="00CC5E10">
              <w:rPr>
                <w:sz w:val="20"/>
                <w:szCs w:val="20"/>
              </w:rPr>
              <w:t>Да</w:t>
            </w:r>
          </w:p>
        </w:tc>
        <w:tc>
          <w:tcPr>
            <w:tcW w:w="382" w:type="pct"/>
            <w:gridSpan w:val="2"/>
          </w:tcPr>
          <w:p w14:paraId="0E5653A5" w14:textId="34A956D5" w:rsidR="005D35D6" w:rsidRDefault="005D35D6" w:rsidP="005D35D6">
            <w:pPr>
              <w:spacing w:line="240" w:lineRule="auto"/>
              <w:ind w:firstLine="0"/>
              <w:rPr>
                <w:color w:val="000000"/>
                <w:sz w:val="20"/>
                <w:szCs w:val="20"/>
              </w:rPr>
            </w:pPr>
            <w:r w:rsidRPr="00CC5E10">
              <w:rPr>
                <w:sz w:val="20"/>
                <w:szCs w:val="20"/>
              </w:rPr>
              <w:t>Да</w:t>
            </w:r>
          </w:p>
        </w:tc>
        <w:tc>
          <w:tcPr>
            <w:tcW w:w="680" w:type="pct"/>
            <w:gridSpan w:val="2"/>
          </w:tcPr>
          <w:p w14:paraId="20D3A428" w14:textId="5F74F6B4" w:rsidR="005D35D6" w:rsidRDefault="005D35D6" w:rsidP="005D35D6">
            <w:pPr>
              <w:spacing w:line="240" w:lineRule="auto"/>
              <w:ind w:firstLine="0"/>
              <w:rPr>
                <w:rFonts w:eastAsia="Times New Roman" w:cs="Times New Roman"/>
                <w:sz w:val="20"/>
                <w:szCs w:val="20"/>
              </w:rPr>
            </w:pPr>
            <w:r w:rsidRPr="00CC5E10">
              <w:rPr>
                <w:sz w:val="20"/>
                <w:szCs w:val="20"/>
              </w:rPr>
              <w:t>Поле добавления файлов</w:t>
            </w:r>
          </w:p>
        </w:tc>
        <w:tc>
          <w:tcPr>
            <w:tcW w:w="682" w:type="pct"/>
            <w:gridSpan w:val="2"/>
          </w:tcPr>
          <w:p w14:paraId="724D4362" w14:textId="2529429D" w:rsidR="005D35D6" w:rsidRDefault="005D35D6" w:rsidP="005D35D6">
            <w:pPr>
              <w:spacing w:line="240" w:lineRule="auto"/>
              <w:ind w:firstLine="0"/>
              <w:rPr>
                <w:color w:val="000000"/>
                <w:sz w:val="20"/>
                <w:szCs w:val="20"/>
              </w:rPr>
            </w:pPr>
            <w:r w:rsidRPr="00CC5E10">
              <w:rPr>
                <w:color w:val="000000"/>
                <w:sz w:val="20"/>
                <w:szCs w:val="20"/>
              </w:rPr>
              <w:t>Бинарные файлы</w:t>
            </w:r>
          </w:p>
        </w:tc>
        <w:tc>
          <w:tcPr>
            <w:tcW w:w="1892" w:type="pct"/>
          </w:tcPr>
          <w:p w14:paraId="3AED581A" w14:textId="77777777"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 всегда. </w:t>
            </w:r>
          </w:p>
          <w:p w14:paraId="3E59B9D5" w14:textId="77777777"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lastRenderedPageBreak/>
              <w:t xml:space="preserve">Система должна позволять добавлять документ с помощью открытия проводника (по кнопке) или путем </w:t>
            </w:r>
            <w:proofErr w:type="spellStart"/>
            <w:r w:rsidRPr="00CC5E10">
              <w:rPr>
                <w:rFonts w:cs="Times New Roman"/>
                <w:sz w:val="20"/>
                <w:szCs w:val="20"/>
              </w:rPr>
              <w:t>Drag</w:t>
            </w:r>
            <w:proofErr w:type="spellEnd"/>
            <w:r w:rsidRPr="00CC5E10">
              <w:rPr>
                <w:rFonts w:cs="Times New Roman"/>
                <w:sz w:val="20"/>
                <w:szCs w:val="20"/>
              </w:rPr>
              <w:t xml:space="preserve"> </w:t>
            </w:r>
            <w:proofErr w:type="spellStart"/>
            <w:r w:rsidRPr="00CC5E10">
              <w:rPr>
                <w:rFonts w:cs="Times New Roman"/>
                <w:sz w:val="20"/>
                <w:szCs w:val="20"/>
              </w:rPr>
              <w:t>and</w:t>
            </w:r>
            <w:proofErr w:type="spellEnd"/>
            <w:r w:rsidRPr="00CC5E10">
              <w:rPr>
                <w:rFonts w:cs="Times New Roman"/>
                <w:sz w:val="20"/>
                <w:szCs w:val="20"/>
              </w:rPr>
              <w:t xml:space="preserve"> </w:t>
            </w:r>
            <w:proofErr w:type="spellStart"/>
            <w:r w:rsidRPr="00CC5E10">
              <w:rPr>
                <w:rFonts w:cs="Times New Roman"/>
                <w:sz w:val="20"/>
                <w:szCs w:val="20"/>
              </w:rPr>
              <w:t>Drop</w:t>
            </w:r>
            <w:proofErr w:type="spellEnd"/>
            <w:r w:rsidRPr="00CC5E10">
              <w:rPr>
                <w:rFonts w:cs="Times New Roman"/>
                <w:sz w:val="20"/>
                <w:szCs w:val="20"/>
              </w:rPr>
              <w:t xml:space="preserve"> или через кнопку «Прикрепить с телефона (с помощью </w:t>
            </w:r>
            <w:r w:rsidRPr="00CC5E10">
              <w:rPr>
                <w:rFonts w:cs="Times New Roman"/>
                <w:sz w:val="20"/>
                <w:szCs w:val="20"/>
                <w:lang w:val="en-US"/>
              </w:rPr>
              <w:t xml:space="preserve">QR </w:t>
            </w:r>
            <w:r w:rsidRPr="00CC5E10">
              <w:rPr>
                <w:rFonts w:cs="Times New Roman"/>
                <w:sz w:val="20"/>
                <w:szCs w:val="20"/>
              </w:rPr>
              <w:t>кода)».</w:t>
            </w:r>
          </w:p>
          <w:p w14:paraId="133AF8CC" w14:textId="77777777" w:rsidR="005D35D6" w:rsidRPr="0068551E"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Не более одного файла в каждом типе документа, формат </w:t>
            </w:r>
            <w:proofErr w:type="spellStart"/>
            <w:r w:rsidRPr="00CC5E10">
              <w:rPr>
                <w:rFonts w:cs="Times New Roman"/>
                <w:sz w:val="20"/>
                <w:szCs w:val="20"/>
              </w:rPr>
              <w:t>jpg</w:t>
            </w:r>
            <w:proofErr w:type="spellEnd"/>
            <w:r w:rsidRPr="00CC5E10">
              <w:rPr>
                <w:rFonts w:cs="Times New Roman"/>
                <w:sz w:val="20"/>
                <w:szCs w:val="20"/>
              </w:rPr>
              <w:t xml:space="preserve">, </w:t>
            </w:r>
            <w:proofErr w:type="spellStart"/>
            <w:r w:rsidRPr="00CC5E10">
              <w:rPr>
                <w:rFonts w:cs="Times New Roman"/>
                <w:sz w:val="20"/>
                <w:szCs w:val="20"/>
              </w:rPr>
              <w:t>png</w:t>
            </w:r>
            <w:proofErr w:type="spellEnd"/>
            <w:r w:rsidRPr="00CC5E10">
              <w:rPr>
                <w:rFonts w:cs="Times New Roman"/>
                <w:sz w:val="20"/>
                <w:szCs w:val="20"/>
              </w:rPr>
              <w:t xml:space="preserve">, </w:t>
            </w:r>
            <w:proofErr w:type="spellStart"/>
            <w:r w:rsidRPr="00CC5E10">
              <w:rPr>
                <w:rFonts w:cs="Times New Roman"/>
                <w:sz w:val="20"/>
                <w:szCs w:val="20"/>
              </w:rPr>
              <w:t>pdf</w:t>
            </w:r>
            <w:proofErr w:type="spellEnd"/>
            <w:r w:rsidRPr="00CC5E10">
              <w:rPr>
                <w:rFonts w:cs="Times New Roman"/>
                <w:sz w:val="20"/>
                <w:szCs w:val="20"/>
              </w:rPr>
              <w:t xml:space="preserve">, размер файла не более 40 МБ. В случае, если загружаемый документ не соответствует требованиям, то Система должна вывести текст: «Документы не загружены. Проверьте соответствуют ли документы требованиям: формат </w:t>
            </w:r>
            <w:proofErr w:type="spellStart"/>
            <w:r w:rsidRPr="00CC5E10">
              <w:rPr>
                <w:rFonts w:cs="Times New Roman"/>
                <w:sz w:val="20"/>
                <w:szCs w:val="20"/>
              </w:rPr>
              <w:t>jpg</w:t>
            </w:r>
            <w:proofErr w:type="spellEnd"/>
            <w:r w:rsidRPr="00CC5E10">
              <w:rPr>
                <w:rFonts w:cs="Times New Roman"/>
                <w:sz w:val="20"/>
                <w:szCs w:val="20"/>
              </w:rPr>
              <w:t xml:space="preserve">, </w:t>
            </w:r>
            <w:proofErr w:type="spellStart"/>
            <w:r w:rsidRPr="00CC5E10">
              <w:rPr>
                <w:rFonts w:cs="Times New Roman"/>
                <w:sz w:val="20"/>
                <w:szCs w:val="20"/>
              </w:rPr>
              <w:t>png</w:t>
            </w:r>
            <w:proofErr w:type="spellEnd"/>
            <w:r w:rsidRPr="00CC5E10">
              <w:rPr>
                <w:rFonts w:cs="Times New Roman"/>
                <w:sz w:val="20"/>
                <w:szCs w:val="20"/>
              </w:rPr>
              <w:t xml:space="preserve">, </w:t>
            </w:r>
            <w:proofErr w:type="spellStart"/>
            <w:r w:rsidRPr="00CC5E10">
              <w:rPr>
                <w:rFonts w:cs="Times New Roman"/>
                <w:sz w:val="20"/>
                <w:szCs w:val="20"/>
              </w:rPr>
              <w:t>pdf</w:t>
            </w:r>
            <w:proofErr w:type="spellEnd"/>
            <w:r w:rsidRPr="00CC5E10">
              <w:rPr>
                <w:rFonts w:cs="Times New Roman"/>
                <w:sz w:val="20"/>
                <w:szCs w:val="20"/>
              </w:rPr>
              <w:t>, размер не более 40 МБ»</w:t>
            </w:r>
          </w:p>
          <w:p w14:paraId="58676A79" w14:textId="77777777"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После добавления документа в поле должно отображаться название </w:t>
            </w:r>
            <w:proofErr w:type="spellStart"/>
            <w:r w:rsidRPr="00CC5E10">
              <w:rPr>
                <w:rFonts w:cs="Times New Roman"/>
                <w:sz w:val="20"/>
                <w:szCs w:val="20"/>
              </w:rPr>
              <w:t>приклепленного</w:t>
            </w:r>
            <w:proofErr w:type="spellEnd"/>
            <w:r w:rsidRPr="00CC5E10">
              <w:rPr>
                <w:rFonts w:cs="Times New Roman"/>
                <w:sz w:val="20"/>
                <w:szCs w:val="20"/>
              </w:rPr>
              <w:t xml:space="preserve"> бинарного файла. Если файлов несколько, то названия должны отображаться через запятую.</w:t>
            </w:r>
          </w:p>
          <w:p w14:paraId="191EF0ED" w14:textId="126C7EEC" w:rsidR="005D35D6" w:rsidRPr="00CC5E10" w:rsidRDefault="005D35D6" w:rsidP="005D35D6">
            <w:pPr>
              <w:pStyle w:val="ae"/>
              <w:numPr>
                <w:ilvl w:val="0"/>
                <w:numId w:val="4"/>
              </w:numPr>
              <w:spacing w:line="240" w:lineRule="auto"/>
              <w:ind w:left="0" w:firstLine="0"/>
              <w:rPr>
                <w:color w:val="000000"/>
                <w:sz w:val="20"/>
                <w:szCs w:val="20"/>
              </w:rPr>
            </w:pPr>
            <w:r w:rsidRPr="00CC5E10">
              <w:rPr>
                <w:rFonts w:cs="Times New Roman"/>
                <w:sz w:val="20"/>
                <w:szCs w:val="20"/>
              </w:rPr>
              <w:t>После добавления документа Система должна сохранить документ в электронном архиве Банка</w:t>
            </w:r>
          </w:p>
        </w:tc>
      </w:tr>
      <w:tr w:rsidR="005D35D6" w:rsidRPr="003A385B" w14:paraId="2806ED4F" w14:textId="77777777" w:rsidTr="002C7CFF">
        <w:trPr>
          <w:trHeight w:val="72"/>
        </w:trPr>
        <w:tc>
          <w:tcPr>
            <w:tcW w:w="835" w:type="pct"/>
            <w:gridSpan w:val="2"/>
          </w:tcPr>
          <w:p w14:paraId="399CEFE6" w14:textId="12F13652" w:rsidR="005D35D6" w:rsidRPr="00CC5E10" w:rsidRDefault="005D35D6" w:rsidP="005D35D6">
            <w:pPr>
              <w:spacing w:line="240" w:lineRule="auto"/>
              <w:ind w:firstLine="0"/>
              <w:rPr>
                <w:rFonts w:cs="Times New Roman"/>
                <w:sz w:val="20"/>
                <w:szCs w:val="20"/>
              </w:rPr>
            </w:pPr>
            <w:r w:rsidRPr="00CC5E10">
              <w:rPr>
                <w:noProof/>
                <w:color w:val="auto"/>
                <w:sz w:val="20"/>
                <w:szCs w:val="20"/>
                <w:lang w:eastAsia="ru-RU"/>
              </w:rPr>
              <w:lastRenderedPageBreak/>
              <w:drawing>
                <wp:anchor distT="0" distB="0" distL="114300" distR="114300" simplePos="0" relativeHeight="251727872" behindDoc="0" locked="0" layoutInCell="1" allowOverlap="1" wp14:anchorId="4ABD9126" wp14:editId="68EACD31">
                  <wp:simplePos x="0" y="0"/>
                  <wp:positionH relativeFrom="column">
                    <wp:posOffset>383896</wp:posOffset>
                  </wp:positionH>
                  <wp:positionV relativeFrom="paragraph">
                    <wp:posOffset>70104</wp:posOffset>
                  </wp:positionV>
                  <wp:extent cx="295275" cy="295275"/>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anchor>
              </w:drawing>
            </w:r>
            <w:r w:rsidRPr="00CC5E10">
              <w:rPr>
                <w:color w:val="auto"/>
                <w:sz w:val="20"/>
                <w:szCs w:val="20"/>
              </w:rPr>
              <w:t xml:space="preserve">Пиктограмма «глаз» </w:t>
            </w:r>
          </w:p>
        </w:tc>
        <w:tc>
          <w:tcPr>
            <w:tcW w:w="529" w:type="pct"/>
            <w:gridSpan w:val="2"/>
          </w:tcPr>
          <w:p w14:paraId="54AC12EF" w14:textId="4502BE1E" w:rsidR="005D35D6" w:rsidRPr="00CC5E10" w:rsidRDefault="005D35D6" w:rsidP="005D35D6">
            <w:pPr>
              <w:pStyle w:val="ae"/>
              <w:spacing w:line="240" w:lineRule="auto"/>
              <w:ind w:left="0" w:firstLine="0"/>
              <w:rPr>
                <w:sz w:val="20"/>
                <w:szCs w:val="20"/>
              </w:rPr>
            </w:pPr>
          </w:p>
        </w:tc>
        <w:tc>
          <w:tcPr>
            <w:tcW w:w="382" w:type="pct"/>
            <w:gridSpan w:val="2"/>
          </w:tcPr>
          <w:p w14:paraId="685F467E" w14:textId="6FD477BF" w:rsidR="005D35D6" w:rsidRPr="00CC5E10" w:rsidRDefault="005D35D6" w:rsidP="005D35D6">
            <w:pPr>
              <w:spacing w:line="240" w:lineRule="auto"/>
              <w:ind w:firstLine="0"/>
              <w:rPr>
                <w:sz w:val="20"/>
                <w:szCs w:val="20"/>
              </w:rPr>
            </w:pPr>
          </w:p>
        </w:tc>
        <w:tc>
          <w:tcPr>
            <w:tcW w:w="680" w:type="pct"/>
            <w:gridSpan w:val="2"/>
          </w:tcPr>
          <w:p w14:paraId="2A2050A7" w14:textId="5A46DA66" w:rsidR="005D35D6" w:rsidRPr="00CC5E10" w:rsidRDefault="005D35D6" w:rsidP="005D35D6">
            <w:pPr>
              <w:spacing w:line="240" w:lineRule="auto"/>
              <w:ind w:firstLine="0"/>
              <w:rPr>
                <w:sz w:val="20"/>
                <w:szCs w:val="20"/>
              </w:rPr>
            </w:pPr>
            <w:r w:rsidRPr="00CC5E10">
              <w:rPr>
                <w:sz w:val="20"/>
                <w:szCs w:val="20"/>
              </w:rPr>
              <w:t>Кнопка</w:t>
            </w:r>
          </w:p>
        </w:tc>
        <w:tc>
          <w:tcPr>
            <w:tcW w:w="682" w:type="pct"/>
            <w:gridSpan w:val="2"/>
          </w:tcPr>
          <w:p w14:paraId="34C2DA54" w14:textId="6B355A96" w:rsidR="005D35D6" w:rsidRPr="00CC5E10" w:rsidRDefault="005D35D6" w:rsidP="005D35D6">
            <w:pPr>
              <w:spacing w:line="240" w:lineRule="auto"/>
              <w:ind w:firstLine="0"/>
              <w:rPr>
                <w:color w:val="000000"/>
                <w:sz w:val="20"/>
                <w:szCs w:val="20"/>
              </w:rPr>
            </w:pPr>
            <w:r w:rsidRPr="00CC5E10">
              <w:rPr>
                <w:color w:val="000000"/>
                <w:sz w:val="20"/>
                <w:szCs w:val="20"/>
              </w:rPr>
              <w:t>-</w:t>
            </w:r>
          </w:p>
        </w:tc>
        <w:tc>
          <w:tcPr>
            <w:tcW w:w="1892" w:type="pct"/>
          </w:tcPr>
          <w:p w14:paraId="78E11D08" w14:textId="77777777" w:rsidR="005D35D6" w:rsidRPr="00CC5E10" w:rsidRDefault="005D35D6" w:rsidP="005D35D6">
            <w:pPr>
              <w:pStyle w:val="ae"/>
              <w:numPr>
                <w:ilvl w:val="0"/>
                <w:numId w:val="4"/>
              </w:numPr>
              <w:spacing w:line="240" w:lineRule="auto"/>
              <w:ind w:left="0" w:firstLine="0"/>
              <w:rPr>
                <w:color w:val="000000"/>
                <w:sz w:val="20"/>
                <w:szCs w:val="20"/>
              </w:rPr>
            </w:pPr>
            <w:r w:rsidRPr="00CC5E10">
              <w:rPr>
                <w:color w:val="000000"/>
                <w:sz w:val="20"/>
                <w:szCs w:val="20"/>
              </w:rPr>
              <w:t>Видимость – да, если вложен документ.</w:t>
            </w:r>
          </w:p>
          <w:p w14:paraId="323EA32E" w14:textId="6F23B583"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Открывает всплывающее окно просмотра документа</w:t>
            </w:r>
          </w:p>
        </w:tc>
      </w:tr>
      <w:tr w:rsidR="005D35D6" w:rsidRPr="003A385B" w14:paraId="70D44C30" w14:textId="77777777" w:rsidTr="002C7CFF">
        <w:trPr>
          <w:trHeight w:val="72"/>
        </w:trPr>
        <w:tc>
          <w:tcPr>
            <w:tcW w:w="835" w:type="pct"/>
            <w:gridSpan w:val="2"/>
          </w:tcPr>
          <w:p w14:paraId="56FE1502" w14:textId="47F75B4D" w:rsidR="005D35D6" w:rsidRPr="00CC5E10" w:rsidRDefault="005D35D6" w:rsidP="005D35D6">
            <w:pPr>
              <w:spacing w:line="240" w:lineRule="auto"/>
              <w:ind w:firstLine="0"/>
              <w:rPr>
                <w:rFonts w:cs="Times New Roman"/>
                <w:sz w:val="20"/>
                <w:szCs w:val="20"/>
              </w:rPr>
            </w:pPr>
            <w:r w:rsidRPr="00CC5E10">
              <w:rPr>
                <w:color w:val="auto"/>
                <w:sz w:val="20"/>
                <w:szCs w:val="20"/>
              </w:rPr>
              <w:t xml:space="preserve">Пиктограмма «корзина» </w:t>
            </w:r>
            <w:r w:rsidRPr="00CC5E10">
              <w:rPr>
                <w:noProof/>
                <w:color w:val="auto"/>
                <w:sz w:val="20"/>
                <w:szCs w:val="20"/>
                <w:lang w:eastAsia="ru-RU"/>
              </w:rPr>
              <w:drawing>
                <wp:inline distT="0" distB="0" distL="0" distR="0" wp14:anchorId="7776646C" wp14:editId="1C57A1E7">
                  <wp:extent cx="276225" cy="2762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529" w:type="pct"/>
            <w:gridSpan w:val="2"/>
          </w:tcPr>
          <w:p w14:paraId="6C78CBAF" w14:textId="799A59D9" w:rsidR="005D35D6" w:rsidRPr="00CC5E10" w:rsidRDefault="005D35D6" w:rsidP="005D35D6">
            <w:pPr>
              <w:pStyle w:val="ae"/>
              <w:spacing w:line="240" w:lineRule="auto"/>
              <w:ind w:left="0" w:firstLine="0"/>
              <w:rPr>
                <w:sz w:val="20"/>
                <w:szCs w:val="20"/>
              </w:rPr>
            </w:pPr>
          </w:p>
        </w:tc>
        <w:tc>
          <w:tcPr>
            <w:tcW w:w="382" w:type="pct"/>
            <w:gridSpan w:val="2"/>
          </w:tcPr>
          <w:p w14:paraId="712AF03B" w14:textId="154455C0" w:rsidR="005D35D6" w:rsidRPr="00CC5E10" w:rsidRDefault="005D35D6" w:rsidP="005D35D6">
            <w:pPr>
              <w:spacing w:line="240" w:lineRule="auto"/>
              <w:ind w:firstLine="0"/>
              <w:rPr>
                <w:sz w:val="20"/>
                <w:szCs w:val="20"/>
              </w:rPr>
            </w:pPr>
          </w:p>
        </w:tc>
        <w:tc>
          <w:tcPr>
            <w:tcW w:w="680" w:type="pct"/>
            <w:gridSpan w:val="2"/>
          </w:tcPr>
          <w:p w14:paraId="174F0AC9" w14:textId="76250771" w:rsidR="005D35D6" w:rsidRPr="00CC5E10" w:rsidRDefault="005D35D6" w:rsidP="005D35D6">
            <w:pPr>
              <w:spacing w:line="240" w:lineRule="auto"/>
              <w:ind w:firstLine="0"/>
              <w:rPr>
                <w:sz w:val="20"/>
                <w:szCs w:val="20"/>
              </w:rPr>
            </w:pPr>
            <w:r w:rsidRPr="00CC5E10">
              <w:rPr>
                <w:sz w:val="20"/>
                <w:szCs w:val="20"/>
              </w:rPr>
              <w:t>Кнопка</w:t>
            </w:r>
          </w:p>
        </w:tc>
        <w:tc>
          <w:tcPr>
            <w:tcW w:w="682" w:type="pct"/>
            <w:gridSpan w:val="2"/>
          </w:tcPr>
          <w:p w14:paraId="4E5D8488" w14:textId="059B71F1" w:rsidR="005D35D6" w:rsidRPr="00CC5E10" w:rsidRDefault="005D35D6" w:rsidP="005D35D6">
            <w:pPr>
              <w:spacing w:line="240" w:lineRule="auto"/>
              <w:ind w:firstLine="0"/>
              <w:rPr>
                <w:color w:val="000000"/>
                <w:sz w:val="20"/>
                <w:szCs w:val="20"/>
              </w:rPr>
            </w:pPr>
            <w:r w:rsidRPr="00CC5E10">
              <w:rPr>
                <w:color w:val="000000"/>
                <w:sz w:val="20"/>
                <w:szCs w:val="20"/>
              </w:rPr>
              <w:t>-</w:t>
            </w:r>
          </w:p>
        </w:tc>
        <w:tc>
          <w:tcPr>
            <w:tcW w:w="1892" w:type="pct"/>
          </w:tcPr>
          <w:p w14:paraId="376ECFA4" w14:textId="77777777" w:rsidR="005D35D6" w:rsidRPr="00CC5E10" w:rsidRDefault="005D35D6" w:rsidP="005D35D6">
            <w:pPr>
              <w:pStyle w:val="ae"/>
              <w:numPr>
                <w:ilvl w:val="0"/>
                <w:numId w:val="4"/>
              </w:numPr>
              <w:spacing w:line="240" w:lineRule="auto"/>
              <w:ind w:left="0" w:firstLine="0"/>
              <w:rPr>
                <w:color w:val="000000"/>
                <w:sz w:val="20"/>
                <w:szCs w:val="20"/>
              </w:rPr>
            </w:pPr>
            <w:r w:rsidRPr="00CC5E10">
              <w:rPr>
                <w:color w:val="000000"/>
                <w:sz w:val="20"/>
                <w:szCs w:val="20"/>
              </w:rPr>
              <w:t>Видимость – да, если вложен документ.</w:t>
            </w:r>
          </w:p>
          <w:p w14:paraId="74B22221" w14:textId="31209D0C" w:rsidR="005D35D6" w:rsidRPr="00CC5E10" w:rsidRDefault="005D35D6" w:rsidP="005D35D6">
            <w:pPr>
              <w:pStyle w:val="ae"/>
              <w:numPr>
                <w:ilvl w:val="0"/>
                <w:numId w:val="4"/>
              </w:numPr>
              <w:spacing w:line="240" w:lineRule="auto"/>
              <w:ind w:left="0" w:firstLine="0"/>
              <w:rPr>
                <w:rFonts w:cs="Times New Roman"/>
                <w:sz w:val="20"/>
                <w:szCs w:val="20"/>
              </w:rPr>
            </w:pPr>
            <w:r w:rsidRPr="00CC5E10">
              <w:rPr>
                <w:color w:val="auto"/>
                <w:sz w:val="20"/>
                <w:szCs w:val="20"/>
              </w:rPr>
              <w:t>Выполняется удаление через скрытие: документ помечается как «архивный», перестает быть видимым на интерфейсе, но фактически не удаляется и доступен для просмотра д</w:t>
            </w:r>
            <w:r w:rsidRPr="00CC5E10">
              <w:rPr>
                <w:sz w:val="20"/>
                <w:szCs w:val="20"/>
              </w:rPr>
              <w:t>ля определённых ролей сотрудниками Банка</w:t>
            </w:r>
          </w:p>
        </w:tc>
      </w:tr>
      <w:tr w:rsidR="005D35D6" w:rsidRPr="003A385B" w14:paraId="5AD24EBA" w14:textId="77777777" w:rsidTr="002C7CFF">
        <w:trPr>
          <w:trHeight w:val="72"/>
        </w:trPr>
        <w:tc>
          <w:tcPr>
            <w:tcW w:w="835" w:type="pct"/>
            <w:gridSpan w:val="2"/>
          </w:tcPr>
          <w:p w14:paraId="0EE24B86" w14:textId="4B35A05D" w:rsidR="005D35D6" w:rsidRPr="00CC5E10" w:rsidRDefault="005D35D6" w:rsidP="005D35D6">
            <w:pPr>
              <w:spacing w:line="240" w:lineRule="auto"/>
              <w:ind w:firstLine="0"/>
              <w:rPr>
                <w:rFonts w:cs="Times New Roman"/>
                <w:sz w:val="20"/>
                <w:szCs w:val="20"/>
              </w:rPr>
            </w:pPr>
            <w:r w:rsidRPr="00CC5E10">
              <w:rPr>
                <w:color w:val="000000"/>
                <w:sz w:val="20"/>
                <w:szCs w:val="20"/>
              </w:rPr>
              <w:t>Прикрепить с телефона</w:t>
            </w:r>
          </w:p>
        </w:tc>
        <w:tc>
          <w:tcPr>
            <w:tcW w:w="529" w:type="pct"/>
            <w:gridSpan w:val="2"/>
          </w:tcPr>
          <w:p w14:paraId="1A781505" w14:textId="22459435" w:rsidR="005D35D6" w:rsidRPr="00CC5E10" w:rsidRDefault="005D35D6" w:rsidP="005D35D6">
            <w:pPr>
              <w:pStyle w:val="ae"/>
              <w:spacing w:line="240" w:lineRule="auto"/>
              <w:ind w:left="0" w:firstLine="0"/>
              <w:rPr>
                <w:sz w:val="20"/>
                <w:szCs w:val="20"/>
              </w:rPr>
            </w:pPr>
          </w:p>
        </w:tc>
        <w:tc>
          <w:tcPr>
            <w:tcW w:w="382" w:type="pct"/>
            <w:gridSpan w:val="2"/>
          </w:tcPr>
          <w:p w14:paraId="0BCB2348" w14:textId="5063DDEC" w:rsidR="005D35D6" w:rsidRPr="00CC5E10" w:rsidRDefault="005D35D6" w:rsidP="005D35D6">
            <w:pPr>
              <w:spacing w:line="240" w:lineRule="auto"/>
              <w:ind w:firstLine="0"/>
              <w:rPr>
                <w:sz w:val="20"/>
                <w:szCs w:val="20"/>
              </w:rPr>
            </w:pPr>
          </w:p>
        </w:tc>
        <w:tc>
          <w:tcPr>
            <w:tcW w:w="680" w:type="pct"/>
            <w:gridSpan w:val="2"/>
          </w:tcPr>
          <w:p w14:paraId="0B15390E" w14:textId="7D1C7772" w:rsidR="005D35D6" w:rsidRPr="00CC5E10" w:rsidRDefault="005D35D6" w:rsidP="005D35D6">
            <w:pPr>
              <w:spacing w:line="240" w:lineRule="auto"/>
              <w:ind w:firstLine="0"/>
              <w:rPr>
                <w:sz w:val="20"/>
                <w:szCs w:val="20"/>
              </w:rPr>
            </w:pPr>
            <w:r w:rsidRPr="00CC5E10">
              <w:rPr>
                <w:rFonts w:eastAsia="Times New Roman" w:cs="Times New Roman"/>
                <w:sz w:val="20"/>
                <w:szCs w:val="20"/>
              </w:rPr>
              <w:t>Кнопка</w:t>
            </w:r>
          </w:p>
        </w:tc>
        <w:tc>
          <w:tcPr>
            <w:tcW w:w="682" w:type="pct"/>
            <w:gridSpan w:val="2"/>
          </w:tcPr>
          <w:p w14:paraId="483A94E5" w14:textId="77777777" w:rsidR="005D35D6" w:rsidRPr="00CC5E10" w:rsidRDefault="005D35D6" w:rsidP="005D35D6">
            <w:pPr>
              <w:spacing w:line="240" w:lineRule="auto"/>
              <w:ind w:firstLine="0"/>
              <w:rPr>
                <w:color w:val="000000"/>
                <w:sz w:val="20"/>
                <w:szCs w:val="20"/>
              </w:rPr>
            </w:pPr>
          </w:p>
        </w:tc>
        <w:tc>
          <w:tcPr>
            <w:tcW w:w="1892" w:type="pct"/>
          </w:tcPr>
          <w:p w14:paraId="481F496C" w14:textId="77777777" w:rsidR="005D35D6" w:rsidRPr="00CC5E10" w:rsidRDefault="005D35D6" w:rsidP="005D35D6">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0A6EE19F" w14:textId="73509B8F"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При нажатии кнопки, Система должна показывать всплывающее окно с сгенерированным QR-кодом. В QR-код должна быть зашита ссылка для прикрепления файлов в Систему c мобильного телефона</w:t>
            </w:r>
          </w:p>
        </w:tc>
      </w:tr>
      <w:tr w:rsidR="005D35D6" w:rsidRPr="00CC5E10" w14:paraId="01FBB2BB" w14:textId="77777777" w:rsidTr="006016A9">
        <w:trPr>
          <w:trHeight w:val="72"/>
        </w:trPr>
        <w:tc>
          <w:tcPr>
            <w:tcW w:w="5000" w:type="pct"/>
            <w:gridSpan w:val="11"/>
          </w:tcPr>
          <w:p w14:paraId="1A9C8735" w14:textId="77777777" w:rsidR="005D35D6" w:rsidRPr="00CC5E10" w:rsidRDefault="005D35D6" w:rsidP="005D35D6">
            <w:pPr>
              <w:pStyle w:val="ae"/>
              <w:spacing w:line="240" w:lineRule="auto"/>
              <w:ind w:left="0" w:firstLine="0"/>
              <w:rPr>
                <w:b/>
                <w:color w:val="000000"/>
                <w:sz w:val="20"/>
                <w:szCs w:val="20"/>
              </w:rPr>
            </w:pPr>
            <w:r w:rsidRPr="00CC5E10">
              <w:rPr>
                <w:b/>
                <w:color w:val="000000"/>
                <w:sz w:val="20"/>
                <w:szCs w:val="20"/>
              </w:rPr>
              <w:t>Блок «Визуальная информация»</w:t>
            </w:r>
          </w:p>
        </w:tc>
      </w:tr>
      <w:tr w:rsidR="005D35D6" w:rsidRPr="0081172A" w14:paraId="4D9C55EB" w14:textId="77777777" w:rsidTr="002C7CFF">
        <w:trPr>
          <w:trHeight w:val="72"/>
        </w:trPr>
        <w:tc>
          <w:tcPr>
            <w:tcW w:w="829" w:type="pct"/>
          </w:tcPr>
          <w:p w14:paraId="3004656F" w14:textId="77777777" w:rsidR="005D35D6" w:rsidRPr="00CC5E10" w:rsidRDefault="005D35D6" w:rsidP="005D35D6">
            <w:pPr>
              <w:spacing w:line="240" w:lineRule="auto"/>
              <w:ind w:firstLine="0"/>
              <w:rPr>
                <w:color w:val="000000"/>
                <w:sz w:val="20"/>
                <w:szCs w:val="20"/>
              </w:rPr>
            </w:pPr>
            <w:r w:rsidRPr="00CC5E10">
              <w:rPr>
                <w:color w:val="000000"/>
                <w:sz w:val="20"/>
                <w:szCs w:val="20"/>
              </w:rPr>
              <w:t>Визуальная информация</w:t>
            </w:r>
          </w:p>
        </w:tc>
        <w:tc>
          <w:tcPr>
            <w:tcW w:w="526" w:type="pct"/>
            <w:gridSpan w:val="2"/>
          </w:tcPr>
          <w:p w14:paraId="206F615E" w14:textId="77777777" w:rsidR="005D35D6" w:rsidRPr="00CC5E10" w:rsidRDefault="005D35D6" w:rsidP="005D35D6">
            <w:pPr>
              <w:pStyle w:val="ae"/>
              <w:spacing w:line="240" w:lineRule="auto"/>
              <w:ind w:left="0" w:firstLine="0"/>
              <w:rPr>
                <w:color w:val="000000"/>
                <w:sz w:val="20"/>
                <w:szCs w:val="20"/>
              </w:rPr>
            </w:pPr>
            <w:r w:rsidRPr="00CC5E10">
              <w:rPr>
                <w:color w:val="000000"/>
                <w:sz w:val="20"/>
                <w:szCs w:val="20"/>
              </w:rPr>
              <w:t>Нет</w:t>
            </w:r>
          </w:p>
        </w:tc>
        <w:tc>
          <w:tcPr>
            <w:tcW w:w="383" w:type="pct"/>
            <w:gridSpan w:val="2"/>
          </w:tcPr>
          <w:p w14:paraId="6BF7226C" w14:textId="77777777" w:rsidR="005D35D6" w:rsidRPr="00CC5E10" w:rsidRDefault="005D35D6" w:rsidP="005D35D6">
            <w:pPr>
              <w:spacing w:line="240" w:lineRule="auto"/>
              <w:ind w:firstLine="0"/>
              <w:rPr>
                <w:color w:val="000000"/>
                <w:sz w:val="20"/>
                <w:szCs w:val="20"/>
              </w:rPr>
            </w:pPr>
            <w:r w:rsidRPr="00CC5E10">
              <w:rPr>
                <w:color w:val="000000"/>
                <w:sz w:val="20"/>
                <w:szCs w:val="20"/>
              </w:rPr>
              <w:t>Да</w:t>
            </w:r>
          </w:p>
        </w:tc>
        <w:tc>
          <w:tcPr>
            <w:tcW w:w="680" w:type="pct"/>
            <w:gridSpan w:val="2"/>
          </w:tcPr>
          <w:p w14:paraId="02F069D2" w14:textId="77777777" w:rsidR="005D35D6" w:rsidRPr="00CC5E10" w:rsidRDefault="005D35D6" w:rsidP="005D35D6">
            <w:pPr>
              <w:spacing w:line="240" w:lineRule="auto"/>
              <w:ind w:firstLine="0"/>
              <w:rPr>
                <w:rFonts w:eastAsia="Times New Roman" w:cs="Times New Roman"/>
                <w:sz w:val="20"/>
                <w:szCs w:val="20"/>
              </w:rPr>
            </w:pPr>
            <w:r w:rsidRPr="00CC5E10">
              <w:rPr>
                <w:rFonts w:eastAsia="Times New Roman" w:cs="Times New Roman"/>
                <w:sz w:val="20"/>
                <w:szCs w:val="20"/>
              </w:rPr>
              <w:t>Переключатель</w:t>
            </w:r>
          </w:p>
        </w:tc>
        <w:tc>
          <w:tcPr>
            <w:tcW w:w="687" w:type="pct"/>
            <w:gridSpan w:val="2"/>
          </w:tcPr>
          <w:p w14:paraId="5C185602" w14:textId="77777777" w:rsidR="005D35D6" w:rsidRPr="00CC5E10" w:rsidRDefault="005D35D6" w:rsidP="005D35D6">
            <w:pPr>
              <w:spacing w:line="240" w:lineRule="auto"/>
              <w:ind w:firstLine="0"/>
              <w:rPr>
                <w:color w:val="000000"/>
                <w:sz w:val="20"/>
                <w:szCs w:val="20"/>
              </w:rPr>
            </w:pPr>
            <w:r w:rsidRPr="00CC5E10">
              <w:rPr>
                <w:color w:val="000000"/>
                <w:sz w:val="20"/>
                <w:szCs w:val="20"/>
              </w:rPr>
              <w:t>Логическое Да/Нет</w:t>
            </w:r>
          </w:p>
        </w:tc>
        <w:tc>
          <w:tcPr>
            <w:tcW w:w="1895" w:type="pct"/>
            <w:gridSpan w:val="2"/>
          </w:tcPr>
          <w:p w14:paraId="62E7B00E" w14:textId="77777777" w:rsidR="005D35D6" w:rsidRPr="00CC5E10" w:rsidRDefault="005D35D6" w:rsidP="005D35D6">
            <w:pPr>
              <w:pStyle w:val="ae"/>
              <w:numPr>
                <w:ilvl w:val="0"/>
                <w:numId w:val="4"/>
              </w:numPr>
              <w:spacing w:line="240" w:lineRule="auto"/>
              <w:ind w:left="0" w:firstLine="0"/>
              <w:rPr>
                <w:color w:val="000000"/>
                <w:sz w:val="20"/>
                <w:szCs w:val="20"/>
              </w:rPr>
            </w:pPr>
            <w:r w:rsidRPr="00CC5E10">
              <w:rPr>
                <w:color w:val="000000"/>
                <w:sz w:val="20"/>
                <w:szCs w:val="20"/>
              </w:rPr>
              <w:t>Видимость – всегда.</w:t>
            </w:r>
          </w:p>
          <w:p w14:paraId="2CA877D3" w14:textId="77777777"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Значение по умолчанию «Нет».</w:t>
            </w:r>
          </w:p>
          <w:p w14:paraId="5609B61D" w14:textId="77777777"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При выборе значения «Да», автоматически отображается список из параметров </w:t>
            </w:r>
            <w:r w:rsidRPr="00CC5E10">
              <w:rPr>
                <w:rFonts w:cs="Times New Roman"/>
                <w:sz w:val="20"/>
                <w:szCs w:val="20"/>
              </w:rPr>
              <w:lastRenderedPageBreak/>
              <w:t>визуальной оценки (с возможностью множественного выбора)</w:t>
            </w:r>
          </w:p>
        </w:tc>
      </w:tr>
      <w:tr w:rsidR="005D35D6" w:rsidRPr="0081172A" w14:paraId="3D905E30" w14:textId="77777777" w:rsidTr="002C7CFF">
        <w:trPr>
          <w:trHeight w:val="72"/>
        </w:trPr>
        <w:tc>
          <w:tcPr>
            <w:tcW w:w="829" w:type="pct"/>
          </w:tcPr>
          <w:p w14:paraId="0198FAFB" w14:textId="77777777" w:rsidR="005D35D6" w:rsidRPr="00CC5E10" w:rsidRDefault="005D35D6" w:rsidP="005D35D6">
            <w:pPr>
              <w:spacing w:line="240" w:lineRule="auto"/>
              <w:ind w:firstLine="0"/>
              <w:rPr>
                <w:color w:val="000000"/>
                <w:sz w:val="20"/>
                <w:szCs w:val="20"/>
              </w:rPr>
            </w:pPr>
            <w:r w:rsidRPr="00CC5E10">
              <w:rPr>
                <w:color w:val="000000"/>
                <w:sz w:val="20"/>
                <w:szCs w:val="20"/>
              </w:rPr>
              <w:lastRenderedPageBreak/>
              <w:t>Параметры визуальной оценки</w:t>
            </w:r>
          </w:p>
        </w:tc>
        <w:tc>
          <w:tcPr>
            <w:tcW w:w="526" w:type="pct"/>
            <w:gridSpan w:val="2"/>
          </w:tcPr>
          <w:p w14:paraId="2C34FC7C" w14:textId="77777777" w:rsidR="005D35D6" w:rsidRPr="00CC5E10" w:rsidRDefault="005D35D6" w:rsidP="005D35D6">
            <w:pPr>
              <w:pStyle w:val="ae"/>
              <w:spacing w:line="240" w:lineRule="auto"/>
              <w:ind w:left="0" w:firstLine="0"/>
              <w:rPr>
                <w:color w:val="000000"/>
                <w:sz w:val="20"/>
                <w:szCs w:val="20"/>
              </w:rPr>
            </w:pPr>
            <w:r w:rsidRPr="00CC5E10">
              <w:rPr>
                <w:color w:val="000000"/>
                <w:sz w:val="20"/>
                <w:szCs w:val="20"/>
              </w:rPr>
              <w:t>Если значение в поле «Визуальная информация» = «Да»</w:t>
            </w:r>
          </w:p>
        </w:tc>
        <w:tc>
          <w:tcPr>
            <w:tcW w:w="383" w:type="pct"/>
            <w:gridSpan w:val="2"/>
          </w:tcPr>
          <w:p w14:paraId="07C6D9D9" w14:textId="77777777" w:rsidR="005D35D6" w:rsidRPr="00CC5E10" w:rsidRDefault="005D35D6" w:rsidP="005D35D6">
            <w:pPr>
              <w:spacing w:line="240" w:lineRule="auto"/>
              <w:ind w:firstLine="0"/>
              <w:rPr>
                <w:color w:val="000000"/>
                <w:sz w:val="20"/>
                <w:szCs w:val="20"/>
              </w:rPr>
            </w:pPr>
            <w:r w:rsidRPr="00CC5E10">
              <w:rPr>
                <w:color w:val="000000"/>
                <w:sz w:val="20"/>
                <w:szCs w:val="20"/>
              </w:rPr>
              <w:t>Да</w:t>
            </w:r>
          </w:p>
        </w:tc>
        <w:tc>
          <w:tcPr>
            <w:tcW w:w="680" w:type="pct"/>
            <w:gridSpan w:val="2"/>
          </w:tcPr>
          <w:p w14:paraId="72A0012B" w14:textId="77777777" w:rsidR="005D35D6" w:rsidRPr="00CC5E10" w:rsidRDefault="005D35D6" w:rsidP="005D35D6">
            <w:pPr>
              <w:spacing w:line="240" w:lineRule="auto"/>
              <w:ind w:firstLine="0"/>
              <w:rPr>
                <w:rFonts w:eastAsia="Times New Roman" w:cs="Times New Roman"/>
                <w:sz w:val="20"/>
                <w:szCs w:val="20"/>
              </w:rPr>
            </w:pPr>
            <w:r w:rsidRPr="00CC5E10">
              <w:rPr>
                <w:rFonts w:eastAsia="Times New Roman" w:cs="Times New Roman"/>
                <w:sz w:val="20"/>
                <w:szCs w:val="20"/>
              </w:rPr>
              <w:t>Флажок</w:t>
            </w:r>
          </w:p>
        </w:tc>
        <w:tc>
          <w:tcPr>
            <w:tcW w:w="687" w:type="pct"/>
            <w:gridSpan w:val="2"/>
          </w:tcPr>
          <w:p w14:paraId="7F59B651" w14:textId="79559A05" w:rsidR="005D35D6" w:rsidRPr="00CC5E10" w:rsidRDefault="005D35D6" w:rsidP="005D35D6">
            <w:pPr>
              <w:spacing w:line="240" w:lineRule="auto"/>
              <w:ind w:firstLine="0"/>
              <w:rPr>
                <w:color w:val="000000"/>
                <w:sz w:val="20"/>
                <w:szCs w:val="20"/>
              </w:rPr>
            </w:pPr>
            <w:r w:rsidRPr="00CC5E10">
              <w:rPr>
                <w:color w:val="000000"/>
                <w:sz w:val="20"/>
                <w:szCs w:val="20"/>
              </w:rPr>
              <w:t xml:space="preserve">Значения из справочника «Параметры визуальной оценки» (см. </w:t>
            </w:r>
            <w:r w:rsidRPr="00CC5E10">
              <w:rPr>
                <w:color w:val="000000"/>
                <w:sz w:val="20"/>
                <w:szCs w:val="20"/>
              </w:rPr>
              <w:fldChar w:fldCharType="begin"/>
            </w:r>
            <w:r w:rsidRPr="00CC5E10">
              <w:rPr>
                <w:color w:val="000000"/>
                <w:sz w:val="20"/>
                <w:szCs w:val="20"/>
              </w:rPr>
              <w:instrText xml:space="preserve"> REF _Ref230629995 \h  \* MERGEFORMAT </w:instrText>
            </w:r>
            <w:r w:rsidRPr="00CC5E10">
              <w:rPr>
                <w:color w:val="000000"/>
                <w:sz w:val="20"/>
                <w:szCs w:val="20"/>
              </w:rPr>
            </w:r>
            <w:r w:rsidRPr="00CC5E10">
              <w:rPr>
                <w:color w:val="000000"/>
                <w:sz w:val="20"/>
                <w:szCs w:val="20"/>
              </w:rPr>
              <w:fldChar w:fldCharType="separate"/>
            </w:r>
            <w:r w:rsidR="00436E33" w:rsidRPr="00436E33">
              <w:rPr>
                <w:sz w:val="20"/>
                <w:szCs w:val="20"/>
              </w:rPr>
              <w:t>Приложение 1. Критерии визуальной оценки клиента</w:t>
            </w:r>
            <w:r w:rsidRPr="00CC5E10">
              <w:rPr>
                <w:color w:val="000000"/>
                <w:sz w:val="20"/>
                <w:szCs w:val="20"/>
              </w:rPr>
              <w:fldChar w:fldCharType="end"/>
            </w:r>
            <w:r w:rsidRPr="00CC5E10">
              <w:rPr>
                <w:color w:val="000000"/>
                <w:sz w:val="20"/>
                <w:szCs w:val="20"/>
              </w:rPr>
              <w:t>)</w:t>
            </w:r>
          </w:p>
        </w:tc>
        <w:tc>
          <w:tcPr>
            <w:tcW w:w="1895" w:type="pct"/>
            <w:gridSpan w:val="2"/>
          </w:tcPr>
          <w:p w14:paraId="4FE2A618" w14:textId="2DA96708"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Видимость: </w:t>
            </w:r>
            <w:r w:rsidRPr="00CC5E10">
              <w:rPr>
                <w:color w:val="000000"/>
                <w:sz w:val="20"/>
                <w:szCs w:val="20"/>
              </w:rPr>
              <w:t>Если значение в поле «Визуальная информация» = «Да»</w:t>
            </w:r>
          </w:p>
          <w:p w14:paraId="2FB4509D" w14:textId="77777777"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По каждому значению доступен чек-бокс.</w:t>
            </w:r>
          </w:p>
          <w:p w14:paraId="3385755F" w14:textId="77777777"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Должно быть выбрано хотя бы одно значение.</w:t>
            </w:r>
          </w:p>
          <w:p w14:paraId="21F48B4A" w14:textId="77777777" w:rsidR="005D35D6" w:rsidRPr="00CC5E10" w:rsidRDefault="005D35D6" w:rsidP="005D35D6">
            <w:pPr>
              <w:pStyle w:val="ae"/>
              <w:numPr>
                <w:ilvl w:val="0"/>
                <w:numId w:val="4"/>
              </w:numPr>
              <w:spacing w:line="240" w:lineRule="auto"/>
              <w:ind w:left="0" w:firstLine="0"/>
              <w:rPr>
                <w:rFonts w:cs="Times New Roman"/>
                <w:sz w:val="20"/>
                <w:szCs w:val="20"/>
              </w:rPr>
            </w:pPr>
            <w:r w:rsidRPr="00CC5E10">
              <w:rPr>
                <w:rFonts w:cs="Times New Roman"/>
                <w:sz w:val="20"/>
                <w:szCs w:val="20"/>
              </w:rPr>
              <w:t xml:space="preserve">В каждом блоке имеется чек-бокс «Другое», при выборе которого в блоке появляется поле ввода текста, обязательное для заполнения </w:t>
            </w:r>
          </w:p>
        </w:tc>
      </w:tr>
      <w:tr w:rsidR="005D35D6" w:rsidRPr="0081172A" w14:paraId="3157FFEC" w14:textId="77777777" w:rsidTr="00696E55">
        <w:trPr>
          <w:trHeight w:val="72"/>
        </w:trPr>
        <w:tc>
          <w:tcPr>
            <w:tcW w:w="5000" w:type="pct"/>
            <w:gridSpan w:val="11"/>
          </w:tcPr>
          <w:p w14:paraId="23B25E28" w14:textId="77777777" w:rsidR="005D35D6" w:rsidRPr="00696E55" w:rsidRDefault="005D35D6" w:rsidP="005D35D6">
            <w:pPr>
              <w:pStyle w:val="ae"/>
              <w:spacing w:line="240" w:lineRule="auto"/>
              <w:ind w:left="0" w:firstLine="0"/>
              <w:rPr>
                <w:rFonts w:cs="Times New Roman"/>
                <w:b/>
                <w:bCs/>
                <w:sz w:val="20"/>
                <w:szCs w:val="20"/>
              </w:rPr>
            </w:pPr>
            <w:r w:rsidRPr="00696E55">
              <w:rPr>
                <w:rFonts w:cs="Times New Roman"/>
                <w:b/>
                <w:bCs/>
                <w:sz w:val="20"/>
                <w:szCs w:val="20"/>
              </w:rPr>
              <w:t>Блок «Согласия / проверки»</w:t>
            </w:r>
          </w:p>
          <w:p w14:paraId="3F54C009" w14:textId="0CD2FAA1" w:rsidR="005D35D6" w:rsidRPr="00CC5E10" w:rsidRDefault="005D35D6" w:rsidP="005D35D6">
            <w:pPr>
              <w:pStyle w:val="ae"/>
              <w:numPr>
                <w:ilvl w:val="0"/>
                <w:numId w:val="4"/>
              </w:numPr>
              <w:spacing w:line="240" w:lineRule="auto"/>
              <w:ind w:left="0" w:firstLine="0"/>
              <w:rPr>
                <w:rFonts w:cs="Times New Roman"/>
                <w:sz w:val="20"/>
                <w:szCs w:val="20"/>
              </w:rPr>
            </w:pPr>
            <w:r>
              <w:rPr>
                <w:rFonts w:cs="Times New Roman"/>
                <w:sz w:val="20"/>
                <w:szCs w:val="20"/>
              </w:rPr>
              <w:t>По умолчанию блок свернут с возможностью раскрытия</w:t>
            </w:r>
          </w:p>
        </w:tc>
      </w:tr>
      <w:tr w:rsidR="005D35D6" w:rsidRPr="0081172A" w14:paraId="78A3EEFF" w14:textId="77777777" w:rsidTr="002C7CFF">
        <w:trPr>
          <w:trHeight w:val="72"/>
        </w:trPr>
        <w:tc>
          <w:tcPr>
            <w:tcW w:w="829" w:type="pct"/>
          </w:tcPr>
          <w:p w14:paraId="0E11FED5" w14:textId="14E422CF" w:rsidR="005D35D6" w:rsidRPr="00CC5E10" w:rsidRDefault="005D35D6" w:rsidP="005D35D6">
            <w:pPr>
              <w:spacing w:line="240" w:lineRule="auto"/>
              <w:ind w:firstLine="0"/>
              <w:rPr>
                <w:color w:val="000000"/>
                <w:sz w:val="20"/>
                <w:szCs w:val="20"/>
              </w:rPr>
            </w:pPr>
            <w:r>
              <w:rPr>
                <w:color w:val="000000"/>
                <w:sz w:val="20"/>
                <w:szCs w:val="20"/>
              </w:rPr>
              <w:t>Согласия</w:t>
            </w:r>
          </w:p>
        </w:tc>
        <w:tc>
          <w:tcPr>
            <w:tcW w:w="526" w:type="pct"/>
            <w:gridSpan w:val="2"/>
          </w:tcPr>
          <w:p w14:paraId="6369DD5C" w14:textId="0F1825A3" w:rsidR="005D35D6" w:rsidRPr="00CC5E10" w:rsidRDefault="005D35D6" w:rsidP="005D35D6">
            <w:pPr>
              <w:pStyle w:val="ae"/>
              <w:spacing w:line="240" w:lineRule="auto"/>
              <w:ind w:left="0" w:firstLine="0"/>
              <w:rPr>
                <w:color w:val="000000"/>
                <w:sz w:val="20"/>
                <w:szCs w:val="20"/>
              </w:rPr>
            </w:pPr>
            <w:r>
              <w:rPr>
                <w:color w:val="000000"/>
                <w:sz w:val="20"/>
                <w:szCs w:val="20"/>
              </w:rPr>
              <w:t>Нет</w:t>
            </w:r>
          </w:p>
        </w:tc>
        <w:tc>
          <w:tcPr>
            <w:tcW w:w="383" w:type="pct"/>
            <w:gridSpan w:val="2"/>
          </w:tcPr>
          <w:p w14:paraId="6F5E0429" w14:textId="2C6887CD" w:rsidR="005D35D6" w:rsidRPr="00CC5E10" w:rsidRDefault="005D35D6" w:rsidP="005D35D6">
            <w:pPr>
              <w:spacing w:line="240" w:lineRule="auto"/>
              <w:ind w:firstLine="0"/>
              <w:rPr>
                <w:color w:val="000000"/>
                <w:sz w:val="20"/>
                <w:szCs w:val="20"/>
              </w:rPr>
            </w:pPr>
            <w:r>
              <w:rPr>
                <w:color w:val="000000"/>
                <w:sz w:val="20"/>
                <w:szCs w:val="20"/>
              </w:rPr>
              <w:t>Да</w:t>
            </w:r>
          </w:p>
        </w:tc>
        <w:tc>
          <w:tcPr>
            <w:tcW w:w="680" w:type="pct"/>
            <w:gridSpan w:val="2"/>
          </w:tcPr>
          <w:p w14:paraId="04D28EC3" w14:textId="412E960B" w:rsidR="005D35D6" w:rsidRPr="00CC5E10" w:rsidRDefault="005D35D6" w:rsidP="005D35D6">
            <w:pPr>
              <w:spacing w:line="240" w:lineRule="auto"/>
              <w:ind w:firstLine="0"/>
              <w:rPr>
                <w:rFonts w:eastAsia="Times New Roman" w:cs="Times New Roman"/>
                <w:sz w:val="20"/>
                <w:szCs w:val="20"/>
              </w:rPr>
            </w:pPr>
            <w:r>
              <w:rPr>
                <w:rFonts w:eastAsia="Times New Roman" w:cs="Times New Roman"/>
                <w:sz w:val="20"/>
                <w:szCs w:val="20"/>
              </w:rPr>
              <w:t>Виджет</w:t>
            </w:r>
          </w:p>
        </w:tc>
        <w:tc>
          <w:tcPr>
            <w:tcW w:w="687" w:type="pct"/>
            <w:gridSpan w:val="2"/>
          </w:tcPr>
          <w:p w14:paraId="1CBB77AE" w14:textId="77777777" w:rsidR="005D35D6" w:rsidRPr="00CC5E10" w:rsidRDefault="005D35D6" w:rsidP="005D35D6">
            <w:pPr>
              <w:spacing w:line="240" w:lineRule="auto"/>
              <w:ind w:firstLine="0"/>
              <w:rPr>
                <w:color w:val="000000"/>
                <w:sz w:val="20"/>
                <w:szCs w:val="20"/>
              </w:rPr>
            </w:pPr>
          </w:p>
        </w:tc>
        <w:tc>
          <w:tcPr>
            <w:tcW w:w="1895" w:type="pct"/>
            <w:gridSpan w:val="2"/>
          </w:tcPr>
          <w:p w14:paraId="4FA0C27D" w14:textId="77777777" w:rsidR="005D35D6" w:rsidRDefault="005D35D6" w:rsidP="005D35D6">
            <w:pPr>
              <w:pStyle w:val="ae"/>
              <w:numPr>
                <w:ilvl w:val="0"/>
                <w:numId w:val="4"/>
              </w:numPr>
              <w:spacing w:line="240" w:lineRule="auto"/>
              <w:ind w:left="0" w:firstLine="0"/>
              <w:rPr>
                <w:rFonts w:cs="Times New Roman"/>
                <w:sz w:val="20"/>
                <w:szCs w:val="20"/>
              </w:rPr>
            </w:pPr>
            <w:r>
              <w:rPr>
                <w:rFonts w:cs="Times New Roman"/>
                <w:sz w:val="20"/>
                <w:szCs w:val="20"/>
              </w:rPr>
              <w:t xml:space="preserve">Описание блока в Приложение 2. </w:t>
            </w:r>
          </w:p>
          <w:p w14:paraId="5EEB0176" w14:textId="675B8F99" w:rsidR="005D35D6" w:rsidRPr="00CC5E10" w:rsidRDefault="005D35D6" w:rsidP="005D35D6">
            <w:pPr>
              <w:pStyle w:val="ae"/>
              <w:numPr>
                <w:ilvl w:val="0"/>
                <w:numId w:val="4"/>
              </w:numPr>
              <w:spacing w:line="240" w:lineRule="auto"/>
              <w:ind w:left="0" w:firstLine="0"/>
              <w:rPr>
                <w:rFonts w:cs="Times New Roman"/>
                <w:sz w:val="20"/>
                <w:szCs w:val="20"/>
              </w:rPr>
            </w:pPr>
            <w:r>
              <w:rPr>
                <w:rFonts w:cs="Times New Roman"/>
                <w:sz w:val="20"/>
                <w:szCs w:val="20"/>
              </w:rPr>
              <w:t>По умолчанию в поле «БКИ и персональные данные» значение = Да</w:t>
            </w:r>
          </w:p>
        </w:tc>
      </w:tr>
      <w:tr w:rsidR="005D35D6" w:rsidRPr="0081172A" w14:paraId="5F10ECE9" w14:textId="77777777" w:rsidTr="002C7CFF">
        <w:trPr>
          <w:trHeight w:val="72"/>
        </w:trPr>
        <w:tc>
          <w:tcPr>
            <w:tcW w:w="829" w:type="pct"/>
          </w:tcPr>
          <w:p w14:paraId="1B0F2271" w14:textId="3AFC22FD" w:rsidR="005D35D6" w:rsidRPr="00696E55" w:rsidRDefault="005D35D6" w:rsidP="005D35D6">
            <w:pPr>
              <w:spacing w:line="240" w:lineRule="auto"/>
              <w:ind w:firstLine="0"/>
              <w:rPr>
                <w:color w:val="000000"/>
                <w:sz w:val="20"/>
                <w:szCs w:val="20"/>
              </w:rPr>
            </w:pPr>
            <w:r w:rsidRPr="00E95D2F">
              <w:rPr>
                <w:color w:val="000000"/>
                <w:sz w:val="20"/>
                <w:szCs w:val="20"/>
                <w:lang w:val="en-US"/>
              </w:rPr>
              <w:t xml:space="preserve">FATCA/CRS </w:t>
            </w:r>
            <w:r>
              <w:rPr>
                <w:color w:val="000000"/>
                <w:sz w:val="20"/>
                <w:szCs w:val="20"/>
              </w:rPr>
              <w:t>проверка</w:t>
            </w:r>
          </w:p>
        </w:tc>
        <w:tc>
          <w:tcPr>
            <w:tcW w:w="526" w:type="pct"/>
            <w:gridSpan w:val="2"/>
          </w:tcPr>
          <w:p w14:paraId="2EA9109C" w14:textId="25951618" w:rsidR="005D35D6" w:rsidRDefault="005D35D6" w:rsidP="005D35D6">
            <w:pPr>
              <w:pStyle w:val="ae"/>
              <w:spacing w:line="240" w:lineRule="auto"/>
              <w:ind w:left="0" w:firstLine="0"/>
              <w:rPr>
                <w:color w:val="000000"/>
                <w:sz w:val="20"/>
                <w:szCs w:val="20"/>
              </w:rPr>
            </w:pPr>
            <w:r>
              <w:rPr>
                <w:color w:val="000000"/>
                <w:sz w:val="20"/>
                <w:szCs w:val="20"/>
              </w:rPr>
              <w:t>Нет</w:t>
            </w:r>
          </w:p>
        </w:tc>
        <w:tc>
          <w:tcPr>
            <w:tcW w:w="383" w:type="pct"/>
            <w:gridSpan w:val="2"/>
          </w:tcPr>
          <w:p w14:paraId="26EEF60F" w14:textId="3B2AF751" w:rsidR="005D35D6" w:rsidRDefault="005D35D6" w:rsidP="005D35D6">
            <w:pPr>
              <w:spacing w:line="240" w:lineRule="auto"/>
              <w:ind w:firstLine="0"/>
              <w:rPr>
                <w:color w:val="000000"/>
                <w:sz w:val="20"/>
                <w:szCs w:val="20"/>
              </w:rPr>
            </w:pPr>
            <w:r>
              <w:rPr>
                <w:color w:val="000000"/>
                <w:sz w:val="20"/>
                <w:szCs w:val="20"/>
              </w:rPr>
              <w:t>Да</w:t>
            </w:r>
          </w:p>
        </w:tc>
        <w:tc>
          <w:tcPr>
            <w:tcW w:w="680" w:type="pct"/>
            <w:gridSpan w:val="2"/>
          </w:tcPr>
          <w:p w14:paraId="38625892" w14:textId="7A5EA288" w:rsidR="005D35D6" w:rsidRDefault="005D35D6" w:rsidP="005D35D6">
            <w:pPr>
              <w:spacing w:line="240" w:lineRule="auto"/>
              <w:ind w:firstLine="0"/>
              <w:rPr>
                <w:rFonts w:eastAsia="Times New Roman" w:cs="Times New Roman"/>
                <w:sz w:val="20"/>
                <w:szCs w:val="20"/>
              </w:rPr>
            </w:pPr>
            <w:r>
              <w:rPr>
                <w:rFonts w:eastAsia="Times New Roman" w:cs="Times New Roman"/>
                <w:sz w:val="20"/>
                <w:szCs w:val="20"/>
              </w:rPr>
              <w:t>Виджет</w:t>
            </w:r>
          </w:p>
        </w:tc>
        <w:tc>
          <w:tcPr>
            <w:tcW w:w="687" w:type="pct"/>
            <w:gridSpan w:val="2"/>
          </w:tcPr>
          <w:p w14:paraId="2FEC9894" w14:textId="77777777" w:rsidR="005D35D6" w:rsidRPr="00CC5E10" w:rsidRDefault="005D35D6" w:rsidP="005D35D6">
            <w:pPr>
              <w:spacing w:line="240" w:lineRule="auto"/>
              <w:ind w:firstLine="0"/>
              <w:rPr>
                <w:color w:val="000000"/>
                <w:sz w:val="20"/>
                <w:szCs w:val="20"/>
              </w:rPr>
            </w:pPr>
          </w:p>
        </w:tc>
        <w:tc>
          <w:tcPr>
            <w:tcW w:w="1895" w:type="pct"/>
            <w:gridSpan w:val="2"/>
          </w:tcPr>
          <w:p w14:paraId="367896C6" w14:textId="77777777" w:rsidR="005D35D6" w:rsidRDefault="005D35D6" w:rsidP="005D35D6">
            <w:pPr>
              <w:pStyle w:val="ae"/>
              <w:numPr>
                <w:ilvl w:val="0"/>
                <w:numId w:val="4"/>
              </w:numPr>
              <w:spacing w:line="240" w:lineRule="auto"/>
              <w:ind w:left="0" w:firstLine="0"/>
              <w:rPr>
                <w:rFonts w:cs="Times New Roman"/>
                <w:sz w:val="20"/>
                <w:szCs w:val="20"/>
              </w:rPr>
            </w:pPr>
            <w:r>
              <w:rPr>
                <w:rFonts w:cs="Times New Roman"/>
                <w:sz w:val="20"/>
                <w:szCs w:val="20"/>
              </w:rPr>
              <w:t>Описание блока в Приложение 2.</w:t>
            </w:r>
          </w:p>
          <w:p w14:paraId="22A640CE" w14:textId="46A4C64B" w:rsidR="005D35D6" w:rsidRDefault="005D35D6" w:rsidP="005D35D6">
            <w:pPr>
              <w:pStyle w:val="ae"/>
              <w:numPr>
                <w:ilvl w:val="0"/>
                <w:numId w:val="4"/>
              </w:numPr>
              <w:spacing w:line="240" w:lineRule="auto"/>
              <w:ind w:left="0" w:firstLine="0"/>
              <w:rPr>
                <w:rFonts w:cs="Times New Roman"/>
                <w:sz w:val="20"/>
                <w:szCs w:val="20"/>
              </w:rPr>
            </w:pPr>
            <w:r>
              <w:rPr>
                <w:rFonts w:cs="Times New Roman"/>
                <w:sz w:val="20"/>
                <w:szCs w:val="20"/>
              </w:rPr>
              <w:t>По умолчанию во всех полях блока значение = Нет</w:t>
            </w:r>
          </w:p>
        </w:tc>
      </w:tr>
      <w:tr w:rsidR="005D35D6" w:rsidRPr="0081172A" w14:paraId="1E157E6A" w14:textId="77777777" w:rsidTr="002C7CFF">
        <w:trPr>
          <w:trHeight w:val="72"/>
        </w:trPr>
        <w:tc>
          <w:tcPr>
            <w:tcW w:w="829" w:type="pct"/>
          </w:tcPr>
          <w:p w14:paraId="67AE25DB" w14:textId="5E1F38E1" w:rsidR="005D35D6" w:rsidRPr="00696E55" w:rsidRDefault="005D35D6" w:rsidP="005D35D6">
            <w:pPr>
              <w:spacing w:line="240" w:lineRule="auto"/>
              <w:ind w:firstLine="0"/>
              <w:rPr>
                <w:color w:val="000000"/>
                <w:sz w:val="20"/>
                <w:szCs w:val="20"/>
              </w:rPr>
            </w:pPr>
            <w:r>
              <w:rPr>
                <w:color w:val="000000"/>
                <w:sz w:val="20"/>
                <w:szCs w:val="20"/>
                <w:lang w:val="en-US"/>
              </w:rPr>
              <w:t xml:space="preserve">AML </w:t>
            </w:r>
            <w:r>
              <w:rPr>
                <w:color w:val="000000"/>
                <w:sz w:val="20"/>
                <w:szCs w:val="20"/>
              </w:rPr>
              <w:t>проверка</w:t>
            </w:r>
          </w:p>
        </w:tc>
        <w:tc>
          <w:tcPr>
            <w:tcW w:w="526" w:type="pct"/>
            <w:gridSpan w:val="2"/>
          </w:tcPr>
          <w:p w14:paraId="1EEF211F" w14:textId="1B8E3FE2" w:rsidR="005D35D6" w:rsidRDefault="005D35D6" w:rsidP="005D35D6">
            <w:pPr>
              <w:pStyle w:val="ae"/>
              <w:spacing w:line="240" w:lineRule="auto"/>
              <w:ind w:left="0" w:firstLine="0"/>
              <w:rPr>
                <w:color w:val="000000"/>
                <w:sz w:val="20"/>
                <w:szCs w:val="20"/>
              </w:rPr>
            </w:pPr>
            <w:r>
              <w:rPr>
                <w:color w:val="000000"/>
                <w:sz w:val="20"/>
                <w:szCs w:val="20"/>
              </w:rPr>
              <w:t>Нет</w:t>
            </w:r>
          </w:p>
        </w:tc>
        <w:tc>
          <w:tcPr>
            <w:tcW w:w="383" w:type="pct"/>
            <w:gridSpan w:val="2"/>
          </w:tcPr>
          <w:p w14:paraId="56D65E94" w14:textId="0D951A21" w:rsidR="005D35D6" w:rsidRDefault="005D35D6" w:rsidP="005D35D6">
            <w:pPr>
              <w:spacing w:line="240" w:lineRule="auto"/>
              <w:ind w:firstLine="0"/>
              <w:rPr>
                <w:color w:val="000000"/>
                <w:sz w:val="20"/>
                <w:szCs w:val="20"/>
              </w:rPr>
            </w:pPr>
            <w:r>
              <w:rPr>
                <w:color w:val="000000"/>
                <w:sz w:val="20"/>
                <w:szCs w:val="20"/>
              </w:rPr>
              <w:t>Да</w:t>
            </w:r>
          </w:p>
        </w:tc>
        <w:tc>
          <w:tcPr>
            <w:tcW w:w="680" w:type="pct"/>
            <w:gridSpan w:val="2"/>
          </w:tcPr>
          <w:p w14:paraId="78F73612" w14:textId="2C182135" w:rsidR="005D35D6" w:rsidRDefault="005D35D6" w:rsidP="005D35D6">
            <w:pPr>
              <w:spacing w:line="240" w:lineRule="auto"/>
              <w:ind w:firstLine="0"/>
              <w:rPr>
                <w:rFonts w:eastAsia="Times New Roman" w:cs="Times New Roman"/>
                <w:sz w:val="20"/>
                <w:szCs w:val="20"/>
              </w:rPr>
            </w:pPr>
            <w:r>
              <w:rPr>
                <w:rFonts w:eastAsia="Times New Roman" w:cs="Times New Roman"/>
                <w:sz w:val="20"/>
                <w:szCs w:val="20"/>
              </w:rPr>
              <w:t>Виджет</w:t>
            </w:r>
          </w:p>
        </w:tc>
        <w:tc>
          <w:tcPr>
            <w:tcW w:w="687" w:type="pct"/>
            <w:gridSpan w:val="2"/>
          </w:tcPr>
          <w:p w14:paraId="3EE2365E" w14:textId="77777777" w:rsidR="005D35D6" w:rsidRPr="00CC5E10" w:rsidRDefault="005D35D6" w:rsidP="005D35D6">
            <w:pPr>
              <w:spacing w:line="240" w:lineRule="auto"/>
              <w:ind w:firstLine="0"/>
              <w:rPr>
                <w:color w:val="000000"/>
                <w:sz w:val="20"/>
                <w:szCs w:val="20"/>
              </w:rPr>
            </w:pPr>
          </w:p>
        </w:tc>
        <w:tc>
          <w:tcPr>
            <w:tcW w:w="1895" w:type="pct"/>
            <w:gridSpan w:val="2"/>
          </w:tcPr>
          <w:p w14:paraId="6989EAF9" w14:textId="77777777" w:rsidR="005D35D6" w:rsidRDefault="005D35D6" w:rsidP="005D35D6">
            <w:pPr>
              <w:pStyle w:val="ae"/>
              <w:numPr>
                <w:ilvl w:val="0"/>
                <w:numId w:val="4"/>
              </w:numPr>
              <w:spacing w:line="240" w:lineRule="auto"/>
              <w:ind w:left="0" w:firstLine="0"/>
              <w:rPr>
                <w:rFonts w:cs="Times New Roman"/>
                <w:sz w:val="20"/>
                <w:szCs w:val="20"/>
              </w:rPr>
            </w:pPr>
            <w:r>
              <w:rPr>
                <w:rFonts w:cs="Times New Roman"/>
                <w:sz w:val="20"/>
                <w:szCs w:val="20"/>
              </w:rPr>
              <w:t>Описание блока в Приложение 2.</w:t>
            </w:r>
          </w:p>
          <w:p w14:paraId="074C884C" w14:textId="2B039E6D" w:rsidR="005D35D6" w:rsidRDefault="005D35D6" w:rsidP="005D35D6">
            <w:pPr>
              <w:pStyle w:val="ae"/>
              <w:numPr>
                <w:ilvl w:val="0"/>
                <w:numId w:val="4"/>
              </w:numPr>
              <w:spacing w:line="240" w:lineRule="auto"/>
              <w:ind w:left="0" w:firstLine="0"/>
              <w:rPr>
                <w:rFonts w:cs="Times New Roman"/>
                <w:sz w:val="20"/>
                <w:szCs w:val="20"/>
              </w:rPr>
            </w:pPr>
            <w:r>
              <w:rPr>
                <w:rFonts w:cs="Times New Roman"/>
                <w:sz w:val="20"/>
                <w:szCs w:val="20"/>
              </w:rPr>
              <w:t>По умолчанию во всех полях блока значение = Нет</w:t>
            </w:r>
          </w:p>
        </w:tc>
      </w:tr>
    </w:tbl>
    <w:p w14:paraId="602CAC0B" w14:textId="77777777" w:rsidR="00087C84" w:rsidRDefault="00087C84" w:rsidP="006748B3">
      <w:pPr>
        <w:ind w:left="708" w:firstLine="0"/>
        <w:rPr>
          <w:rFonts w:asciiTheme="majorBidi" w:hAnsiTheme="majorBidi" w:cstheme="majorBidi"/>
          <w:b/>
          <w:szCs w:val="24"/>
        </w:rPr>
      </w:pPr>
    </w:p>
    <w:p w14:paraId="6B5F8233" w14:textId="57137C6A" w:rsidR="006748B3" w:rsidRDefault="00A85002" w:rsidP="006748B3">
      <w:pPr>
        <w:ind w:left="708" w:firstLine="0"/>
      </w:pPr>
      <w:r>
        <w:rPr>
          <w:rFonts w:asciiTheme="majorBidi" w:hAnsiTheme="majorBidi" w:cstheme="majorBidi"/>
          <w:b/>
          <w:szCs w:val="24"/>
        </w:rPr>
        <w:t>Примечания</w:t>
      </w:r>
      <w:r w:rsidR="006748B3">
        <w:rPr>
          <w:rFonts w:asciiTheme="majorBidi" w:hAnsiTheme="majorBidi" w:cstheme="majorBidi"/>
          <w:b/>
          <w:szCs w:val="24"/>
        </w:rPr>
        <w:t>:</w:t>
      </w:r>
    </w:p>
    <w:p w14:paraId="4A12CF5E" w14:textId="1AAE0365" w:rsidR="006748B3" w:rsidRDefault="006748B3" w:rsidP="008A2B52">
      <w:pPr>
        <w:pStyle w:val="ae"/>
        <w:numPr>
          <w:ilvl w:val="0"/>
          <w:numId w:val="4"/>
        </w:numPr>
        <w:rPr>
          <w:rFonts w:asciiTheme="majorBidi" w:hAnsiTheme="majorBidi" w:cstheme="majorBidi"/>
          <w:szCs w:val="24"/>
        </w:rPr>
      </w:pPr>
      <w:r w:rsidRPr="00532C87">
        <w:rPr>
          <w:rFonts w:asciiTheme="majorBidi" w:hAnsiTheme="majorBidi" w:cstheme="majorBidi"/>
          <w:szCs w:val="24"/>
        </w:rPr>
        <w:t>Если адрес</w:t>
      </w:r>
      <w:r>
        <w:rPr>
          <w:rFonts w:asciiTheme="majorBidi" w:hAnsiTheme="majorBidi" w:cstheme="majorBidi"/>
          <w:szCs w:val="24"/>
        </w:rPr>
        <w:t xml:space="preserve"> клиента (регистрации / места жительства)</w:t>
      </w:r>
      <w:r w:rsidRPr="00532C87">
        <w:rPr>
          <w:rFonts w:asciiTheme="majorBidi" w:hAnsiTheme="majorBidi" w:cstheme="majorBidi"/>
          <w:szCs w:val="24"/>
        </w:rPr>
        <w:t xml:space="preserve"> </w:t>
      </w:r>
      <w:r>
        <w:rPr>
          <w:rFonts w:asciiTheme="majorBidi" w:hAnsiTheme="majorBidi" w:cstheme="majorBidi"/>
          <w:szCs w:val="24"/>
        </w:rPr>
        <w:t xml:space="preserve">заполнен посредством запроса </w:t>
      </w:r>
      <w:proofErr w:type="spellStart"/>
      <w:r w:rsidRPr="00532C87">
        <w:rPr>
          <w:rFonts w:asciiTheme="majorBidi" w:hAnsiTheme="majorBidi" w:cstheme="majorBidi"/>
          <w:szCs w:val="24"/>
        </w:rPr>
        <w:t>DaData</w:t>
      </w:r>
      <w:proofErr w:type="spellEnd"/>
      <w:r w:rsidRPr="00532C87">
        <w:rPr>
          <w:rFonts w:asciiTheme="majorBidi" w:hAnsiTheme="majorBidi" w:cstheme="majorBidi"/>
          <w:szCs w:val="24"/>
        </w:rPr>
        <w:t>, то он р</w:t>
      </w:r>
      <w:r w:rsidRPr="004C702A">
        <w:rPr>
          <w:rFonts w:asciiTheme="majorBidi" w:hAnsiTheme="majorBidi" w:cstheme="majorBidi"/>
          <w:szCs w:val="24"/>
        </w:rPr>
        <w:t xml:space="preserve">аскладывается по полям в блоке </w:t>
      </w:r>
      <w:r>
        <w:rPr>
          <w:rFonts w:asciiTheme="majorBidi" w:hAnsiTheme="majorBidi" w:cstheme="majorBidi"/>
          <w:szCs w:val="24"/>
        </w:rPr>
        <w:t>для р</w:t>
      </w:r>
      <w:r w:rsidRPr="00532C87">
        <w:rPr>
          <w:rFonts w:asciiTheme="majorBidi" w:hAnsiTheme="majorBidi" w:cstheme="majorBidi"/>
          <w:szCs w:val="24"/>
        </w:rPr>
        <w:t xml:space="preserve">учного </w:t>
      </w:r>
      <w:r w:rsidRPr="004C702A">
        <w:rPr>
          <w:rFonts w:asciiTheme="majorBidi" w:hAnsiTheme="majorBidi" w:cstheme="majorBidi"/>
          <w:szCs w:val="24"/>
        </w:rPr>
        <w:t>ввода,</w:t>
      </w:r>
      <w:r>
        <w:rPr>
          <w:rFonts w:asciiTheme="majorBidi" w:hAnsiTheme="majorBidi" w:cstheme="majorBidi"/>
          <w:szCs w:val="24"/>
        </w:rPr>
        <w:t xml:space="preserve"> в модели данных должно заполняться поле </w:t>
      </w:r>
      <w:proofErr w:type="spellStart"/>
      <w:r>
        <w:rPr>
          <w:rFonts w:asciiTheme="majorBidi" w:hAnsiTheme="majorBidi" w:cstheme="majorBidi"/>
          <w:szCs w:val="24"/>
          <w:lang w:val="en-US"/>
        </w:rPr>
        <w:t>kladr</w:t>
      </w:r>
      <w:proofErr w:type="spellEnd"/>
      <w:r w:rsidRPr="00532C87">
        <w:rPr>
          <w:rFonts w:asciiTheme="majorBidi" w:hAnsiTheme="majorBidi" w:cstheme="majorBidi"/>
          <w:szCs w:val="24"/>
        </w:rPr>
        <w:t xml:space="preserve"> (код КЛАДР)</w:t>
      </w:r>
      <w:r>
        <w:rPr>
          <w:rFonts w:asciiTheme="majorBidi" w:hAnsiTheme="majorBidi" w:cstheme="majorBidi"/>
          <w:szCs w:val="24"/>
        </w:rPr>
        <w:t xml:space="preserve">. </w:t>
      </w:r>
    </w:p>
    <w:p w14:paraId="0A8A73F5" w14:textId="70DAAB46" w:rsidR="00A85002" w:rsidRDefault="00A85002" w:rsidP="008A2B52">
      <w:pPr>
        <w:pStyle w:val="ae"/>
        <w:numPr>
          <w:ilvl w:val="0"/>
          <w:numId w:val="4"/>
        </w:numPr>
        <w:rPr>
          <w:rFonts w:asciiTheme="majorBidi" w:hAnsiTheme="majorBidi" w:cstheme="majorBidi"/>
          <w:szCs w:val="24"/>
        </w:rPr>
      </w:pPr>
      <w:r w:rsidRPr="00E64AAA">
        <w:rPr>
          <w:rFonts w:asciiTheme="majorBidi" w:hAnsiTheme="majorBidi" w:cstheme="majorBidi"/>
          <w:szCs w:val="24"/>
        </w:rPr>
        <w:t xml:space="preserve">Если </w:t>
      </w:r>
      <w:r w:rsidRPr="007E0BFA">
        <w:rPr>
          <w:rFonts w:asciiTheme="majorBidi" w:hAnsiTheme="majorBidi" w:cstheme="majorBidi"/>
          <w:szCs w:val="24"/>
        </w:rPr>
        <w:t>организация найдена</w:t>
      </w:r>
      <w:r w:rsidRPr="00E64AAA">
        <w:rPr>
          <w:rFonts w:asciiTheme="majorBidi" w:hAnsiTheme="majorBidi" w:cstheme="majorBidi"/>
          <w:szCs w:val="24"/>
        </w:rPr>
        <w:t xml:space="preserve"> </w:t>
      </w:r>
      <w:r>
        <w:rPr>
          <w:rFonts w:asciiTheme="majorBidi" w:hAnsiTheme="majorBidi" w:cstheme="majorBidi"/>
          <w:szCs w:val="24"/>
        </w:rPr>
        <w:t xml:space="preserve">посредством запроса </w:t>
      </w:r>
      <w:proofErr w:type="spellStart"/>
      <w:r w:rsidRPr="00532C87">
        <w:rPr>
          <w:rFonts w:asciiTheme="majorBidi" w:hAnsiTheme="majorBidi" w:cstheme="majorBidi"/>
          <w:szCs w:val="24"/>
        </w:rPr>
        <w:t>DaData</w:t>
      </w:r>
      <w:proofErr w:type="spellEnd"/>
      <w:r w:rsidRPr="00E64AAA">
        <w:rPr>
          <w:rFonts w:asciiTheme="majorBidi" w:hAnsiTheme="majorBidi" w:cstheme="majorBidi"/>
          <w:szCs w:val="24"/>
        </w:rPr>
        <w:t xml:space="preserve">, </w:t>
      </w:r>
      <w:r w:rsidRPr="007E0BFA">
        <w:rPr>
          <w:rFonts w:asciiTheme="majorBidi" w:hAnsiTheme="majorBidi" w:cstheme="majorBidi"/>
          <w:szCs w:val="24"/>
        </w:rPr>
        <w:t xml:space="preserve">выбор её из списка </w:t>
      </w:r>
      <w:proofErr w:type="spellStart"/>
      <w:r w:rsidRPr="007E0BFA">
        <w:rPr>
          <w:rFonts w:asciiTheme="majorBidi" w:hAnsiTheme="majorBidi" w:cstheme="majorBidi"/>
          <w:szCs w:val="24"/>
        </w:rPr>
        <w:t>предзаполняет</w:t>
      </w:r>
      <w:proofErr w:type="spellEnd"/>
      <w:r w:rsidRPr="007E0BFA">
        <w:rPr>
          <w:rFonts w:asciiTheme="majorBidi" w:hAnsiTheme="majorBidi" w:cstheme="majorBidi"/>
          <w:szCs w:val="24"/>
        </w:rPr>
        <w:t xml:space="preserve"> поля Анкеты: </w:t>
      </w:r>
    </w:p>
    <w:p w14:paraId="2961BC82" w14:textId="2AE10767" w:rsidR="00901320" w:rsidRDefault="00901320" w:rsidP="00A85002">
      <w:pPr>
        <w:pStyle w:val="ae"/>
        <w:numPr>
          <w:ilvl w:val="0"/>
          <w:numId w:val="10"/>
        </w:numPr>
        <w:rPr>
          <w:rFonts w:asciiTheme="majorBidi" w:hAnsiTheme="majorBidi" w:cstheme="majorBidi"/>
          <w:szCs w:val="24"/>
        </w:rPr>
      </w:pPr>
      <w:r>
        <w:rPr>
          <w:rFonts w:asciiTheme="majorBidi" w:hAnsiTheme="majorBidi" w:cstheme="majorBidi"/>
          <w:szCs w:val="24"/>
        </w:rPr>
        <w:t>Статус организации;</w:t>
      </w:r>
    </w:p>
    <w:p w14:paraId="7C8F464E" w14:textId="557FF834" w:rsidR="00A85002" w:rsidRDefault="00901320" w:rsidP="00A85002">
      <w:pPr>
        <w:pStyle w:val="ae"/>
        <w:numPr>
          <w:ilvl w:val="0"/>
          <w:numId w:val="10"/>
        </w:numPr>
        <w:rPr>
          <w:rFonts w:asciiTheme="majorBidi" w:hAnsiTheme="majorBidi" w:cstheme="majorBidi"/>
          <w:szCs w:val="24"/>
        </w:rPr>
      </w:pPr>
      <w:r>
        <w:rPr>
          <w:rFonts w:asciiTheme="majorBidi" w:hAnsiTheme="majorBidi" w:cstheme="majorBidi"/>
          <w:szCs w:val="24"/>
        </w:rPr>
        <w:t>Наименование организации</w:t>
      </w:r>
      <w:r w:rsidR="00A85002">
        <w:rPr>
          <w:rFonts w:asciiTheme="majorBidi" w:hAnsiTheme="majorBidi" w:cstheme="majorBidi"/>
          <w:szCs w:val="24"/>
        </w:rPr>
        <w:t>;</w:t>
      </w:r>
    </w:p>
    <w:p w14:paraId="1F892968" w14:textId="78DD4EE2" w:rsidR="00A85002" w:rsidRDefault="00A85002" w:rsidP="00A85002">
      <w:pPr>
        <w:pStyle w:val="ae"/>
        <w:numPr>
          <w:ilvl w:val="0"/>
          <w:numId w:val="10"/>
        </w:numPr>
        <w:rPr>
          <w:rFonts w:asciiTheme="majorBidi" w:hAnsiTheme="majorBidi" w:cstheme="majorBidi"/>
          <w:szCs w:val="24"/>
        </w:rPr>
      </w:pPr>
      <w:r w:rsidRPr="007E0BFA">
        <w:rPr>
          <w:rFonts w:asciiTheme="majorBidi" w:hAnsiTheme="majorBidi" w:cstheme="majorBidi"/>
          <w:szCs w:val="24"/>
        </w:rPr>
        <w:t>Организационно-правовая форма работодателя</w:t>
      </w:r>
      <w:r>
        <w:rPr>
          <w:rFonts w:asciiTheme="majorBidi" w:hAnsiTheme="majorBidi" w:cstheme="majorBidi"/>
          <w:szCs w:val="24"/>
        </w:rPr>
        <w:t>;</w:t>
      </w:r>
    </w:p>
    <w:p w14:paraId="6C06330D" w14:textId="0AB1668B" w:rsidR="00A85002" w:rsidRDefault="00A85002" w:rsidP="00A85002">
      <w:pPr>
        <w:pStyle w:val="ae"/>
        <w:numPr>
          <w:ilvl w:val="0"/>
          <w:numId w:val="10"/>
        </w:numPr>
        <w:rPr>
          <w:rFonts w:asciiTheme="majorBidi" w:hAnsiTheme="majorBidi" w:cstheme="majorBidi"/>
          <w:szCs w:val="24"/>
        </w:rPr>
      </w:pPr>
      <w:r w:rsidRPr="007E0BFA">
        <w:rPr>
          <w:rFonts w:asciiTheme="majorBidi" w:hAnsiTheme="majorBidi" w:cstheme="majorBidi"/>
          <w:szCs w:val="24"/>
        </w:rPr>
        <w:t>ИНН организации</w:t>
      </w:r>
      <w:r>
        <w:rPr>
          <w:rFonts w:asciiTheme="majorBidi" w:hAnsiTheme="majorBidi" w:cstheme="majorBidi"/>
          <w:szCs w:val="24"/>
        </w:rPr>
        <w:t>;</w:t>
      </w:r>
    </w:p>
    <w:p w14:paraId="52B79FC9" w14:textId="7177F24B" w:rsidR="00EC4158" w:rsidRDefault="00EC4158" w:rsidP="00A85002">
      <w:pPr>
        <w:pStyle w:val="ae"/>
        <w:numPr>
          <w:ilvl w:val="0"/>
          <w:numId w:val="10"/>
        </w:numPr>
        <w:rPr>
          <w:rFonts w:asciiTheme="majorBidi" w:hAnsiTheme="majorBidi" w:cstheme="majorBidi"/>
          <w:szCs w:val="24"/>
        </w:rPr>
      </w:pPr>
      <w:r>
        <w:rPr>
          <w:rFonts w:asciiTheme="majorBidi" w:hAnsiTheme="majorBidi" w:cstheme="majorBidi"/>
          <w:szCs w:val="24"/>
        </w:rPr>
        <w:t>ОПФ;</w:t>
      </w:r>
    </w:p>
    <w:p w14:paraId="20C5073F" w14:textId="5FD0D96F" w:rsidR="00A85002" w:rsidRPr="00A85002" w:rsidRDefault="0011489F" w:rsidP="00A85002">
      <w:pPr>
        <w:pStyle w:val="ae"/>
        <w:numPr>
          <w:ilvl w:val="0"/>
          <w:numId w:val="10"/>
        </w:numPr>
        <w:rPr>
          <w:rFonts w:asciiTheme="majorBidi" w:hAnsiTheme="majorBidi" w:cstheme="majorBidi"/>
          <w:szCs w:val="24"/>
        </w:rPr>
      </w:pPr>
      <w:r>
        <w:rPr>
          <w:rFonts w:asciiTheme="majorBidi" w:hAnsiTheme="majorBidi" w:cstheme="majorBidi"/>
          <w:szCs w:val="24"/>
        </w:rPr>
        <w:t>Адрес</w:t>
      </w:r>
      <w:r w:rsidR="00A85002" w:rsidRPr="00A85002">
        <w:rPr>
          <w:rFonts w:asciiTheme="majorBidi" w:hAnsiTheme="majorBidi" w:cstheme="majorBidi"/>
          <w:szCs w:val="24"/>
        </w:rPr>
        <w:t>.</w:t>
      </w:r>
    </w:p>
    <w:p w14:paraId="4EAA3844" w14:textId="77777777" w:rsidR="006748B3" w:rsidRPr="00532C87" w:rsidRDefault="006748B3" w:rsidP="006748B3">
      <w:pPr>
        <w:pStyle w:val="ae"/>
        <w:ind w:left="709" w:firstLine="0"/>
        <w:rPr>
          <w:rFonts w:asciiTheme="majorBidi" w:hAnsiTheme="majorBidi" w:cstheme="majorBidi"/>
          <w:szCs w:val="24"/>
        </w:rPr>
      </w:pPr>
    </w:p>
    <w:p w14:paraId="733D70DA" w14:textId="70308E62" w:rsidR="006748B3" w:rsidRPr="005B4E48" w:rsidRDefault="006748B3" w:rsidP="005D35D6">
      <w:pPr>
        <w:pStyle w:val="5"/>
      </w:pPr>
      <w:r w:rsidRPr="005B4E48">
        <w:lastRenderedPageBreak/>
        <w:t>Описание действий в разделе «</w:t>
      </w:r>
      <w:r w:rsidR="004B7880" w:rsidRPr="005B4E48">
        <w:t>Заявка</w:t>
      </w:r>
      <w:r w:rsidRPr="005B4E48">
        <w:t>»</w:t>
      </w:r>
    </w:p>
    <w:tbl>
      <w:tblPr>
        <w:tblStyle w:val="13"/>
        <w:tblpPr w:leftFromText="180" w:rightFromText="180" w:vertAnchor="text" w:tblpXSpec="right" w:tblpY="1"/>
        <w:tblOverlap w:val="never"/>
        <w:tblW w:w="5092" w:type="pct"/>
        <w:tblLayout w:type="fixed"/>
        <w:tblLook w:val="04A0" w:firstRow="1" w:lastRow="0" w:firstColumn="1" w:lastColumn="0" w:noHBand="0" w:noVBand="1"/>
      </w:tblPr>
      <w:tblGrid>
        <w:gridCol w:w="2408"/>
        <w:gridCol w:w="1983"/>
        <w:gridCol w:w="1372"/>
        <w:gridCol w:w="3753"/>
      </w:tblGrid>
      <w:tr w:rsidR="006748B3" w:rsidRPr="00A85002" w14:paraId="6EA07F05" w14:textId="77777777" w:rsidTr="00DB10E7">
        <w:trPr>
          <w:trHeight w:val="20"/>
          <w:tblHeader/>
        </w:trPr>
        <w:tc>
          <w:tcPr>
            <w:tcW w:w="1265" w:type="pct"/>
          </w:tcPr>
          <w:p w14:paraId="171F4778" w14:textId="77777777" w:rsidR="006748B3" w:rsidRPr="008965A5" w:rsidRDefault="006748B3" w:rsidP="00DB10E7">
            <w:pPr>
              <w:spacing w:line="240" w:lineRule="auto"/>
              <w:ind w:firstLine="0"/>
              <w:rPr>
                <w:b/>
                <w:sz w:val="20"/>
                <w:lang w:val="ru-RU"/>
              </w:rPr>
            </w:pPr>
            <w:r w:rsidRPr="008965A5">
              <w:rPr>
                <w:rFonts w:eastAsiaTheme="minorHAnsi" w:cstheme="minorBidi"/>
                <w:b/>
                <w:sz w:val="20"/>
                <w:lang w:val="ru-RU"/>
              </w:rPr>
              <w:t>Кнопка</w:t>
            </w:r>
          </w:p>
        </w:tc>
        <w:tc>
          <w:tcPr>
            <w:tcW w:w="1042" w:type="pct"/>
          </w:tcPr>
          <w:p w14:paraId="26058C34" w14:textId="77777777" w:rsidR="006748B3" w:rsidRPr="008965A5" w:rsidRDefault="006748B3" w:rsidP="00DB10E7">
            <w:pPr>
              <w:spacing w:line="240" w:lineRule="auto"/>
              <w:ind w:firstLine="0"/>
              <w:rPr>
                <w:b/>
                <w:sz w:val="20"/>
              </w:rPr>
            </w:pPr>
            <w:proofErr w:type="spellStart"/>
            <w:r w:rsidRPr="008965A5">
              <w:rPr>
                <w:rFonts w:eastAsiaTheme="minorHAnsi" w:cstheme="minorBidi"/>
                <w:b/>
                <w:sz w:val="20"/>
              </w:rPr>
              <w:t>Бизнес-потребность</w:t>
            </w:r>
            <w:proofErr w:type="spellEnd"/>
          </w:p>
        </w:tc>
        <w:tc>
          <w:tcPr>
            <w:tcW w:w="721" w:type="pct"/>
          </w:tcPr>
          <w:p w14:paraId="3DE076EA" w14:textId="77777777" w:rsidR="006748B3" w:rsidRPr="008965A5" w:rsidRDefault="006748B3" w:rsidP="00DB10E7">
            <w:pPr>
              <w:spacing w:line="240" w:lineRule="auto"/>
              <w:ind w:firstLine="0"/>
              <w:rPr>
                <w:rFonts w:eastAsiaTheme="minorHAnsi" w:cstheme="minorBidi"/>
                <w:b/>
                <w:sz w:val="20"/>
              </w:rPr>
            </w:pPr>
            <w:proofErr w:type="spellStart"/>
            <w:r w:rsidRPr="008965A5">
              <w:rPr>
                <w:rFonts w:eastAsiaTheme="minorHAnsi" w:cstheme="minorBidi"/>
                <w:b/>
                <w:sz w:val="20"/>
              </w:rPr>
              <w:t>Действие</w:t>
            </w:r>
            <w:proofErr w:type="spellEnd"/>
            <w:r w:rsidRPr="008965A5">
              <w:rPr>
                <w:rFonts w:eastAsiaTheme="minorHAnsi" w:cstheme="minorBidi"/>
                <w:b/>
                <w:sz w:val="20"/>
              </w:rPr>
              <w:t xml:space="preserve"> </w:t>
            </w:r>
          </w:p>
        </w:tc>
        <w:tc>
          <w:tcPr>
            <w:tcW w:w="1972" w:type="pct"/>
          </w:tcPr>
          <w:p w14:paraId="673EC88C" w14:textId="77777777" w:rsidR="006748B3" w:rsidRPr="008965A5" w:rsidRDefault="006748B3" w:rsidP="00DB10E7">
            <w:pPr>
              <w:spacing w:line="240" w:lineRule="auto"/>
              <w:ind w:firstLine="0"/>
              <w:rPr>
                <w:rFonts w:eastAsiaTheme="minorHAnsi" w:cstheme="minorBidi"/>
                <w:b/>
                <w:sz w:val="20"/>
              </w:rPr>
            </w:pPr>
            <w:proofErr w:type="spellStart"/>
            <w:r w:rsidRPr="008965A5">
              <w:rPr>
                <w:rFonts w:eastAsiaTheme="minorHAnsi" w:cstheme="minorBidi"/>
                <w:b/>
                <w:sz w:val="20"/>
              </w:rPr>
              <w:t>Описание</w:t>
            </w:r>
            <w:proofErr w:type="spellEnd"/>
          </w:p>
        </w:tc>
      </w:tr>
      <w:tr w:rsidR="00DB10E7" w:rsidRPr="00A85002" w14:paraId="6611174F" w14:textId="77777777" w:rsidTr="00DB10E7">
        <w:trPr>
          <w:trHeight w:val="20"/>
        </w:trPr>
        <w:tc>
          <w:tcPr>
            <w:tcW w:w="1265" w:type="pct"/>
          </w:tcPr>
          <w:p w14:paraId="1E35CCB1" w14:textId="56D67825" w:rsidR="00DB10E7" w:rsidRPr="008965A5" w:rsidRDefault="00DB10E7" w:rsidP="00DB10E7">
            <w:pPr>
              <w:spacing w:line="240" w:lineRule="auto"/>
              <w:ind w:firstLine="0"/>
              <w:rPr>
                <w:bCs/>
                <w:sz w:val="20"/>
                <w:szCs w:val="18"/>
                <w:lang w:val="ru-RU"/>
              </w:rPr>
            </w:pPr>
            <w:r w:rsidRPr="008965A5">
              <w:rPr>
                <w:bCs/>
                <w:sz w:val="20"/>
                <w:szCs w:val="18"/>
                <w:lang w:val="ru-RU"/>
              </w:rPr>
              <w:t>«</w:t>
            </w:r>
            <w:r w:rsidR="006D0019">
              <w:rPr>
                <w:bCs/>
                <w:sz w:val="20"/>
                <w:szCs w:val="18"/>
                <w:lang w:val="ru-RU"/>
              </w:rPr>
              <w:t>Далее</w:t>
            </w:r>
            <w:r w:rsidRPr="008965A5">
              <w:rPr>
                <w:bCs/>
                <w:sz w:val="20"/>
                <w:szCs w:val="18"/>
                <w:lang w:val="ru-RU"/>
              </w:rPr>
              <w:t>»</w:t>
            </w:r>
          </w:p>
          <w:p w14:paraId="10FA6F1B" w14:textId="77777777" w:rsidR="00DB10E7" w:rsidRPr="008965A5" w:rsidRDefault="00DB10E7" w:rsidP="00DB10E7">
            <w:pPr>
              <w:pStyle w:val="ae"/>
              <w:spacing w:line="240" w:lineRule="auto"/>
              <w:ind w:left="0" w:firstLine="0"/>
              <w:rPr>
                <w:bCs/>
                <w:sz w:val="20"/>
                <w:szCs w:val="18"/>
                <w:lang w:val="ru-RU"/>
              </w:rPr>
            </w:pPr>
          </w:p>
        </w:tc>
        <w:tc>
          <w:tcPr>
            <w:tcW w:w="1042" w:type="pct"/>
          </w:tcPr>
          <w:p w14:paraId="72851940" w14:textId="50FDBFE1" w:rsidR="00DB10E7" w:rsidRPr="008965A5" w:rsidRDefault="00DB10E7" w:rsidP="00A64A92">
            <w:pPr>
              <w:spacing w:line="240" w:lineRule="auto"/>
              <w:ind w:firstLine="0"/>
              <w:rPr>
                <w:bCs/>
                <w:sz w:val="20"/>
                <w:szCs w:val="18"/>
                <w:lang w:val="ru-RU"/>
              </w:rPr>
            </w:pPr>
            <w:r w:rsidRPr="008965A5">
              <w:rPr>
                <w:bCs/>
                <w:sz w:val="20"/>
                <w:szCs w:val="18"/>
                <w:lang w:val="ru-RU"/>
              </w:rPr>
              <w:t>Перейти к следующему этапу</w:t>
            </w:r>
          </w:p>
        </w:tc>
        <w:tc>
          <w:tcPr>
            <w:tcW w:w="721" w:type="pct"/>
          </w:tcPr>
          <w:p w14:paraId="7726A029" w14:textId="77777777" w:rsidR="00DB10E7" w:rsidRPr="008965A5" w:rsidRDefault="00DB10E7" w:rsidP="00DB10E7">
            <w:pPr>
              <w:spacing w:line="240" w:lineRule="auto"/>
              <w:ind w:firstLine="0"/>
              <w:rPr>
                <w:bCs/>
                <w:sz w:val="20"/>
                <w:szCs w:val="18"/>
                <w:lang w:val="ru-RU"/>
              </w:rPr>
            </w:pPr>
            <w:r w:rsidRPr="008965A5">
              <w:rPr>
                <w:bCs/>
                <w:sz w:val="20"/>
                <w:szCs w:val="18"/>
                <w:lang w:val="ru-RU"/>
              </w:rPr>
              <w:t>Нажатие</w:t>
            </w:r>
          </w:p>
          <w:p w14:paraId="1FDB4519" w14:textId="77777777" w:rsidR="00DB10E7" w:rsidRPr="008965A5" w:rsidRDefault="00DB10E7" w:rsidP="00DB10E7">
            <w:pPr>
              <w:spacing w:line="240" w:lineRule="auto"/>
              <w:ind w:firstLine="0"/>
              <w:rPr>
                <w:bCs/>
                <w:sz w:val="20"/>
                <w:szCs w:val="18"/>
                <w:lang w:val="ru-RU"/>
              </w:rPr>
            </w:pPr>
          </w:p>
        </w:tc>
        <w:tc>
          <w:tcPr>
            <w:tcW w:w="1972" w:type="pct"/>
          </w:tcPr>
          <w:p w14:paraId="39F6A1D4" w14:textId="77777777" w:rsidR="00DB10E7" w:rsidRPr="00F01B57" w:rsidRDefault="00DB10E7" w:rsidP="008A2B52">
            <w:pPr>
              <w:pStyle w:val="ae"/>
              <w:numPr>
                <w:ilvl w:val="0"/>
                <w:numId w:val="4"/>
              </w:numPr>
              <w:spacing w:line="240" w:lineRule="auto"/>
              <w:rPr>
                <w:rFonts w:eastAsiaTheme="minorHAnsi"/>
                <w:sz w:val="20"/>
                <w:lang w:val="ru-RU" w:eastAsia="en-US"/>
              </w:rPr>
            </w:pPr>
            <w:r w:rsidRPr="00F01B57">
              <w:rPr>
                <w:rFonts w:eastAsiaTheme="minorHAnsi"/>
                <w:sz w:val="20"/>
                <w:lang w:val="ru-RU" w:eastAsia="en-US"/>
              </w:rPr>
              <w:t xml:space="preserve">Система осуществляет проверку корректного заполнения всех обязательных полей: </w:t>
            </w:r>
          </w:p>
          <w:p w14:paraId="45AB2260" w14:textId="1DB3B0C1" w:rsidR="00DB10E7" w:rsidRPr="00F01B57" w:rsidRDefault="00DB10E7" w:rsidP="00F01B57">
            <w:pPr>
              <w:pStyle w:val="ae"/>
              <w:numPr>
                <w:ilvl w:val="0"/>
                <w:numId w:val="5"/>
              </w:numPr>
              <w:spacing w:line="240" w:lineRule="auto"/>
              <w:ind w:left="0" w:hanging="13"/>
              <w:rPr>
                <w:rFonts w:eastAsiaTheme="minorHAnsi"/>
                <w:sz w:val="20"/>
                <w:lang w:val="ru-RU" w:eastAsia="en-US"/>
              </w:rPr>
            </w:pPr>
            <w:r w:rsidRPr="00F01B57">
              <w:rPr>
                <w:rFonts w:eastAsiaTheme="minorHAnsi"/>
                <w:sz w:val="20"/>
                <w:lang w:val="ru-RU" w:eastAsia="en-US"/>
              </w:rPr>
              <w:t>Если не все обязательные поля заполнены, то подсвечивает пользователю красным незаполненное поле.</w:t>
            </w:r>
          </w:p>
          <w:p w14:paraId="11909DD4" w14:textId="443923D4" w:rsidR="00ED07BD" w:rsidRPr="00F01B57" w:rsidRDefault="00ED07BD" w:rsidP="00F01B57">
            <w:pPr>
              <w:pStyle w:val="ae"/>
              <w:numPr>
                <w:ilvl w:val="0"/>
                <w:numId w:val="5"/>
              </w:numPr>
              <w:spacing w:line="240" w:lineRule="auto"/>
              <w:ind w:left="0" w:hanging="13"/>
              <w:rPr>
                <w:rFonts w:eastAsiaTheme="minorHAnsi"/>
                <w:sz w:val="20"/>
                <w:lang w:val="ru-RU" w:eastAsia="en-US"/>
              </w:rPr>
            </w:pPr>
            <w:r w:rsidRPr="00F01B57">
              <w:rPr>
                <w:sz w:val="20"/>
                <w:lang w:val="ru-RU"/>
              </w:rPr>
              <w:t>на прикрепление необходимых документов (минимум один файл в каждом блоке), если в блоке нет ни одного документа, он подсвечивается красным.</w:t>
            </w:r>
          </w:p>
          <w:p w14:paraId="5F205C86" w14:textId="71E1A7BC" w:rsidR="00ED07BD" w:rsidRPr="00F01B57" w:rsidRDefault="00ED07BD" w:rsidP="00F01B57">
            <w:pPr>
              <w:pStyle w:val="ae"/>
              <w:numPr>
                <w:ilvl w:val="0"/>
                <w:numId w:val="5"/>
              </w:numPr>
              <w:spacing w:line="240" w:lineRule="auto"/>
              <w:ind w:left="0" w:hanging="13"/>
              <w:rPr>
                <w:rFonts w:eastAsiaTheme="minorHAnsi"/>
                <w:sz w:val="20"/>
                <w:lang w:val="ru-RU" w:eastAsia="en-US"/>
              </w:rPr>
            </w:pPr>
            <w:r w:rsidRPr="00F01B57">
              <w:rPr>
                <w:sz w:val="20"/>
                <w:lang w:val="ru-RU"/>
              </w:rPr>
              <w:t xml:space="preserve">на </w:t>
            </w:r>
            <w:r w:rsidR="00D62378" w:rsidRPr="00F01B57">
              <w:rPr>
                <w:sz w:val="20"/>
                <w:lang w:val="ru-RU"/>
              </w:rPr>
              <w:t>заполненность</w:t>
            </w:r>
            <w:r w:rsidRPr="00F01B57">
              <w:rPr>
                <w:sz w:val="20"/>
                <w:lang w:val="ru-RU"/>
              </w:rPr>
              <w:t xml:space="preserve"> форм детализации доходов</w:t>
            </w:r>
          </w:p>
          <w:p w14:paraId="78ECD3D3" w14:textId="25108C0A" w:rsidR="00BB70FF" w:rsidRPr="00F01B57" w:rsidRDefault="00BB70FF" w:rsidP="00F01B57">
            <w:pPr>
              <w:pStyle w:val="ae"/>
              <w:numPr>
                <w:ilvl w:val="0"/>
                <w:numId w:val="5"/>
              </w:numPr>
              <w:spacing w:line="240" w:lineRule="auto"/>
              <w:ind w:left="0" w:hanging="13"/>
              <w:rPr>
                <w:rFonts w:eastAsiaTheme="minorHAnsi"/>
                <w:sz w:val="20"/>
                <w:lang w:val="ru-RU" w:eastAsia="en-US"/>
              </w:rPr>
            </w:pPr>
            <w:r w:rsidRPr="00F01B57">
              <w:rPr>
                <w:rFonts w:eastAsiaTheme="minorHAnsi"/>
                <w:sz w:val="20"/>
                <w:lang w:val="ru-RU" w:eastAsia="en-US"/>
              </w:rPr>
              <w:t>«ИНН проверен» = Да (верификация ИНН)</w:t>
            </w:r>
          </w:p>
          <w:p w14:paraId="018EBA76" w14:textId="2D7967C9" w:rsidR="00620D3C" w:rsidRPr="00F01B57" w:rsidRDefault="00DB10E7" w:rsidP="00F01B57">
            <w:pPr>
              <w:pStyle w:val="ae"/>
              <w:numPr>
                <w:ilvl w:val="0"/>
                <w:numId w:val="5"/>
              </w:numPr>
              <w:spacing w:line="240" w:lineRule="auto"/>
              <w:ind w:left="0" w:hanging="13"/>
              <w:rPr>
                <w:rFonts w:eastAsiaTheme="minorHAnsi"/>
                <w:sz w:val="20"/>
                <w:lang w:val="ru-RU" w:eastAsia="en-US"/>
              </w:rPr>
            </w:pPr>
            <w:r w:rsidRPr="00F01B57">
              <w:rPr>
                <w:rFonts w:eastAsiaTheme="minorHAnsi"/>
                <w:sz w:val="20"/>
                <w:lang w:val="ru-RU" w:eastAsia="en-US"/>
              </w:rPr>
              <w:t>Если все необходимые поля заполнены корректно</w:t>
            </w:r>
            <w:r w:rsidR="00E226A1" w:rsidRPr="00F01B57">
              <w:rPr>
                <w:rFonts w:eastAsiaTheme="minorHAnsi"/>
                <w:sz w:val="20"/>
                <w:lang w:val="ru-RU" w:eastAsia="en-US"/>
              </w:rPr>
              <w:t>, то осуществляется переход к следующему этапу бизнес-процесса.</w:t>
            </w:r>
          </w:p>
          <w:p w14:paraId="515286FA" w14:textId="52A89CEE" w:rsidR="00DB10E7" w:rsidRPr="00A013C8" w:rsidRDefault="00771BF9" w:rsidP="00A013C8">
            <w:pPr>
              <w:pStyle w:val="ae"/>
              <w:numPr>
                <w:ilvl w:val="0"/>
                <w:numId w:val="5"/>
              </w:numPr>
              <w:spacing w:line="240" w:lineRule="auto"/>
              <w:ind w:left="0" w:hanging="13"/>
              <w:rPr>
                <w:sz w:val="20"/>
                <w:lang w:val="ru-RU"/>
              </w:rPr>
            </w:pPr>
            <w:r w:rsidRPr="00F01B57">
              <w:rPr>
                <w:rFonts w:eastAsiaTheme="minorHAnsi"/>
                <w:sz w:val="20"/>
                <w:lang w:val="ru-RU" w:eastAsia="en-US"/>
              </w:rPr>
              <w:t>В кредитном калькуляторе должно быть выбрано предложение</w:t>
            </w:r>
          </w:p>
        </w:tc>
      </w:tr>
      <w:tr w:rsidR="005D35D6" w:rsidRPr="00A85002" w14:paraId="7AC77450" w14:textId="77777777" w:rsidTr="00DB10E7">
        <w:trPr>
          <w:trHeight w:val="20"/>
        </w:trPr>
        <w:tc>
          <w:tcPr>
            <w:tcW w:w="1265" w:type="pct"/>
          </w:tcPr>
          <w:p w14:paraId="2157FE54" w14:textId="28C2CB37" w:rsidR="005D35D6" w:rsidRPr="005D35D6" w:rsidRDefault="005D35D6" w:rsidP="00776217">
            <w:pPr>
              <w:spacing w:line="240" w:lineRule="auto"/>
              <w:ind w:firstLine="0"/>
              <w:rPr>
                <w:bCs/>
                <w:sz w:val="20"/>
                <w:szCs w:val="18"/>
                <w:lang w:val="ru-RU"/>
              </w:rPr>
            </w:pPr>
            <w:r>
              <w:rPr>
                <w:bCs/>
                <w:sz w:val="20"/>
                <w:szCs w:val="18"/>
                <w:lang w:val="ru-RU"/>
              </w:rPr>
              <w:t>Вернуть в общий список</w:t>
            </w:r>
          </w:p>
        </w:tc>
        <w:tc>
          <w:tcPr>
            <w:tcW w:w="1042" w:type="pct"/>
          </w:tcPr>
          <w:p w14:paraId="47C49F0D" w14:textId="7847B155" w:rsidR="005D35D6" w:rsidRPr="005D35D6" w:rsidRDefault="005D35D6" w:rsidP="00776217">
            <w:pPr>
              <w:spacing w:line="240" w:lineRule="auto"/>
              <w:ind w:firstLine="0"/>
              <w:rPr>
                <w:bCs/>
                <w:sz w:val="20"/>
                <w:szCs w:val="18"/>
                <w:lang w:val="ru-RU"/>
              </w:rPr>
            </w:pPr>
            <w:r>
              <w:rPr>
                <w:bCs/>
                <w:sz w:val="20"/>
                <w:szCs w:val="18"/>
                <w:lang w:val="ru-RU"/>
              </w:rPr>
              <w:t>Возврат заявки в общий список</w:t>
            </w:r>
          </w:p>
        </w:tc>
        <w:tc>
          <w:tcPr>
            <w:tcW w:w="721" w:type="pct"/>
          </w:tcPr>
          <w:p w14:paraId="5D169AF3" w14:textId="2E007ED8" w:rsidR="005D35D6" w:rsidRPr="005D35D6" w:rsidRDefault="005D35D6" w:rsidP="00776217">
            <w:pPr>
              <w:spacing w:line="240" w:lineRule="auto"/>
              <w:ind w:firstLine="0"/>
              <w:rPr>
                <w:bCs/>
                <w:sz w:val="20"/>
                <w:szCs w:val="18"/>
                <w:lang w:val="ru-RU"/>
              </w:rPr>
            </w:pPr>
            <w:r>
              <w:rPr>
                <w:bCs/>
                <w:sz w:val="20"/>
                <w:szCs w:val="18"/>
                <w:lang w:val="ru-RU"/>
              </w:rPr>
              <w:t>Нажатие</w:t>
            </w:r>
          </w:p>
        </w:tc>
        <w:tc>
          <w:tcPr>
            <w:tcW w:w="1972" w:type="pct"/>
          </w:tcPr>
          <w:p w14:paraId="599AB664" w14:textId="5E2D5516" w:rsidR="005D35D6" w:rsidRDefault="005D35D6" w:rsidP="00776217">
            <w:pPr>
              <w:pStyle w:val="ae"/>
              <w:numPr>
                <w:ilvl w:val="0"/>
                <w:numId w:val="4"/>
              </w:numPr>
              <w:spacing w:line="240" w:lineRule="auto"/>
              <w:ind w:left="0" w:firstLine="0"/>
              <w:rPr>
                <w:sz w:val="20"/>
                <w:lang w:val="ru-RU"/>
              </w:rPr>
            </w:pPr>
            <w:r>
              <w:rPr>
                <w:sz w:val="20"/>
                <w:lang w:val="ru-RU"/>
              </w:rPr>
              <w:t>При нажатии на кнопку пользователю должно отобразиться всплывающее окно подтверждения</w:t>
            </w:r>
            <w:r w:rsidR="00596D26">
              <w:rPr>
                <w:sz w:val="20"/>
                <w:lang w:val="ru-RU"/>
              </w:rPr>
              <w:t xml:space="preserve"> с текстом «Вы уверены, что хотите вернуть заявку в общий список заявок» и 2 варианта ответа (2 кнопки): «Да» и «</w:t>
            </w:r>
            <w:del w:id="125" w:author="Соболева Анна" w:date="2026-07-09T19:04:00Z">
              <w:r w:rsidR="00596D26" w:rsidDel="00FF26C9">
                <w:rPr>
                  <w:sz w:val="20"/>
                  <w:lang w:val="ru-RU"/>
                </w:rPr>
                <w:delText>Нет</w:delText>
              </w:r>
            </w:del>
            <w:ins w:id="126" w:author="Соболева Анна" w:date="2026-07-09T19:04:00Z">
              <w:r w:rsidR="00FF26C9">
                <w:rPr>
                  <w:sz w:val="20"/>
                  <w:lang w:val="ru-RU"/>
                </w:rPr>
                <w:t>Отмена</w:t>
              </w:r>
            </w:ins>
            <w:r w:rsidR="00596D26">
              <w:rPr>
                <w:sz w:val="20"/>
                <w:lang w:val="ru-RU"/>
              </w:rPr>
              <w:t>»:</w:t>
            </w:r>
          </w:p>
          <w:p w14:paraId="267B4482" w14:textId="2DA4D279" w:rsidR="00596D26" w:rsidRDefault="00596D26" w:rsidP="00776217">
            <w:pPr>
              <w:pStyle w:val="ae"/>
              <w:numPr>
                <w:ilvl w:val="1"/>
                <w:numId w:val="4"/>
              </w:numPr>
              <w:spacing w:line="240" w:lineRule="auto"/>
              <w:ind w:left="0" w:firstLine="0"/>
              <w:rPr>
                <w:sz w:val="20"/>
                <w:lang w:val="ru-RU"/>
              </w:rPr>
            </w:pPr>
            <w:r>
              <w:rPr>
                <w:sz w:val="20"/>
                <w:lang w:val="ru-RU"/>
              </w:rPr>
              <w:t>При нажатии кнопки «Да», заявка отвязывается от текущего пользователя</w:t>
            </w:r>
            <w:ins w:id="127" w:author="Соболева Анна" w:date="2026-07-09T18:08:00Z">
              <w:r w:rsidR="00E102D8">
                <w:rPr>
                  <w:sz w:val="20"/>
                  <w:lang w:val="ru-RU"/>
                </w:rPr>
                <w:t xml:space="preserve"> (поле «Ответственный» очищается)</w:t>
              </w:r>
            </w:ins>
            <w:r>
              <w:rPr>
                <w:sz w:val="20"/>
                <w:lang w:val="ru-RU"/>
              </w:rPr>
              <w:t xml:space="preserve"> и возвращается в общий список заявок </w:t>
            </w:r>
            <w:del w:id="128" w:author="Соболева Анна" w:date="2026-07-09T18:08:00Z">
              <w:r w:rsidDel="00E102D8">
                <w:rPr>
                  <w:sz w:val="20"/>
                  <w:lang w:val="ru-RU"/>
                </w:rPr>
                <w:delText>*</w:delText>
              </w:r>
            </w:del>
            <w:r>
              <w:rPr>
                <w:sz w:val="20"/>
                <w:lang w:val="ru-RU"/>
              </w:rPr>
              <w:t>и становится видима и доступна для привязки другим сотрудникам</w:t>
            </w:r>
          </w:p>
          <w:p w14:paraId="49A1588D" w14:textId="0DCAF444" w:rsidR="00596D26" w:rsidRDefault="00596D26" w:rsidP="00776217">
            <w:pPr>
              <w:pStyle w:val="ae"/>
              <w:numPr>
                <w:ilvl w:val="1"/>
                <w:numId w:val="4"/>
              </w:numPr>
              <w:spacing w:line="240" w:lineRule="auto"/>
              <w:ind w:left="0" w:firstLine="0"/>
              <w:rPr>
                <w:ins w:id="129" w:author="Соболева Анна" w:date="2026-07-09T18:09:00Z"/>
                <w:sz w:val="20"/>
                <w:lang w:val="ru-RU"/>
              </w:rPr>
            </w:pPr>
            <w:r>
              <w:rPr>
                <w:sz w:val="20"/>
                <w:lang w:val="ru-RU"/>
              </w:rPr>
              <w:t>При нажатии кнопки «</w:t>
            </w:r>
            <w:del w:id="130" w:author="Соболева Анна" w:date="2026-07-09T19:04:00Z">
              <w:r w:rsidDel="00FF26C9">
                <w:rPr>
                  <w:sz w:val="20"/>
                  <w:lang w:val="ru-RU"/>
                </w:rPr>
                <w:delText>Нет</w:delText>
              </w:r>
            </w:del>
            <w:ins w:id="131" w:author="Соболева Анна" w:date="2026-07-09T19:04:00Z">
              <w:r w:rsidR="00FF26C9">
                <w:rPr>
                  <w:sz w:val="20"/>
                  <w:lang w:val="ru-RU"/>
                </w:rPr>
                <w:t>Отмена</w:t>
              </w:r>
            </w:ins>
            <w:r>
              <w:rPr>
                <w:sz w:val="20"/>
                <w:lang w:val="ru-RU"/>
              </w:rPr>
              <w:t>», всплывающее окно закрывается, заявка остается закрепленной за текущим пользователем</w:t>
            </w:r>
            <w:ins w:id="132" w:author="Соболева Анна" w:date="2026-07-09T18:08:00Z">
              <w:r w:rsidR="00E102D8">
                <w:rPr>
                  <w:sz w:val="20"/>
                  <w:lang w:val="ru-RU"/>
                </w:rPr>
                <w:t xml:space="preserve"> (поле «Ответственный» не меняется)</w:t>
              </w:r>
            </w:ins>
          </w:p>
          <w:p w14:paraId="47434554" w14:textId="146856A9" w:rsidR="00E102D8" w:rsidRPr="005D35D6" w:rsidRDefault="00FF26C9" w:rsidP="00776217">
            <w:pPr>
              <w:pStyle w:val="ae"/>
              <w:numPr>
                <w:ilvl w:val="0"/>
                <w:numId w:val="4"/>
              </w:numPr>
              <w:spacing w:line="240" w:lineRule="auto"/>
              <w:ind w:left="0" w:firstLine="0"/>
              <w:rPr>
                <w:sz w:val="20"/>
                <w:lang w:val="ru-RU"/>
              </w:rPr>
            </w:pPr>
            <w:ins w:id="133" w:author="Соболева Анна" w:date="2026-07-09T19:05:00Z">
              <w:r>
                <w:rPr>
                  <w:sz w:val="20"/>
                  <w:lang w:val="ru-RU"/>
                </w:rPr>
                <w:t>Кнопка видима и доступна для нажатия только в случае, если заявка была сохранена. Требования к сохранению заявки и присвоению статуса заявки будут описаны в ФТ 2 Общие требования</w:t>
              </w:r>
            </w:ins>
          </w:p>
        </w:tc>
      </w:tr>
      <w:bookmarkEnd w:id="71"/>
    </w:tbl>
    <w:p w14:paraId="604E8200" w14:textId="671182A2" w:rsidR="0043719A" w:rsidRDefault="0043719A" w:rsidP="0043719A">
      <w:pPr>
        <w:ind w:firstLine="0"/>
      </w:pPr>
    </w:p>
    <w:p w14:paraId="3875B8D7" w14:textId="77777777" w:rsidR="00A707F9" w:rsidRDefault="00A707F9">
      <w:pPr>
        <w:spacing w:after="160" w:line="259" w:lineRule="auto"/>
        <w:ind w:firstLine="0"/>
        <w:jc w:val="left"/>
        <w:rPr>
          <w:rFonts w:eastAsiaTheme="majorEastAsia" w:cs="Times New Roman"/>
          <w:iCs/>
          <w:color w:val="auto"/>
        </w:rPr>
      </w:pPr>
      <w:bookmarkStart w:id="134" w:name="_Ref215833004"/>
      <w:r>
        <w:br w:type="page"/>
      </w:r>
    </w:p>
    <w:p w14:paraId="3EDE2AD8" w14:textId="2238F4E1" w:rsidR="0043719A" w:rsidRDefault="0043719A" w:rsidP="00A707F9">
      <w:pPr>
        <w:pStyle w:val="10"/>
        <w:numPr>
          <w:ilvl w:val="0"/>
          <w:numId w:val="38"/>
        </w:numPr>
      </w:pPr>
      <w:bookmarkStart w:id="135" w:name="_Toc234517541"/>
      <w:bookmarkStart w:id="136" w:name="_Ref231483609"/>
      <w:r>
        <w:lastRenderedPageBreak/>
        <w:t>Требования к формированию печатных форм документов</w:t>
      </w:r>
      <w:bookmarkEnd w:id="135"/>
      <w:r>
        <w:t xml:space="preserve"> </w:t>
      </w:r>
      <w:bookmarkEnd w:id="134"/>
      <w:bookmarkEnd w:id="136"/>
    </w:p>
    <w:p w14:paraId="6C1E6912" w14:textId="10304D9B" w:rsidR="0043719A" w:rsidRDefault="0043719A" w:rsidP="0043719A">
      <w:pPr>
        <w:ind w:firstLine="426"/>
        <w:rPr>
          <w:rFonts w:asciiTheme="majorBidi" w:hAnsiTheme="majorBidi"/>
          <w:szCs w:val="24"/>
        </w:rPr>
      </w:pPr>
      <w:r>
        <w:rPr>
          <w:rFonts w:asciiTheme="majorBidi" w:hAnsiTheme="majorBidi" w:cstheme="majorBidi"/>
          <w:szCs w:val="24"/>
        </w:rPr>
        <w:t xml:space="preserve">Шаблон заявлении-анкета Клиента на получение </w:t>
      </w:r>
      <w:commentRangeStart w:id="137"/>
      <w:commentRangeStart w:id="138"/>
      <w:del w:id="139" w:author="Соболева Анна" w:date="2026-07-13T17:03:00Z">
        <w:r w:rsidDel="000D2912">
          <w:rPr>
            <w:rFonts w:asciiTheme="majorBidi" w:hAnsiTheme="majorBidi" w:cstheme="majorBidi"/>
            <w:szCs w:val="24"/>
          </w:rPr>
          <w:delText>потребительского</w:delText>
        </w:r>
        <w:commentRangeEnd w:id="137"/>
        <w:r w:rsidR="002D23F2" w:rsidDel="000D2912">
          <w:rPr>
            <w:rStyle w:val="af2"/>
            <w:rFonts w:asciiTheme="majorBidi" w:hAnsiTheme="majorBidi" w:cstheme="majorBidi"/>
            <w:sz w:val="24"/>
            <w:szCs w:val="24"/>
          </w:rPr>
          <w:commentReference w:id="137"/>
        </w:r>
      </w:del>
      <w:commentRangeEnd w:id="138"/>
      <w:r w:rsidR="00FD49CB">
        <w:rPr>
          <w:rStyle w:val="af2"/>
        </w:rPr>
        <w:commentReference w:id="138"/>
      </w:r>
      <w:del w:id="140" w:author="Соболева Анна" w:date="2026-07-13T17:03:00Z">
        <w:r w:rsidDel="000D2912">
          <w:rPr>
            <w:rFonts w:asciiTheme="majorBidi" w:hAnsiTheme="majorBidi" w:cstheme="majorBidi"/>
            <w:szCs w:val="24"/>
          </w:rPr>
          <w:delText xml:space="preserve"> </w:delText>
        </w:r>
      </w:del>
      <w:ins w:id="141" w:author="Соболева Анна" w:date="2026-07-13T17:03:00Z">
        <w:r w:rsidR="000D2912">
          <w:rPr>
            <w:rFonts w:asciiTheme="majorBidi" w:hAnsiTheme="majorBidi" w:cstheme="majorBidi"/>
            <w:szCs w:val="24"/>
          </w:rPr>
          <w:t>авто</w:t>
        </w:r>
      </w:ins>
      <w:r>
        <w:rPr>
          <w:rFonts w:asciiTheme="majorBidi" w:hAnsiTheme="majorBidi" w:cstheme="majorBidi"/>
          <w:szCs w:val="24"/>
        </w:rPr>
        <w:t>кредита, который формируется автоматически на основании данных о Клиенте из Системы:</w:t>
      </w:r>
    </w:p>
    <w:tbl>
      <w:tblPr>
        <w:tblW w:w="0" w:type="dxa"/>
        <w:tblInd w:w="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1" w:type="dxa"/>
          <w:right w:w="81" w:type="dxa"/>
        </w:tblCellMar>
        <w:tblLook w:val="04A0" w:firstRow="1" w:lastRow="0" w:firstColumn="1" w:lastColumn="0" w:noHBand="0" w:noVBand="1"/>
      </w:tblPr>
      <w:tblGrid>
        <w:gridCol w:w="427"/>
        <w:gridCol w:w="3683"/>
        <w:gridCol w:w="3543"/>
      </w:tblGrid>
      <w:tr w:rsidR="0043719A" w14:paraId="0D4A737A" w14:textId="77777777" w:rsidTr="0043719A">
        <w:trPr>
          <w:trHeight w:val="225"/>
        </w:trPr>
        <w:tc>
          <w:tcPr>
            <w:tcW w:w="427" w:type="dxa"/>
            <w:tcBorders>
              <w:top w:val="single" w:sz="4" w:space="0" w:color="auto"/>
              <w:left w:val="single" w:sz="4" w:space="0" w:color="auto"/>
              <w:bottom w:val="single" w:sz="4" w:space="0" w:color="auto"/>
              <w:right w:val="single" w:sz="4" w:space="0" w:color="auto"/>
            </w:tcBorders>
            <w:noWrap/>
            <w:hideMark/>
          </w:tcPr>
          <w:p w14:paraId="65B1D81D" w14:textId="77777777" w:rsidR="0043719A" w:rsidRDefault="0043719A">
            <w:pPr>
              <w:spacing w:line="240" w:lineRule="auto"/>
              <w:ind w:firstLine="0"/>
              <w:rPr>
                <w:rFonts w:eastAsia="Times New Roman" w:cs="Times New Roman"/>
                <w:b/>
                <w:bCs/>
                <w:color w:val="000000"/>
                <w:sz w:val="20"/>
                <w:szCs w:val="20"/>
                <w:lang w:eastAsia="ru-RU"/>
              </w:rPr>
            </w:pPr>
            <w:r>
              <w:rPr>
                <w:rFonts w:eastAsia="Times New Roman" w:cs="Times New Roman"/>
                <w:b/>
                <w:bCs/>
                <w:color w:val="000000"/>
                <w:sz w:val="20"/>
                <w:szCs w:val="20"/>
                <w:lang w:eastAsia="ru-RU"/>
              </w:rPr>
              <w:t>№</w:t>
            </w:r>
          </w:p>
        </w:tc>
        <w:tc>
          <w:tcPr>
            <w:tcW w:w="3683" w:type="dxa"/>
            <w:tcBorders>
              <w:top w:val="single" w:sz="4" w:space="0" w:color="auto"/>
              <w:left w:val="single" w:sz="4" w:space="0" w:color="auto"/>
              <w:bottom w:val="single" w:sz="4" w:space="0" w:color="auto"/>
              <w:right w:val="single" w:sz="4" w:space="0" w:color="auto"/>
            </w:tcBorders>
            <w:noWrap/>
            <w:hideMark/>
          </w:tcPr>
          <w:p w14:paraId="72BCC50C" w14:textId="77777777" w:rsidR="0043719A" w:rsidRDefault="0043719A">
            <w:pPr>
              <w:spacing w:line="240" w:lineRule="auto"/>
              <w:ind w:firstLine="0"/>
              <w:rPr>
                <w:rFonts w:eastAsia="Times New Roman" w:cs="Times New Roman"/>
                <w:b/>
                <w:bCs/>
                <w:color w:val="000000"/>
                <w:sz w:val="20"/>
                <w:szCs w:val="20"/>
                <w:lang w:eastAsia="ru-RU"/>
              </w:rPr>
            </w:pPr>
            <w:r>
              <w:rPr>
                <w:rFonts w:eastAsia="Times New Roman" w:cs="Times New Roman"/>
                <w:b/>
                <w:bCs/>
                <w:color w:val="000000"/>
                <w:sz w:val="20"/>
                <w:szCs w:val="20"/>
                <w:lang w:eastAsia="ru-RU"/>
              </w:rPr>
              <w:t>Название</w:t>
            </w:r>
          </w:p>
        </w:tc>
        <w:tc>
          <w:tcPr>
            <w:tcW w:w="3543" w:type="dxa"/>
            <w:tcBorders>
              <w:top w:val="single" w:sz="4" w:space="0" w:color="auto"/>
              <w:left w:val="single" w:sz="4" w:space="0" w:color="auto"/>
              <w:bottom w:val="single" w:sz="4" w:space="0" w:color="auto"/>
              <w:right w:val="single" w:sz="4" w:space="0" w:color="auto"/>
            </w:tcBorders>
            <w:hideMark/>
          </w:tcPr>
          <w:p w14:paraId="4EE04882" w14:textId="77777777" w:rsidR="0043719A" w:rsidRDefault="0043719A">
            <w:pPr>
              <w:spacing w:line="240" w:lineRule="auto"/>
              <w:ind w:firstLine="0"/>
              <w:rPr>
                <w:rFonts w:eastAsia="Times New Roman" w:cs="Times New Roman"/>
                <w:b/>
                <w:bCs/>
                <w:color w:val="000000"/>
                <w:sz w:val="20"/>
                <w:szCs w:val="20"/>
                <w:lang w:eastAsia="ru-RU"/>
              </w:rPr>
            </w:pPr>
            <w:r>
              <w:rPr>
                <w:rFonts w:eastAsia="Times New Roman" w:cs="Times New Roman"/>
                <w:b/>
                <w:bCs/>
                <w:color w:val="000000"/>
                <w:sz w:val="20"/>
                <w:szCs w:val="20"/>
                <w:lang w:eastAsia="ru-RU"/>
              </w:rPr>
              <w:t>Шаблон</w:t>
            </w:r>
          </w:p>
        </w:tc>
      </w:tr>
      <w:tr w:rsidR="0043719A" w14:paraId="64AD7137" w14:textId="77777777" w:rsidTr="0043719A">
        <w:trPr>
          <w:trHeight w:val="225"/>
        </w:trPr>
        <w:tc>
          <w:tcPr>
            <w:tcW w:w="427" w:type="dxa"/>
            <w:tcBorders>
              <w:top w:val="single" w:sz="4" w:space="0" w:color="auto"/>
              <w:left w:val="single" w:sz="4" w:space="0" w:color="auto"/>
              <w:bottom w:val="single" w:sz="4" w:space="0" w:color="auto"/>
              <w:right w:val="single" w:sz="4" w:space="0" w:color="auto"/>
            </w:tcBorders>
            <w:noWrap/>
          </w:tcPr>
          <w:p w14:paraId="7C3CD766" w14:textId="77777777" w:rsidR="0043719A" w:rsidRDefault="0043719A">
            <w:pPr>
              <w:pStyle w:val="ae"/>
              <w:numPr>
                <w:ilvl w:val="0"/>
                <w:numId w:val="15"/>
              </w:numPr>
              <w:spacing w:line="240" w:lineRule="auto"/>
              <w:jc w:val="left"/>
              <w:rPr>
                <w:sz w:val="20"/>
                <w:szCs w:val="20"/>
              </w:rPr>
            </w:pPr>
          </w:p>
        </w:tc>
        <w:tc>
          <w:tcPr>
            <w:tcW w:w="3683" w:type="dxa"/>
            <w:tcBorders>
              <w:top w:val="single" w:sz="4" w:space="0" w:color="auto"/>
              <w:left w:val="single" w:sz="4" w:space="0" w:color="auto"/>
              <w:bottom w:val="single" w:sz="4" w:space="0" w:color="auto"/>
              <w:right w:val="single" w:sz="4" w:space="0" w:color="auto"/>
            </w:tcBorders>
            <w:noWrap/>
            <w:hideMark/>
          </w:tcPr>
          <w:p w14:paraId="45205A37" w14:textId="77777777" w:rsidR="0043719A" w:rsidRDefault="0043719A">
            <w:pPr>
              <w:spacing w:line="240" w:lineRule="auto"/>
              <w:ind w:firstLine="0"/>
              <w:rPr>
                <w:rFonts w:cs="Times New Roman"/>
                <w:color w:val="000000"/>
                <w:sz w:val="20"/>
                <w:szCs w:val="20"/>
              </w:rPr>
            </w:pPr>
            <w:commentRangeStart w:id="142"/>
            <w:commentRangeStart w:id="143"/>
            <w:r>
              <w:rPr>
                <w:rFonts w:cs="Times New Roman"/>
                <w:color w:val="000000"/>
                <w:sz w:val="20"/>
                <w:szCs w:val="20"/>
              </w:rPr>
              <w:t>Заявление-анкета на получение потребительского кредита</w:t>
            </w:r>
            <w:commentRangeEnd w:id="142"/>
            <w:r w:rsidR="00967542">
              <w:rPr>
                <w:rStyle w:val="af2"/>
                <w:rFonts w:cs="Times New Roman"/>
                <w:color w:val="000000"/>
                <w:sz w:val="20"/>
                <w:szCs w:val="20"/>
              </w:rPr>
              <w:commentReference w:id="142"/>
            </w:r>
            <w:commentRangeEnd w:id="143"/>
            <w:r w:rsidR="00547A40">
              <w:rPr>
                <w:rStyle w:val="af2"/>
              </w:rPr>
              <w:commentReference w:id="143"/>
            </w:r>
          </w:p>
        </w:tc>
        <w:bookmarkStart w:id="144" w:name="_MON_1845476010"/>
        <w:bookmarkEnd w:id="144"/>
        <w:tc>
          <w:tcPr>
            <w:tcW w:w="3543" w:type="dxa"/>
            <w:tcBorders>
              <w:top w:val="single" w:sz="4" w:space="0" w:color="auto"/>
              <w:left w:val="single" w:sz="4" w:space="0" w:color="auto"/>
              <w:bottom w:val="single" w:sz="4" w:space="0" w:color="auto"/>
              <w:right w:val="single" w:sz="4" w:space="0" w:color="auto"/>
            </w:tcBorders>
            <w:hideMark/>
          </w:tcPr>
          <w:p w14:paraId="0531DB0F" w14:textId="08569380" w:rsidR="0043719A" w:rsidRDefault="00547A40">
            <w:pPr>
              <w:spacing w:line="240" w:lineRule="auto"/>
              <w:ind w:firstLine="0"/>
              <w:rPr>
                <w:rFonts w:cs="Times New Roman"/>
                <w:color w:val="000000"/>
                <w:sz w:val="20"/>
                <w:szCs w:val="20"/>
              </w:rPr>
            </w:pPr>
            <w:r>
              <w:rPr>
                <w:rFonts w:cs="Times New Roman"/>
                <w:noProof/>
                <w:color w:val="000000"/>
                <w:sz w:val="20"/>
                <w:szCs w:val="20"/>
              </w:rPr>
              <w:object w:dxaOrig="1543" w:dyaOrig="998" w14:anchorId="7C65472D">
                <v:shape id="_x0000_i1032" type="#_x0000_t75" style="width:77.25pt;height:50.25pt" o:ole="">
                  <v:imagedata r:id="rId23" o:title=""/>
                </v:shape>
                <o:OLEObject Type="Embed" ProgID="Word.Document.12" ShapeID="_x0000_i1032" DrawAspect="Icon" ObjectID="_1845537286" r:id="rId24">
                  <o:FieldCodes>\s</o:FieldCodes>
                </o:OLEObject>
              </w:object>
            </w:r>
            <w:r w:rsidR="0043719A">
              <w:rPr>
                <w:noProof/>
                <w:lang w:eastAsia="ru-RU"/>
              </w:rPr>
              <mc:AlternateContent>
                <mc:Choice Requires="wps">
                  <w:drawing>
                    <wp:anchor distT="0" distB="0" distL="114300" distR="114300" simplePos="0" relativeHeight="251692032" behindDoc="0" locked="0" layoutInCell="1" allowOverlap="1" wp14:anchorId="48963912" wp14:editId="3CA54AD7">
                      <wp:simplePos x="0" y="0"/>
                      <wp:positionH relativeFrom="column">
                        <wp:posOffset>0</wp:posOffset>
                      </wp:positionH>
                      <wp:positionV relativeFrom="paragraph">
                        <wp:posOffset>0</wp:posOffset>
                      </wp:positionV>
                      <wp:extent cx="635000" cy="635000"/>
                      <wp:effectExtent l="0" t="0" r="0" b="0"/>
                      <wp:wrapNone/>
                      <wp:docPr id="41" name="Прямоугольник 4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89F5CD5" id="Прямоугольник 41" o:spid="_x0000_s1026" style="position:absolute;margin-left:0;margin-top:0;width:50pt;height:50pt;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">
                      <v:stroke joinstyle="round"/>
                      <o:lock v:ext="edit" selection="t"/>
                    </v:rect>
                  </w:pict>
                </mc:Fallback>
              </mc:AlternateContent>
            </w:r>
          </w:p>
        </w:tc>
      </w:tr>
    </w:tbl>
    <w:p w14:paraId="6CDD2F9B" w14:textId="77777777" w:rsidR="0043719A" w:rsidRDefault="0043719A" w:rsidP="0043719A"/>
    <w:p w14:paraId="7C784B56" w14:textId="77777777" w:rsidR="0043719A" w:rsidRDefault="0043719A" w:rsidP="0043719A">
      <w:pPr>
        <w:ind w:firstLine="426"/>
        <w:rPr>
          <w:rFonts w:asciiTheme="majorBidi" w:hAnsiTheme="majorBidi"/>
          <w:szCs w:val="24"/>
        </w:rPr>
      </w:pPr>
      <w:r>
        <w:rPr>
          <w:rFonts w:asciiTheme="majorBidi" w:hAnsiTheme="majorBidi" w:cstheme="majorBidi"/>
          <w:szCs w:val="24"/>
        </w:rPr>
        <w:t xml:space="preserve">Шаблон должен быть привязан к типу, который собран на основе тэгов из таблицы ниже. Шаблон должен быть настроен на основе этого типа, тэги в шаблоне должны называться также, как и в таблице (по столбцу «Тег»). </w:t>
      </w:r>
      <w:bookmarkStart w:id="145" w:name="_Ref190093686"/>
    </w:p>
    <w:p w14:paraId="2DEF102A" w14:textId="1CAFF845" w:rsidR="0043719A" w:rsidRDefault="0043719A" w:rsidP="0043719A">
      <w:pPr>
        <w:ind w:firstLine="426"/>
        <w:rPr>
          <w:rFonts w:asciiTheme="majorBidi" w:hAnsiTheme="majorBidi"/>
          <w:szCs w:val="24"/>
        </w:rPr>
      </w:pPr>
      <w:r>
        <w:rPr>
          <w:rFonts w:asciiTheme="majorBidi" w:hAnsiTheme="majorBidi" w:cstheme="majorBidi"/>
          <w:szCs w:val="24"/>
        </w:rPr>
        <w:t xml:space="preserve">Описание тэгов к шаблону документа </w:t>
      </w:r>
      <w:bookmarkEnd w:id="145"/>
      <w:r>
        <w:rPr>
          <w:rFonts w:asciiTheme="majorBidi" w:hAnsiTheme="majorBidi" w:cstheme="majorBidi"/>
          <w:szCs w:val="24"/>
        </w:rPr>
        <w:t xml:space="preserve">«Заявление-анкета Клиента на получение </w:t>
      </w:r>
      <w:commentRangeStart w:id="146"/>
      <w:commentRangeStart w:id="147"/>
      <w:del w:id="148" w:author="Соболева Анна" w:date="2026-07-13T17:03:00Z">
        <w:r w:rsidDel="000D2912">
          <w:rPr>
            <w:rFonts w:asciiTheme="majorBidi" w:hAnsiTheme="majorBidi" w:cstheme="majorBidi"/>
            <w:szCs w:val="24"/>
          </w:rPr>
          <w:delText xml:space="preserve">потребительского </w:delText>
        </w:r>
      </w:del>
      <w:ins w:id="149" w:author="Соболева Анна" w:date="2026-07-13T17:03:00Z">
        <w:r w:rsidR="000D2912">
          <w:rPr>
            <w:rFonts w:asciiTheme="majorBidi" w:hAnsiTheme="majorBidi" w:cstheme="majorBidi"/>
            <w:szCs w:val="24"/>
          </w:rPr>
          <w:t>авто</w:t>
        </w:r>
      </w:ins>
      <w:r>
        <w:rPr>
          <w:rFonts w:asciiTheme="majorBidi" w:hAnsiTheme="majorBidi" w:cstheme="majorBidi"/>
          <w:szCs w:val="24"/>
        </w:rPr>
        <w:t>кредита</w:t>
      </w:r>
      <w:commentRangeEnd w:id="146"/>
      <w:r w:rsidR="00F22D65">
        <w:rPr>
          <w:rStyle w:val="af2"/>
          <w:rFonts w:asciiTheme="majorBidi" w:hAnsiTheme="majorBidi" w:cstheme="majorBidi"/>
          <w:sz w:val="24"/>
          <w:szCs w:val="24"/>
        </w:rPr>
        <w:commentReference w:id="146"/>
      </w:r>
      <w:commentRangeEnd w:id="147"/>
      <w:r w:rsidR="00FD49CB">
        <w:rPr>
          <w:rStyle w:val="af2"/>
        </w:rPr>
        <w:commentReference w:id="147"/>
      </w:r>
      <w:r>
        <w:rPr>
          <w:rFonts w:asciiTheme="majorBidi" w:hAnsiTheme="majorBidi" w:cstheme="majorBidi"/>
          <w:szCs w:val="24"/>
        </w:rPr>
        <w:t>»:</w:t>
      </w:r>
    </w:p>
    <w:tbl>
      <w:tblPr>
        <w:tblW w:w="8930" w:type="dxa"/>
        <w:tblInd w:w="422" w:type="dxa"/>
        <w:tblLayout w:type="fixed"/>
        <w:tblCellMar>
          <w:left w:w="81" w:type="dxa"/>
          <w:right w:w="81" w:type="dxa"/>
        </w:tblCellMar>
        <w:tblLook w:val="04A0" w:firstRow="1" w:lastRow="0" w:firstColumn="1" w:lastColumn="0" w:noHBand="0" w:noVBand="1"/>
      </w:tblPr>
      <w:tblGrid>
        <w:gridCol w:w="427"/>
        <w:gridCol w:w="2124"/>
        <w:gridCol w:w="2410"/>
        <w:gridCol w:w="3969"/>
      </w:tblGrid>
      <w:tr w:rsidR="00087C4E" w14:paraId="3B04720C"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hideMark/>
          </w:tcPr>
          <w:p w14:paraId="227A5394" w14:textId="77777777" w:rsidR="00087C4E" w:rsidRDefault="00087C4E" w:rsidP="004B118B">
            <w:pPr>
              <w:spacing w:line="240" w:lineRule="auto"/>
              <w:ind w:firstLine="0"/>
              <w:rPr>
                <w:b/>
                <w:color w:val="auto"/>
                <w:sz w:val="20"/>
                <w:szCs w:val="20"/>
              </w:rPr>
            </w:pPr>
            <w:r>
              <w:rPr>
                <w:b/>
                <w:color w:val="auto"/>
                <w:sz w:val="20"/>
                <w:szCs w:val="20"/>
              </w:rPr>
              <w:t>№</w:t>
            </w:r>
          </w:p>
        </w:tc>
        <w:tc>
          <w:tcPr>
            <w:tcW w:w="2124" w:type="dxa"/>
            <w:tcBorders>
              <w:top w:val="single" w:sz="4" w:space="0" w:color="auto"/>
              <w:left w:val="single" w:sz="4" w:space="0" w:color="auto"/>
              <w:bottom w:val="single" w:sz="4" w:space="0" w:color="auto"/>
              <w:right w:val="single" w:sz="4" w:space="0" w:color="auto"/>
            </w:tcBorders>
            <w:noWrap/>
            <w:hideMark/>
          </w:tcPr>
          <w:p w14:paraId="49E50731" w14:textId="77777777" w:rsidR="00087C4E" w:rsidRDefault="00087C4E" w:rsidP="004B118B">
            <w:pPr>
              <w:spacing w:line="240" w:lineRule="auto"/>
              <w:ind w:firstLine="0"/>
              <w:rPr>
                <w:rFonts w:cs="Times New Roman"/>
                <w:b/>
                <w:color w:val="auto"/>
                <w:sz w:val="20"/>
                <w:szCs w:val="20"/>
                <w:lang w:val="en-US"/>
              </w:rPr>
            </w:pPr>
            <w:proofErr w:type="spellStart"/>
            <w:r>
              <w:rPr>
                <w:rFonts w:cs="Times New Roman"/>
                <w:b/>
                <w:color w:val="auto"/>
                <w:sz w:val="20"/>
                <w:szCs w:val="20"/>
                <w:lang w:val="en-US"/>
              </w:rPr>
              <w:t>Тег</w:t>
            </w:r>
            <w:proofErr w:type="spellEnd"/>
          </w:p>
        </w:tc>
        <w:tc>
          <w:tcPr>
            <w:tcW w:w="2410" w:type="dxa"/>
            <w:tcBorders>
              <w:top w:val="single" w:sz="4" w:space="0" w:color="auto"/>
              <w:left w:val="single" w:sz="4" w:space="0" w:color="auto"/>
              <w:bottom w:val="single" w:sz="4" w:space="0" w:color="auto"/>
              <w:right w:val="single" w:sz="4" w:space="0" w:color="auto"/>
            </w:tcBorders>
            <w:noWrap/>
            <w:hideMark/>
          </w:tcPr>
          <w:p w14:paraId="7251C601" w14:textId="77777777" w:rsidR="00087C4E" w:rsidRDefault="00087C4E" w:rsidP="004B118B">
            <w:pPr>
              <w:spacing w:line="240" w:lineRule="auto"/>
              <w:ind w:firstLine="0"/>
              <w:rPr>
                <w:rFonts w:cs="Times New Roman"/>
                <w:b/>
                <w:color w:val="auto"/>
                <w:sz w:val="20"/>
                <w:szCs w:val="20"/>
              </w:rPr>
            </w:pPr>
            <w:r>
              <w:rPr>
                <w:rFonts w:cs="Times New Roman"/>
                <w:b/>
                <w:color w:val="auto"/>
                <w:sz w:val="20"/>
                <w:szCs w:val="20"/>
              </w:rPr>
              <w:t>Описание</w:t>
            </w:r>
          </w:p>
        </w:tc>
        <w:tc>
          <w:tcPr>
            <w:tcW w:w="3969" w:type="dxa"/>
            <w:tcBorders>
              <w:top w:val="single" w:sz="4" w:space="0" w:color="auto"/>
              <w:left w:val="single" w:sz="4" w:space="0" w:color="auto"/>
              <w:bottom w:val="single" w:sz="4" w:space="0" w:color="auto"/>
              <w:right w:val="single" w:sz="4" w:space="0" w:color="auto"/>
            </w:tcBorders>
            <w:hideMark/>
          </w:tcPr>
          <w:p w14:paraId="46260116" w14:textId="77777777" w:rsidR="00087C4E" w:rsidRDefault="00087C4E" w:rsidP="004B118B">
            <w:pPr>
              <w:spacing w:line="240" w:lineRule="auto"/>
              <w:ind w:firstLine="0"/>
              <w:rPr>
                <w:rFonts w:cs="Times New Roman"/>
                <w:b/>
                <w:color w:val="auto"/>
                <w:sz w:val="20"/>
                <w:szCs w:val="20"/>
              </w:rPr>
            </w:pPr>
            <w:r>
              <w:rPr>
                <w:rFonts w:cs="Times New Roman"/>
                <w:b/>
                <w:color w:val="auto"/>
                <w:sz w:val="20"/>
                <w:szCs w:val="20"/>
              </w:rPr>
              <w:t>Краткое описание</w:t>
            </w:r>
          </w:p>
        </w:tc>
      </w:tr>
      <w:tr w:rsidR="00087C4E" w14:paraId="72430456"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34981405" w14:textId="77777777" w:rsidR="00087C4E" w:rsidRDefault="00087C4E" w:rsidP="004B118B">
            <w:pPr>
              <w:spacing w:line="240" w:lineRule="auto"/>
              <w:ind w:left="360" w:firstLine="0"/>
              <w:rPr>
                <w:color w:val="auto"/>
                <w:sz w:val="20"/>
                <w:szCs w:val="20"/>
              </w:rPr>
            </w:pPr>
          </w:p>
        </w:tc>
        <w:tc>
          <w:tcPr>
            <w:tcW w:w="8503" w:type="dxa"/>
            <w:gridSpan w:val="3"/>
            <w:tcBorders>
              <w:top w:val="single" w:sz="4" w:space="0" w:color="auto"/>
              <w:left w:val="single" w:sz="4" w:space="0" w:color="auto"/>
              <w:bottom w:val="single" w:sz="4" w:space="0" w:color="auto"/>
              <w:right w:val="single" w:sz="4" w:space="0" w:color="auto"/>
            </w:tcBorders>
            <w:noWrap/>
            <w:hideMark/>
          </w:tcPr>
          <w:p w14:paraId="4944DF9A" w14:textId="77777777" w:rsidR="00087C4E" w:rsidRDefault="00087C4E" w:rsidP="004B118B">
            <w:pPr>
              <w:spacing w:line="240" w:lineRule="auto"/>
              <w:ind w:firstLine="0"/>
              <w:rPr>
                <w:rFonts w:cs="Times New Roman"/>
                <w:b/>
                <w:color w:val="auto"/>
                <w:sz w:val="20"/>
                <w:szCs w:val="20"/>
              </w:rPr>
            </w:pPr>
            <w:r>
              <w:rPr>
                <w:rFonts w:cs="Times New Roman"/>
                <w:b/>
                <w:color w:val="auto"/>
                <w:sz w:val="20"/>
                <w:szCs w:val="20"/>
              </w:rPr>
              <w:t>Блок «Параметры о кредите»</w:t>
            </w:r>
          </w:p>
        </w:tc>
      </w:tr>
      <w:tr w:rsidR="00087C4E" w14:paraId="535AC19C"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00A5EF1"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8E8F53A" w14:textId="77777777" w:rsidR="00087C4E" w:rsidRDefault="00087C4E" w:rsidP="004B118B">
            <w:pPr>
              <w:spacing w:line="240" w:lineRule="auto"/>
              <w:ind w:firstLine="0"/>
              <w:rPr>
                <w:rFonts w:cs="Times New Roman"/>
                <w:color w:val="auto"/>
                <w:sz w:val="20"/>
                <w:szCs w:val="20"/>
                <w:lang w:val="en-US"/>
              </w:rPr>
            </w:pPr>
            <w:r w:rsidRPr="00DC738C">
              <w:rPr>
                <w:rFonts w:cs="Times New Roman"/>
                <w:color w:val="auto"/>
                <w:sz w:val="20"/>
                <w:szCs w:val="20"/>
                <w:lang w:val="en-US"/>
              </w:rPr>
              <w:t>&lt;auto&gt;</w:t>
            </w:r>
          </w:p>
        </w:tc>
        <w:tc>
          <w:tcPr>
            <w:tcW w:w="2410" w:type="dxa"/>
            <w:tcBorders>
              <w:top w:val="single" w:sz="4" w:space="0" w:color="auto"/>
              <w:left w:val="single" w:sz="4" w:space="0" w:color="auto"/>
              <w:bottom w:val="single" w:sz="4" w:space="0" w:color="auto"/>
              <w:right w:val="single" w:sz="4" w:space="0" w:color="auto"/>
            </w:tcBorders>
            <w:noWrap/>
          </w:tcPr>
          <w:p w14:paraId="1C149C52"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Автомобиль</w:t>
            </w:r>
          </w:p>
        </w:tc>
        <w:tc>
          <w:tcPr>
            <w:tcW w:w="3969" w:type="dxa"/>
            <w:tcBorders>
              <w:top w:val="single" w:sz="4" w:space="0" w:color="auto"/>
              <w:left w:val="single" w:sz="4" w:space="0" w:color="auto"/>
              <w:bottom w:val="single" w:sz="4" w:space="0" w:color="auto"/>
              <w:right w:val="single" w:sz="4" w:space="0" w:color="auto"/>
            </w:tcBorders>
          </w:tcPr>
          <w:p w14:paraId="5DBDBF24"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Автомобиль</w:t>
            </w:r>
          </w:p>
        </w:tc>
      </w:tr>
      <w:tr w:rsidR="00087C4E" w14:paraId="70DEFCFC"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5BC26F56"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D362523"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loan_amount</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313B82F6"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Сумма</w:t>
            </w:r>
          </w:p>
        </w:tc>
        <w:tc>
          <w:tcPr>
            <w:tcW w:w="3969" w:type="dxa"/>
            <w:tcBorders>
              <w:top w:val="single" w:sz="4" w:space="0" w:color="auto"/>
              <w:left w:val="single" w:sz="4" w:space="0" w:color="auto"/>
              <w:bottom w:val="single" w:sz="4" w:space="0" w:color="auto"/>
              <w:right w:val="single" w:sz="4" w:space="0" w:color="auto"/>
            </w:tcBorders>
          </w:tcPr>
          <w:p w14:paraId="531BE9A3"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Сумма кредита</w:t>
            </w:r>
          </w:p>
        </w:tc>
      </w:tr>
      <w:tr w:rsidR="00087C4E" w14:paraId="7AE1D6D1"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359C4988"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7BDB528" w14:textId="77777777" w:rsidR="00087C4E" w:rsidRDefault="00087C4E" w:rsidP="004B118B">
            <w:pPr>
              <w:spacing w:line="240" w:lineRule="auto"/>
              <w:ind w:firstLine="0"/>
              <w:rPr>
                <w:rFonts w:cs="Times New Roman"/>
                <w:color w:val="auto"/>
                <w:sz w:val="20"/>
                <w:szCs w:val="20"/>
                <w:lang w:val="en-US"/>
              </w:rPr>
            </w:pPr>
            <w:r w:rsidRPr="00DC738C">
              <w:rPr>
                <w:rFonts w:cs="Times New Roman"/>
                <w:color w:val="auto"/>
                <w:sz w:val="20"/>
                <w:szCs w:val="20"/>
                <w:lang w:val="en-US"/>
              </w:rPr>
              <w:t>&lt;</w:t>
            </w:r>
            <w:proofErr w:type="spellStart"/>
            <w:r w:rsidRPr="00DC738C">
              <w:rPr>
                <w:rFonts w:cs="Times New Roman"/>
                <w:color w:val="auto"/>
                <w:sz w:val="20"/>
                <w:szCs w:val="20"/>
                <w:lang w:val="en-US"/>
              </w:rPr>
              <w:t>monthly_payment</w:t>
            </w:r>
            <w:proofErr w:type="spellEnd"/>
            <w:r w:rsidRPr="00DC738C">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53DB95B3" w14:textId="77777777" w:rsidR="00087C4E" w:rsidRDefault="00087C4E" w:rsidP="004B118B">
            <w:pPr>
              <w:spacing w:line="240" w:lineRule="auto"/>
              <w:ind w:firstLine="0"/>
              <w:rPr>
                <w:rFonts w:cs="Times New Roman"/>
                <w:color w:val="auto"/>
                <w:sz w:val="20"/>
                <w:szCs w:val="20"/>
              </w:rPr>
            </w:pPr>
            <w:r w:rsidRPr="00DC738C">
              <w:rPr>
                <w:rFonts w:cs="Times New Roman"/>
                <w:color w:val="auto"/>
                <w:sz w:val="20"/>
                <w:szCs w:val="20"/>
              </w:rPr>
              <w:t>Ежемесячный платеж</w:t>
            </w:r>
          </w:p>
        </w:tc>
        <w:tc>
          <w:tcPr>
            <w:tcW w:w="3969" w:type="dxa"/>
            <w:tcBorders>
              <w:top w:val="single" w:sz="4" w:space="0" w:color="auto"/>
              <w:left w:val="single" w:sz="4" w:space="0" w:color="auto"/>
              <w:bottom w:val="single" w:sz="4" w:space="0" w:color="auto"/>
              <w:right w:val="single" w:sz="4" w:space="0" w:color="auto"/>
            </w:tcBorders>
          </w:tcPr>
          <w:p w14:paraId="2A0AC986" w14:textId="77777777" w:rsidR="00087C4E" w:rsidRDefault="00087C4E" w:rsidP="004B118B">
            <w:pPr>
              <w:spacing w:line="240" w:lineRule="auto"/>
              <w:ind w:firstLine="0"/>
              <w:rPr>
                <w:rFonts w:cs="Times New Roman"/>
                <w:color w:val="auto"/>
                <w:sz w:val="20"/>
                <w:szCs w:val="20"/>
              </w:rPr>
            </w:pPr>
            <w:r w:rsidRPr="00DC738C">
              <w:rPr>
                <w:rFonts w:cs="Times New Roman"/>
                <w:color w:val="auto"/>
                <w:sz w:val="20"/>
                <w:szCs w:val="20"/>
              </w:rPr>
              <w:t>Ежемесячный платеж</w:t>
            </w:r>
          </w:p>
        </w:tc>
      </w:tr>
      <w:tr w:rsidR="00087C4E" w14:paraId="0B1A09EA"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4FB1885"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FE8853F" w14:textId="77777777" w:rsidR="00087C4E" w:rsidRPr="00DC738C" w:rsidRDefault="00087C4E" w:rsidP="004B118B">
            <w:pPr>
              <w:spacing w:line="240" w:lineRule="auto"/>
              <w:ind w:firstLine="0"/>
              <w:rPr>
                <w:rFonts w:cs="Times New Roman"/>
                <w:color w:val="auto"/>
                <w:sz w:val="20"/>
                <w:szCs w:val="20"/>
              </w:rPr>
            </w:pPr>
            <w:r>
              <w:rPr>
                <w:rFonts w:cs="Times New Roman"/>
                <w:color w:val="auto"/>
                <w:sz w:val="20"/>
                <w:szCs w:val="20"/>
                <w:lang w:val="en-US"/>
              </w:rPr>
              <w:t>&lt;</w:t>
            </w:r>
            <w:r w:rsidRPr="00DC738C">
              <w:rPr>
                <w:rFonts w:cs="Times New Roman"/>
                <w:color w:val="auto"/>
                <w:sz w:val="20"/>
                <w:szCs w:val="20"/>
                <w:lang w:val="en-US"/>
              </w:rPr>
              <w:t>Loan term</w:t>
            </w:r>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464CC769" w14:textId="77777777" w:rsidR="00087C4E" w:rsidRDefault="00087C4E" w:rsidP="004B118B">
            <w:pPr>
              <w:spacing w:line="240" w:lineRule="auto"/>
              <w:ind w:firstLine="0"/>
              <w:rPr>
                <w:rFonts w:cs="Times New Roman"/>
                <w:color w:val="auto"/>
                <w:sz w:val="20"/>
                <w:szCs w:val="20"/>
              </w:rPr>
            </w:pPr>
            <w:r w:rsidRPr="00DC738C">
              <w:rPr>
                <w:rFonts w:cs="Times New Roman"/>
                <w:color w:val="auto"/>
                <w:sz w:val="20"/>
                <w:szCs w:val="20"/>
              </w:rPr>
              <w:t>Срок кредита</w:t>
            </w:r>
          </w:p>
        </w:tc>
        <w:tc>
          <w:tcPr>
            <w:tcW w:w="3969" w:type="dxa"/>
            <w:tcBorders>
              <w:top w:val="single" w:sz="4" w:space="0" w:color="auto"/>
              <w:left w:val="single" w:sz="4" w:space="0" w:color="auto"/>
              <w:bottom w:val="single" w:sz="4" w:space="0" w:color="auto"/>
              <w:right w:val="single" w:sz="4" w:space="0" w:color="auto"/>
            </w:tcBorders>
          </w:tcPr>
          <w:p w14:paraId="0A8AD500" w14:textId="77777777" w:rsidR="00087C4E" w:rsidRDefault="00087C4E" w:rsidP="004B118B">
            <w:pPr>
              <w:spacing w:line="240" w:lineRule="auto"/>
              <w:ind w:firstLine="0"/>
              <w:rPr>
                <w:rFonts w:cs="Times New Roman"/>
                <w:color w:val="auto"/>
                <w:sz w:val="20"/>
                <w:szCs w:val="20"/>
              </w:rPr>
            </w:pPr>
            <w:r w:rsidRPr="00DC738C">
              <w:rPr>
                <w:rFonts w:cs="Times New Roman"/>
                <w:color w:val="auto"/>
                <w:sz w:val="20"/>
                <w:szCs w:val="20"/>
              </w:rPr>
              <w:t>Срок кредита</w:t>
            </w:r>
          </w:p>
        </w:tc>
      </w:tr>
      <w:tr w:rsidR="00087C4E" w14:paraId="3534C565"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0FB103B" w14:textId="77777777" w:rsidR="00087C4E" w:rsidRDefault="00087C4E" w:rsidP="004B118B">
            <w:pPr>
              <w:spacing w:line="240" w:lineRule="auto"/>
              <w:ind w:firstLine="0"/>
              <w:rPr>
                <w:b/>
                <w:color w:val="auto"/>
                <w:sz w:val="20"/>
                <w:szCs w:val="20"/>
              </w:rPr>
            </w:pPr>
          </w:p>
        </w:tc>
        <w:tc>
          <w:tcPr>
            <w:tcW w:w="8503" w:type="dxa"/>
            <w:gridSpan w:val="3"/>
            <w:tcBorders>
              <w:top w:val="single" w:sz="4" w:space="0" w:color="auto"/>
              <w:left w:val="single" w:sz="4" w:space="0" w:color="auto"/>
              <w:bottom w:val="single" w:sz="4" w:space="0" w:color="auto"/>
              <w:right w:val="single" w:sz="4" w:space="0" w:color="auto"/>
            </w:tcBorders>
            <w:noWrap/>
            <w:hideMark/>
          </w:tcPr>
          <w:p w14:paraId="3AAA6014" w14:textId="77777777" w:rsidR="00087C4E" w:rsidRDefault="00087C4E" w:rsidP="004B118B">
            <w:pPr>
              <w:spacing w:line="240" w:lineRule="auto"/>
              <w:ind w:firstLine="0"/>
              <w:rPr>
                <w:rFonts w:cs="Times New Roman"/>
                <w:b/>
                <w:color w:val="auto"/>
                <w:sz w:val="20"/>
                <w:szCs w:val="20"/>
              </w:rPr>
            </w:pPr>
            <w:r>
              <w:rPr>
                <w:b/>
                <w:color w:val="000000"/>
                <w:sz w:val="20"/>
                <w:szCs w:val="20"/>
              </w:rPr>
              <w:t>Блок «Персональные данные заявителя»</w:t>
            </w:r>
          </w:p>
        </w:tc>
      </w:tr>
      <w:tr w:rsidR="00087C4E" w14:paraId="5A18BB1D"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48588BC"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hideMark/>
          </w:tcPr>
          <w:p w14:paraId="51DB745B" w14:textId="77777777" w:rsidR="00087C4E" w:rsidRDefault="00087C4E" w:rsidP="004B118B">
            <w:pPr>
              <w:spacing w:line="240" w:lineRule="auto"/>
              <w:ind w:firstLine="0"/>
              <w:rPr>
                <w:rFonts w:cs="Times New Roman"/>
                <w:color w:val="auto"/>
                <w:sz w:val="20"/>
                <w:szCs w:val="20"/>
                <w:lang w:val="en-US"/>
              </w:rPr>
            </w:pPr>
            <w:r>
              <w:rPr>
                <w:sz w:val="20"/>
                <w:szCs w:val="20"/>
                <w:lang w:val="en-US"/>
              </w:rPr>
              <w:t>&lt;last_</w:t>
            </w:r>
            <w:r>
              <w:rPr>
                <w:sz w:val="20"/>
                <w:szCs w:val="20"/>
              </w:rPr>
              <w:t>n</w:t>
            </w:r>
            <w:proofErr w:type="spellStart"/>
            <w:r>
              <w:rPr>
                <w:sz w:val="20"/>
                <w:szCs w:val="20"/>
                <w:lang w:val="en-US"/>
              </w:rPr>
              <w:t>ame</w:t>
            </w:r>
            <w:proofErr w:type="spellEnd"/>
            <w:r>
              <w:rPr>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hideMark/>
          </w:tcPr>
          <w:p w14:paraId="6B0B9BA6"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Фамилия</w:t>
            </w:r>
          </w:p>
        </w:tc>
        <w:tc>
          <w:tcPr>
            <w:tcW w:w="3969" w:type="dxa"/>
            <w:tcBorders>
              <w:top w:val="single" w:sz="4" w:space="0" w:color="auto"/>
              <w:left w:val="single" w:sz="4" w:space="0" w:color="auto"/>
              <w:bottom w:val="single" w:sz="4" w:space="0" w:color="auto"/>
              <w:right w:val="single" w:sz="4" w:space="0" w:color="auto"/>
            </w:tcBorders>
            <w:hideMark/>
          </w:tcPr>
          <w:p w14:paraId="375F3248"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Фамилия Клиента</w:t>
            </w:r>
          </w:p>
        </w:tc>
      </w:tr>
      <w:tr w:rsidR="00087C4E" w14:paraId="7EB45C18"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1CF21E7"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hideMark/>
          </w:tcPr>
          <w:p w14:paraId="025450A5" w14:textId="77777777" w:rsidR="00087C4E" w:rsidRDefault="00087C4E" w:rsidP="004B118B">
            <w:pPr>
              <w:spacing w:line="240" w:lineRule="auto"/>
              <w:ind w:firstLine="0"/>
              <w:rPr>
                <w:rFonts w:cs="Times New Roman"/>
                <w:color w:val="auto"/>
                <w:sz w:val="20"/>
                <w:szCs w:val="20"/>
                <w:lang w:val="en-US"/>
              </w:rPr>
            </w:pPr>
            <w:r>
              <w:rPr>
                <w:sz w:val="20"/>
                <w:szCs w:val="20"/>
                <w:lang w:val="en-US"/>
              </w:rPr>
              <w:t>&lt;</w:t>
            </w:r>
            <w:proofErr w:type="spellStart"/>
            <w:r>
              <w:rPr>
                <w:sz w:val="20"/>
                <w:szCs w:val="20"/>
                <w:lang w:val="en-US"/>
              </w:rPr>
              <w:t>first_name</w:t>
            </w:r>
            <w:proofErr w:type="spellEnd"/>
            <w:r>
              <w:rPr>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hideMark/>
          </w:tcPr>
          <w:p w14:paraId="77A6867C"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Имя</w:t>
            </w:r>
          </w:p>
        </w:tc>
        <w:tc>
          <w:tcPr>
            <w:tcW w:w="3969" w:type="dxa"/>
            <w:tcBorders>
              <w:top w:val="single" w:sz="4" w:space="0" w:color="auto"/>
              <w:left w:val="single" w:sz="4" w:space="0" w:color="auto"/>
              <w:bottom w:val="single" w:sz="4" w:space="0" w:color="auto"/>
              <w:right w:val="single" w:sz="4" w:space="0" w:color="auto"/>
            </w:tcBorders>
            <w:hideMark/>
          </w:tcPr>
          <w:p w14:paraId="4A822AE4"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Имя Клиента</w:t>
            </w:r>
          </w:p>
        </w:tc>
      </w:tr>
      <w:tr w:rsidR="00087C4E" w14:paraId="639FB48E"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683DFACE"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hideMark/>
          </w:tcPr>
          <w:p w14:paraId="2CCB94DE" w14:textId="77777777" w:rsidR="00087C4E" w:rsidRDefault="00087C4E" w:rsidP="004B118B">
            <w:pPr>
              <w:spacing w:line="240" w:lineRule="auto"/>
              <w:ind w:firstLine="0"/>
              <w:rPr>
                <w:rFonts w:cs="Times New Roman"/>
                <w:color w:val="auto"/>
                <w:sz w:val="20"/>
                <w:szCs w:val="20"/>
                <w:lang w:val="en-US"/>
              </w:rPr>
            </w:pPr>
            <w:r>
              <w:rPr>
                <w:sz w:val="20"/>
                <w:szCs w:val="20"/>
                <w:lang w:val="en-US"/>
              </w:rPr>
              <w:t>&lt;</w:t>
            </w:r>
            <w:proofErr w:type="spellStart"/>
            <w:r>
              <w:rPr>
                <w:sz w:val="20"/>
                <w:szCs w:val="20"/>
                <w:lang w:val="en-US"/>
              </w:rPr>
              <w:t>middle_name</w:t>
            </w:r>
            <w:proofErr w:type="spellEnd"/>
            <w:r>
              <w:rPr>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hideMark/>
          </w:tcPr>
          <w:p w14:paraId="191ACEEF"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Отчество</w:t>
            </w:r>
          </w:p>
        </w:tc>
        <w:tc>
          <w:tcPr>
            <w:tcW w:w="3969" w:type="dxa"/>
            <w:tcBorders>
              <w:top w:val="single" w:sz="4" w:space="0" w:color="auto"/>
              <w:left w:val="single" w:sz="4" w:space="0" w:color="auto"/>
              <w:bottom w:val="single" w:sz="4" w:space="0" w:color="auto"/>
              <w:right w:val="single" w:sz="4" w:space="0" w:color="auto"/>
            </w:tcBorders>
            <w:hideMark/>
          </w:tcPr>
          <w:p w14:paraId="348168D6"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Отчество Клиента</w:t>
            </w:r>
          </w:p>
        </w:tc>
      </w:tr>
      <w:tr w:rsidR="00087C4E" w14:paraId="734B93AE"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0DE8B20"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hideMark/>
          </w:tcPr>
          <w:p w14:paraId="748BEE70" w14:textId="77777777" w:rsidR="00087C4E" w:rsidRDefault="00087C4E" w:rsidP="004B118B">
            <w:pPr>
              <w:spacing w:line="240" w:lineRule="auto"/>
              <w:ind w:firstLine="0"/>
              <w:rPr>
                <w:rFonts w:cs="Times New Roman"/>
                <w:color w:val="auto"/>
                <w:sz w:val="20"/>
                <w:szCs w:val="20"/>
                <w:lang w:val="en-US"/>
              </w:rPr>
            </w:pPr>
            <w:r>
              <w:rPr>
                <w:sz w:val="20"/>
                <w:szCs w:val="20"/>
                <w:lang w:val="en-US"/>
              </w:rPr>
              <w:t>&lt;</w:t>
            </w:r>
            <w:proofErr w:type="spellStart"/>
            <w:r>
              <w:rPr>
                <w:sz w:val="20"/>
                <w:szCs w:val="20"/>
                <w:lang w:val="en-US"/>
              </w:rPr>
              <w:t>previous_last_name</w:t>
            </w:r>
            <w:proofErr w:type="spellEnd"/>
            <w:r>
              <w:rPr>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hideMark/>
          </w:tcPr>
          <w:p w14:paraId="37473826"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Прежняя фамилия</w:t>
            </w:r>
          </w:p>
        </w:tc>
        <w:tc>
          <w:tcPr>
            <w:tcW w:w="3969" w:type="dxa"/>
            <w:tcBorders>
              <w:top w:val="single" w:sz="4" w:space="0" w:color="auto"/>
              <w:left w:val="single" w:sz="4" w:space="0" w:color="auto"/>
              <w:bottom w:val="single" w:sz="4" w:space="0" w:color="auto"/>
              <w:right w:val="single" w:sz="4" w:space="0" w:color="auto"/>
            </w:tcBorders>
            <w:hideMark/>
          </w:tcPr>
          <w:p w14:paraId="4241D9C1" w14:textId="77777777" w:rsidR="00087C4E" w:rsidRDefault="00087C4E" w:rsidP="004B118B">
            <w:pPr>
              <w:spacing w:line="240" w:lineRule="auto"/>
              <w:ind w:firstLine="0"/>
              <w:rPr>
                <w:rFonts w:cs="Times New Roman"/>
                <w:color w:val="auto"/>
                <w:sz w:val="20"/>
                <w:szCs w:val="20"/>
              </w:rPr>
            </w:pPr>
            <w:r>
              <w:rPr>
                <w:color w:val="000000"/>
                <w:sz w:val="20"/>
                <w:szCs w:val="20"/>
              </w:rPr>
              <w:t>Прежняя фамилия. Доступна, если признак «Клиент менял ФИО» = «Да»</w:t>
            </w:r>
          </w:p>
        </w:tc>
      </w:tr>
      <w:tr w:rsidR="00087C4E" w14:paraId="7A8A8F2C"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356D80DC"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4F53B22" w14:textId="77777777" w:rsidR="00087C4E" w:rsidRDefault="00087C4E" w:rsidP="004B118B">
            <w:pPr>
              <w:spacing w:line="240" w:lineRule="auto"/>
              <w:ind w:firstLine="0"/>
              <w:rPr>
                <w:sz w:val="20"/>
                <w:szCs w:val="20"/>
                <w:lang w:val="en-US"/>
              </w:rPr>
            </w:pPr>
            <w:r>
              <w:rPr>
                <w:sz w:val="20"/>
                <w:szCs w:val="20"/>
                <w:lang w:val="en-US"/>
              </w:rPr>
              <w:t>&lt;</w:t>
            </w:r>
            <w:proofErr w:type="spellStart"/>
            <w:r>
              <w:rPr>
                <w:sz w:val="20"/>
                <w:szCs w:val="20"/>
                <w:lang w:val="en-US"/>
              </w:rPr>
              <w:t>previous_first_name</w:t>
            </w:r>
            <w:proofErr w:type="spellEnd"/>
            <w:r>
              <w:rPr>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0EEA5E92"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Прежнее имя</w:t>
            </w:r>
          </w:p>
        </w:tc>
        <w:tc>
          <w:tcPr>
            <w:tcW w:w="3969" w:type="dxa"/>
            <w:tcBorders>
              <w:top w:val="single" w:sz="4" w:space="0" w:color="auto"/>
              <w:left w:val="single" w:sz="4" w:space="0" w:color="auto"/>
              <w:bottom w:val="single" w:sz="4" w:space="0" w:color="auto"/>
              <w:right w:val="single" w:sz="4" w:space="0" w:color="auto"/>
            </w:tcBorders>
          </w:tcPr>
          <w:p w14:paraId="503ACB00" w14:textId="77777777" w:rsidR="00087C4E" w:rsidRDefault="00087C4E" w:rsidP="004B118B">
            <w:pPr>
              <w:spacing w:line="240" w:lineRule="auto"/>
              <w:ind w:firstLine="0"/>
              <w:rPr>
                <w:color w:val="000000"/>
                <w:sz w:val="20"/>
                <w:szCs w:val="20"/>
              </w:rPr>
            </w:pPr>
            <w:r>
              <w:rPr>
                <w:color w:val="000000"/>
                <w:sz w:val="20"/>
                <w:szCs w:val="20"/>
              </w:rPr>
              <w:t>Прежнее имя. Доступна, если признак «Клиент менял ФИО» = «Да»</w:t>
            </w:r>
          </w:p>
        </w:tc>
      </w:tr>
      <w:tr w:rsidR="00087C4E" w14:paraId="18CFF152"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30A37276"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096AECDE" w14:textId="77777777" w:rsidR="00087C4E" w:rsidRPr="00357C24" w:rsidRDefault="00087C4E" w:rsidP="004B118B">
            <w:pPr>
              <w:spacing w:line="240" w:lineRule="auto"/>
              <w:ind w:firstLine="0"/>
              <w:rPr>
                <w:sz w:val="20"/>
                <w:szCs w:val="20"/>
              </w:rPr>
            </w:pPr>
            <w:r>
              <w:rPr>
                <w:sz w:val="20"/>
                <w:szCs w:val="20"/>
                <w:lang w:val="en-US"/>
              </w:rPr>
              <w:t>&lt;</w:t>
            </w:r>
            <w:proofErr w:type="spellStart"/>
            <w:r>
              <w:rPr>
                <w:sz w:val="20"/>
                <w:szCs w:val="20"/>
                <w:lang w:val="en-US"/>
              </w:rPr>
              <w:t>previous_middle_name</w:t>
            </w:r>
            <w:proofErr w:type="spellEnd"/>
            <w:r>
              <w:rPr>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660DA583"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Прежнее отчество</w:t>
            </w:r>
          </w:p>
        </w:tc>
        <w:tc>
          <w:tcPr>
            <w:tcW w:w="3969" w:type="dxa"/>
            <w:tcBorders>
              <w:top w:val="single" w:sz="4" w:space="0" w:color="auto"/>
              <w:left w:val="single" w:sz="4" w:space="0" w:color="auto"/>
              <w:bottom w:val="single" w:sz="4" w:space="0" w:color="auto"/>
              <w:right w:val="single" w:sz="4" w:space="0" w:color="auto"/>
            </w:tcBorders>
          </w:tcPr>
          <w:p w14:paraId="34937A84" w14:textId="77777777" w:rsidR="00087C4E" w:rsidRDefault="00087C4E" w:rsidP="004B118B">
            <w:pPr>
              <w:spacing w:line="240" w:lineRule="auto"/>
              <w:ind w:firstLine="0"/>
              <w:rPr>
                <w:color w:val="000000"/>
                <w:sz w:val="20"/>
                <w:szCs w:val="20"/>
              </w:rPr>
            </w:pPr>
            <w:r>
              <w:rPr>
                <w:color w:val="000000"/>
                <w:sz w:val="20"/>
                <w:szCs w:val="20"/>
              </w:rPr>
              <w:t>Прежняя фамилия. Доступна, если признак «Клиент менял ФИО» = «Да»</w:t>
            </w:r>
          </w:p>
        </w:tc>
      </w:tr>
      <w:tr w:rsidR="00087C4E" w14:paraId="76B7FBE5"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C69A8AF"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C792FDE" w14:textId="77777777" w:rsidR="00087C4E" w:rsidRPr="0044508D" w:rsidRDefault="00087C4E" w:rsidP="004B118B">
            <w:pPr>
              <w:spacing w:line="240" w:lineRule="auto"/>
              <w:ind w:firstLine="0"/>
              <w:rPr>
                <w:sz w:val="20"/>
                <w:szCs w:val="20"/>
                <w:lang w:val="en-US"/>
              </w:rPr>
            </w:pPr>
            <w:r>
              <w:rPr>
                <w:sz w:val="20"/>
                <w:szCs w:val="20"/>
                <w:lang w:val="en-US"/>
              </w:rPr>
              <w:t>&lt;</w:t>
            </w:r>
            <w:proofErr w:type="spellStart"/>
            <w:r>
              <w:rPr>
                <w:sz w:val="20"/>
                <w:szCs w:val="20"/>
                <w:lang w:val="en-US"/>
              </w:rPr>
              <w:t>snils</w:t>
            </w:r>
            <w:proofErr w:type="spellEnd"/>
            <w:r>
              <w:rPr>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502E3FDF"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СНИЛС</w:t>
            </w:r>
          </w:p>
        </w:tc>
        <w:tc>
          <w:tcPr>
            <w:tcW w:w="3969" w:type="dxa"/>
            <w:tcBorders>
              <w:top w:val="single" w:sz="4" w:space="0" w:color="auto"/>
              <w:left w:val="single" w:sz="4" w:space="0" w:color="auto"/>
              <w:bottom w:val="single" w:sz="4" w:space="0" w:color="auto"/>
              <w:right w:val="single" w:sz="4" w:space="0" w:color="auto"/>
            </w:tcBorders>
          </w:tcPr>
          <w:p w14:paraId="19554154" w14:textId="77777777" w:rsidR="00087C4E" w:rsidRDefault="00087C4E" w:rsidP="004B118B">
            <w:pPr>
              <w:spacing w:line="240" w:lineRule="auto"/>
              <w:ind w:firstLine="0"/>
              <w:rPr>
                <w:color w:val="000000"/>
                <w:sz w:val="20"/>
                <w:szCs w:val="20"/>
              </w:rPr>
            </w:pPr>
            <w:r>
              <w:rPr>
                <w:color w:val="000000"/>
                <w:sz w:val="20"/>
                <w:szCs w:val="20"/>
              </w:rPr>
              <w:t>СНИЛС</w:t>
            </w:r>
          </w:p>
        </w:tc>
      </w:tr>
      <w:tr w:rsidR="00087C4E" w14:paraId="3CA29141"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B476BDE"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E01D7DF" w14:textId="77777777" w:rsidR="00087C4E" w:rsidRPr="0044508D" w:rsidRDefault="00087C4E" w:rsidP="004B118B">
            <w:pPr>
              <w:spacing w:line="240" w:lineRule="auto"/>
              <w:ind w:firstLine="0"/>
              <w:rPr>
                <w:sz w:val="20"/>
                <w:szCs w:val="20"/>
                <w:lang w:val="en-US"/>
              </w:rPr>
            </w:pPr>
            <w:r>
              <w:rPr>
                <w:sz w:val="20"/>
                <w:szCs w:val="20"/>
                <w:lang w:val="en-US"/>
              </w:rPr>
              <w:t>&lt;</w:t>
            </w:r>
            <w:proofErr w:type="spellStart"/>
            <w:r>
              <w:rPr>
                <w:sz w:val="20"/>
                <w:szCs w:val="20"/>
                <w:lang w:val="en-US"/>
              </w:rPr>
              <w:t>code_</w:t>
            </w:r>
            <w:r w:rsidRPr="0044508D">
              <w:rPr>
                <w:sz w:val="20"/>
                <w:szCs w:val="20"/>
                <w:lang w:val="en-US"/>
              </w:rPr>
              <w:t>word</w:t>
            </w:r>
            <w:proofErr w:type="spellEnd"/>
            <w:r>
              <w:rPr>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37C37701"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Кодовое слово</w:t>
            </w:r>
          </w:p>
        </w:tc>
        <w:tc>
          <w:tcPr>
            <w:tcW w:w="3969" w:type="dxa"/>
            <w:tcBorders>
              <w:top w:val="single" w:sz="4" w:space="0" w:color="auto"/>
              <w:left w:val="single" w:sz="4" w:space="0" w:color="auto"/>
              <w:bottom w:val="single" w:sz="4" w:space="0" w:color="auto"/>
              <w:right w:val="single" w:sz="4" w:space="0" w:color="auto"/>
            </w:tcBorders>
          </w:tcPr>
          <w:p w14:paraId="60B937E7" w14:textId="77777777" w:rsidR="00087C4E" w:rsidRDefault="00087C4E" w:rsidP="004B118B">
            <w:pPr>
              <w:spacing w:line="240" w:lineRule="auto"/>
              <w:ind w:firstLine="0"/>
              <w:rPr>
                <w:color w:val="000000"/>
                <w:sz w:val="20"/>
                <w:szCs w:val="20"/>
              </w:rPr>
            </w:pPr>
            <w:r>
              <w:rPr>
                <w:rFonts w:cs="Times New Roman"/>
                <w:color w:val="auto"/>
                <w:sz w:val="20"/>
                <w:szCs w:val="20"/>
              </w:rPr>
              <w:t>Кодовое слово</w:t>
            </w:r>
          </w:p>
        </w:tc>
      </w:tr>
      <w:tr w:rsidR="00087C4E" w14:paraId="28770988"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3AB3983"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ACA3AB2" w14:textId="77777777" w:rsidR="00087C4E" w:rsidRPr="00357C24" w:rsidRDefault="00087C4E" w:rsidP="004B118B">
            <w:pPr>
              <w:spacing w:line="240" w:lineRule="auto"/>
              <w:ind w:firstLine="0"/>
              <w:rPr>
                <w:sz w:val="20"/>
                <w:szCs w:val="20"/>
              </w:rPr>
            </w:pPr>
            <w:r w:rsidRPr="0044508D">
              <w:rPr>
                <w:sz w:val="20"/>
                <w:szCs w:val="20"/>
              </w:rPr>
              <w:t>&lt;</w:t>
            </w:r>
            <w:proofErr w:type="spellStart"/>
            <w:r w:rsidRPr="0044508D">
              <w:rPr>
                <w:sz w:val="20"/>
                <w:szCs w:val="20"/>
              </w:rPr>
              <w:t>inn</w:t>
            </w:r>
            <w:proofErr w:type="spellEnd"/>
            <w:r w:rsidRPr="0044508D">
              <w:rPr>
                <w:sz w:val="20"/>
                <w:szCs w:val="20"/>
              </w:rPr>
              <w:t>&gt;</w:t>
            </w:r>
          </w:p>
        </w:tc>
        <w:tc>
          <w:tcPr>
            <w:tcW w:w="2410" w:type="dxa"/>
            <w:tcBorders>
              <w:top w:val="single" w:sz="4" w:space="0" w:color="auto"/>
              <w:left w:val="single" w:sz="4" w:space="0" w:color="auto"/>
              <w:bottom w:val="single" w:sz="4" w:space="0" w:color="auto"/>
              <w:right w:val="single" w:sz="4" w:space="0" w:color="auto"/>
            </w:tcBorders>
            <w:noWrap/>
          </w:tcPr>
          <w:p w14:paraId="5B3A8BEA" w14:textId="77777777" w:rsidR="00087C4E" w:rsidRPr="0044508D" w:rsidRDefault="00087C4E" w:rsidP="004B118B">
            <w:pPr>
              <w:spacing w:line="240" w:lineRule="auto"/>
              <w:ind w:firstLine="0"/>
              <w:rPr>
                <w:rFonts w:cs="Times New Roman"/>
                <w:color w:val="auto"/>
                <w:sz w:val="20"/>
                <w:szCs w:val="20"/>
              </w:rPr>
            </w:pPr>
            <w:r>
              <w:rPr>
                <w:rFonts w:cs="Times New Roman"/>
                <w:color w:val="auto"/>
                <w:sz w:val="20"/>
                <w:szCs w:val="20"/>
              </w:rPr>
              <w:t>ИНН</w:t>
            </w:r>
          </w:p>
        </w:tc>
        <w:tc>
          <w:tcPr>
            <w:tcW w:w="3969" w:type="dxa"/>
            <w:tcBorders>
              <w:top w:val="single" w:sz="4" w:space="0" w:color="auto"/>
              <w:left w:val="single" w:sz="4" w:space="0" w:color="auto"/>
              <w:bottom w:val="single" w:sz="4" w:space="0" w:color="auto"/>
              <w:right w:val="single" w:sz="4" w:space="0" w:color="auto"/>
            </w:tcBorders>
          </w:tcPr>
          <w:p w14:paraId="70167442" w14:textId="77777777" w:rsidR="00087C4E" w:rsidRDefault="00087C4E" w:rsidP="004B118B">
            <w:pPr>
              <w:spacing w:line="240" w:lineRule="auto"/>
              <w:ind w:firstLine="0"/>
              <w:rPr>
                <w:color w:val="000000"/>
                <w:sz w:val="20"/>
                <w:szCs w:val="20"/>
              </w:rPr>
            </w:pPr>
            <w:r>
              <w:rPr>
                <w:color w:val="000000"/>
                <w:sz w:val="20"/>
                <w:szCs w:val="20"/>
              </w:rPr>
              <w:t>ИНН</w:t>
            </w:r>
          </w:p>
        </w:tc>
      </w:tr>
      <w:tr w:rsidR="00087C4E" w14:paraId="18A5DB47"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9B55C20"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D9C40E5" w14:textId="77777777" w:rsidR="00087C4E" w:rsidRPr="00357C24" w:rsidRDefault="00087C4E" w:rsidP="004B118B">
            <w:pPr>
              <w:spacing w:line="240" w:lineRule="auto"/>
              <w:ind w:firstLine="0"/>
              <w:rPr>
                <w:sz w:val="20"/>
                <w:szCs w:val="20"/>
              </w:rPr>
            </w:pPr>
            <w:r>
              <w:rPr>
                <w:color w:val="auto"/>
                <w:sz w:val="20"/>
                <w:szCs w:val="20"/>
                <w:lang w:val="en-US"/>
              </w:rPr>
              <w:t>&lt;</w:t>
            </w:r>
            <w:proofErr w:type="spellStart"/>
            <w:r>
              <w:rPr>
                <w:color w:val="auto"/>
                <w:sz w:val="20"/>
                <w:szCs w:val="20"/>
                <w:lang w:val="en-US"/>
              </w:rPr>
              <w:t>serial_number</w:t>
            </w:r>
            <w:proofErr w:type="spellEnd"/>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2E72620A"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w:t>
            </w:r>
          </w:p>
        </w:tc>
        <w:tc>
          <w:tcPr>
            <w:tcW w:w="3969" w:type="dxa"/>
            <w:tcBorders>
              <w:top w:val="single" w:sz="4" w:space="0" w:color="auto"/>
              <w:left w:val="single" w:sz="4" w:space="0" w:color="auto"/>
              <w:bottom w:val="single" w:sz="4" w:space="0" w:color="auto"/>
              <w:right w:val="single" w:sz="4" w:space="0" w:color="auto"/>
            </w:tcBorders>
          </w:tcPr>
          <w:p w14:paraId="7527F318" w14:textId="77777777" w:rsidR="00087C4E" w:rsidRDefault="00087C4E" w:rsidP="004B118B">
            <w:pPr>
              <w:spacing w:line="240" w:lineRule="auto"/>
              <w:ind w:firstLine="0"/>
              <w:rPr>
                <w:color w:val="000000"/>
                <w:sz w:val="20"/>
                <w:szCs w:val="20"/>
              </w:rPr>
            </w:pPr>
            <w:r>
              <w:rPr>
                <w:rFonts w:cs="Times New Roman"/>
                <w:color w:val="auto"/>
                <w:sz w:val="20"/>
                <w:szCs w:val="20"/>
              </w:rPr>
              <w:t>Серия паспорта</w:t>
            </w:r>
          </w:p>
        </w:tc>
      </w:tr>
      <w:tr w:rsidR="00087C4E" w14:paraId="1BA235A9"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2DD9FA80"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E6BD3D3" w14:textId="77777777" w:rsidR="00087C4E" w:rsidRPr="00357C24" w:rsidRDefault="00087C4E" w:rsidP="004B118B">
            <w:pPr>
              <w:spacing w:line="240" w:lineRule="auto"/>
              <w:ind w:firstLine="0"/>
              <w:rPr>
                <w:sz w:val="20"/>
                <w:szCs w:val="20"/>
              </w:rPr>
            </w:pPr>
            <w:r>
              <w:rPr>
                <w:color w:val="auto"/>
                <w:sz w:val="20"/>
                <w:szCs w:val="20"/>
                <w:lang w:val="en-US"/>
              </w:rPr>
              <w:t>&lt;number&gt;</w:t>
            </w:r>
          </w:p>
        </w:tc>
        <w:tc>
          <w:tcPr>
            <w:tcW w:w="2410" w:type="dxa"/>
            <w:tcBorders>
              <w:top w:val="single" w:sz="4" w:space="0" w:color="auto"/>
              <w:left w:val="single" w:sz="4" w:space="0" w:color="auto"/>
              <w:bottom w:val="single" w:sz="4" w:space="0" w:color="auto"/>
              <w:right w:val="single" w:sz="4" w:space="0" w:color="auto"/>
            </w:tcBorders>
            <w:noWrap/>
          </w:tcPr>
          <w:p w14:paraId="29A9F888"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w:t>
            </w:r>
          </w:p>
        </w:tc>
        <w:tc>
          <w:tcPr>
            <w:tcW w:w="3969" w:type="dxa"/>
            <w:tcBorders>
              <w:top w:val="single" w:sz="4" w:space="0" w:color="auto"/>
              <w:left w:val="single" w:sz="4" w:space="0" w:color="auto"/>
              <w:bottom w:val="single" w:sz="4" w:space="0" w:color="auto"/>
              <w:right w:val="single" w:sz="4" w:space="0" w:color="auto"/>
            </w:tcBorders>
          </w:tcPr>
          <w:p w14:paraId="78B039B1" w14:textId="77777777" w:rsidR="00087C4E" w:rsidRDefault="00087C4E" w:rsidP="004B118B">
            <w:pPr>
              <w:spacing w:line="240" w:lineRule="auto"/>
              <w:ind w:firstLine="0"/>
              <w:rPr>
                <w:color w:val="000000"/>
                <w:sz w:val="20"/>
                <w:szCs w:val="20"/>
              </w:rPr>
            </w:pPr>
            <w:r>
              <w:rPr>
                <w:rFonts w:cs="Times New Roman"/>
                <w:color w:val="auto"/>
                <w:sz w:val="20"/>
                <w:szCs w:val="20"/>
              </w:rPr>
              <w:t>Номер паспорта</w:t>
            </w:r>
          </w:p>
        </w:tc>
      </w:tr>
      <w:tr w:rsidR="00087C4E" w14:paraId="40663C19"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38F15FB3"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EF11E8F" w14:textId="77777777" w:rsidR="00087C4E" w:rsidRPr="00357C24" w:rsidRDefault="00087C4E" w:rsidP="004B118B">
            <w:pPr>
              <w:spacing w:line="240" w:lineRule="auto"/>
              <w:ind w:firstLine="0"/>
              <w:rPr>
                <w:sz w:val="20"/>
                <w:szCs w:val="20"/>
              </w:rPr>
            </w:pPr>
            <w:r>
              <w:rPr>
                <w:color w:val="auto"/>
                <w:sz w:val="20"/>
                <w:szCs w:val="20"/>
                <w:lang w:val="en-US"/>
              </w:rPr>
              <w:t>&lt;</w:t>
            </w:r>
            <w:proofErr w:type="spellStart"/>
            <w:r>
              <w:rPr>
                <w:color w:val="auto"/>
                <w:sz w:val="20"/>
                <w:szCs w:val="20"/>
                <w:lang w:val="en-US"/>
              </w:rPr>
              <w:t>issue_date</w:t>
            </w:r>
            <w:proofErr w:type="spellEnd"/>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232E2732"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 xml:space="preserve">Дата выдачи </w:t>
            </w:r>
            <w:proofErr w:type="spellStart"/>
            <w:r>
              <w:rPr>
                <w:rFonts w:cs="Times New Roman"/>
                <w:color w:val="auto"/>
                <w:sz w:val="20"/>
                <w:szCs w:val="20"/>
              </w:rPr>
              <w:t>дд.мм.гггг</w:t>
            </w:r>
            <w:proofErr w:type="spellEnd"/>
          </w:p>
        </w:tc>
        <w:tc>
          <w:tcPr>
            <w:tcW w:w="3969" w:type="dxa"/>
            <w:tcBorders>
              <w:top w:val="single" w:sz="4" w:space="0" w:color="auto"/>
              <w:left w:val="single" w:sz="4" w:space="0" w:color="auto"/>
              <w:bottom w:val="single" w:sz="4" w:space="0" w:color="auto"/>
              <w:right w:val="single" w:sz="4" w:space="0" w:color="auto"/>
            </w:tcBorders>
          </w:tcPr>
          <w:p w14:paraId="3CA27B70" w14:textId="77777777" w:rsidR="00087C4E" w:rsidRDefault="00087C4E" w:rsidP="004B118B">
            <w:pPr>
              <w:spacing w:line="240" w:lineRule="auto"/>
              <w:ind w:firstLine="0"/>
              <w:rPr>
                <w:color w:val="000000"/>
                <w:sz w:val="20"/>
                <w:szCs w:val="20"/>
              </w:rPr>
            </w:pPr>
            <w:r>
              <w:rPr>
                <w:rFonts w:cs="Times New Roman"/>
                <w:color w:val="auto"/>
                <w:sz w:val="20"/>
                <w:szCs w:val="20"/>
              </w:rPr>
              <w:t>Дата выдачи паспорта</w:t>
            </w:r>
          </w:p>
        </w:tc>
      </w:tr>
      <w:tr w:rsidR="00087C4E" w14:paraId="6E77D3BE"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2D1C5EB4"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469EE24" w14:textId="77777777" w:rsidR="00087C4E" w:rsidRDefault="00087C4E" w:rsidP="004B118B">
            <w:pPr>
              <w:spacing w:line="240" w:lineRule="auto"/>
              <w:ind w:firstLine="0"/>
              <w:rPr>
                <w:color w:val="auto"/>
                <w:sz w:val="20"/>
                <w:szCs w:val="20"/>
                <w:lang w:val="en-US"/>
              </w:rPr>
            </w:pPr>
            <w:r w:rsidRPr="007310AF">
              <w:rPr>
                <w:color w:val="auto"/>
                <w:sz w:val="20"/>
                <w:szCs w:val="20"/>
                <w:lang w:val="en-US"/>
              </w:rPr>
              <w:t>&lt;</w:t>
            </w:r>
            <w:proofErr w:type="spellStart"/>
            <w:r w:rsidRPr="007310AF">
              <w:rPr>
                <w:color w:val="auto"/>
                <w:sz w:val="20"/>
                <w:szCs w:val="20"/>
                <w:lang w:val="en-US"/>
              </w:rPr>
              <w:t>issue_place</w:t>
            </w:r>
            <w:proofErr w:type="spellEnd"/>
            <w:r w:rsidRPr="007310AF">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5EE1B13E" w14:textId="77777777" w:rsidR="00087C4E" w:rsidRDefault="00087C4E" w:rsidP="004B118B">
            <w:pPr>
              <w:spacing w:line="240" w:lineRule="auto"/>
              <w:ind w:firstLine="0"/>
              <w:rPr>
                <w:rFonts w:cs="Times New Roman"/>
                <w:color w:val="auto"/>
                <w:sz w:val="20"/>
                <w:szCs w:val="20"/>
              </w:rPr>
            </w:pPr>
            <w:r w:rsidRPr="007310AF">
              <w:rPr>
                <w:rFonts w:cs="Times New Roman"/>
                <w:color w:val="auto"/>
                <w:sz w:val="20"/>
                <w:szCs w:val="20"/>
              </w:rPr>
              <w:t>Наименование органа, выдавшего паспорт</w:t>
            </w:r>
          </w:p>
        </w:tc>
        <w:tc>
          <w:tcPr>
            <w:tcW w:w="3969" w:type="dxa"/>
            <w:tcBorders>
              <w:top w:val="single" w:sz="4" w:space="0" w:color="auto"/>
              <w:left w:val="single" w:sz="4" w:space="0" w:color="auto"/>
              <w:bottom w:val="single" w:sz="4" w:space="0" w:color="auto"/>
              <w:right w:val="single" w:sz="4" w:space="0" w:color="auto"/>
            </w:tcBorders>
          </w:tcPr>
          <w:p w14:paraId="13599362"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Поле «Кем выдан» из блока «Паспортные данные»</w:t>
            </w:r>
          </w:p>
        </w:tc>
      </w:tr>
      <w:tr w:rsidR="00087C4E" w14:paraId="0714C0A8"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6030242"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C7A568C" w14:textId="77777777" w:rsidR="00087C4E" w:rsidRPr="007240E7" w:rsidRDefault="00087C4E" w:rsidP="004B118B">
            <w:pPr>
              <w:spacing w:line="240" w:lineRule="auto"/>
              <w:ind w:firstLine="0"/>
              <w:rPr>
                <w:sz w:val="20"/>
                <w:szCs w:val="20"/>
              </w:rPr>
            </w:pPr>
          </w:p>
        </w:tc>
        <w:tc>
          <w:tcPr>
            <w:tcW w:w="2410" w:type="dxa"/>
            <w:tcBorders>
              <w:top w:val="single" w:sz="4" w:space="0" w:color="auto"/>
              <w:left w:val="single" w:sz="4" w:space="0" w:color="auto"/>
              <w:bottom w:val="single" w:sz="4" w:space="0" w:color="auto"/>
              <w:right w:val="single" w:sz="4" w:space="0" w:color="auto"/>
            </w:tcBorders>
            <w:noWrap/>
          </w:tcPr>
          <w:p w14:paraId="3C571805"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Зарегистрированный брак</w:t>
            </w:r>
          </w:p>
        </w:tc>
        <w:tc>
          <w:tcPr>
            <w:tcW w:w="3969" w:type="dxa"/>
            <w:tcBorders>
              <w:top w:val="single" w:sz="4" w:space="0" w:color="auto"/>
              <w:left w:val="single" w:sz="4" w:space="0" w:color="auto"/>
              <w:bottom w:val="single" w:sz="4" w:space="0" w:color="auto"/>
              <w:right w:val="single" w:sz="4" w:space="0" w:color="auto"/>
            </w:tcBorders>
          </w:tcPr>
          <w:p w14:paraId="74414584" w14:textId="75294C73" w:rsidR="00087C4E" w:rsidRDefault="00087C4E" w:rsidP="00EB6C26">
            <w:pPr>
              <w:spacing w:line="240" w:lineRule="auto"/>
              <w:ind w:firstLine="0"/>
              <w:rPr>
                <w:color w:val="000000"/>
                <w:sz w:val="20"/>
                <w:szCs w:val="20"/>
              </w:rPr>
            </w:pPr>
            <w:r>
              <w:rPr>
                <w:color w:val="000000"/>
                <w:sz w:val="20"/>
                <w:szCs w:val="20"/>
              </w:rPr>
              <w:t>Если в блоке «Дополнительная информация» в поле «</w:t>
            </w:r>
            <w:commentRangeStart w:id="150"/>
            <w:commentRangeStart w:id="151"/>
            <w:del w:id="152" w:author="Соболева Анна" w:date="2026-07-13T17:03:00Z">
              <w:r w:rsidDel="000D2912">
                <w:rPr>
                  <w:color w:val="000000"/>
                  <w:sz w:val="20"/>
                  <w:szCs w:val="20"/>
                </w:rPr>
                <w:delText>Семейное положение</w:delText>
              </w:r>
              <w:commentRangeEnd w:id="150"/>
              <w:r w:rsidR="002D23F2" w:rsidDel="000D2912">
                <w:rPr>
                  <w:rStyle w:val="af2"/>
                  <w:color w:val="000000"/>
                  <w:sz w:val="20"/>
                  <w:szCs w:val="20"/>
                </w:rPr>
                <w:commentReference w:id="150"/>
              </w:r>
            </w:del>
            <w:commentRangeEnd w:id="151"/>
            <w:r w:rsidR="00EB6C26">
              <w:rPr>
                <w:rStyle w:val="af2"/>
              </w:rPr>
              <w:commentReference w:id="151"/>
            </w:r>
            <w:ins w:id="153" w:author="Соболева Анна" w:date="2026-07-13T17:03:00Z">
              <w:r w:rsidR="000D2912">
                <w:rPr>
                  <w:color w:val="000000"/>
                  <w:sz w:val="20"/>
                  <w:szCs w:val="20"/>
                </w:rPr>
                <w:t>Состоите ли вы в зарегистрированном</w:t>
              </w:r>
            </w:ins>
            <w:r>
              <w:rPr>
                <w:color w:val="000000"/>
                <w:sz w:val="20"/>
                <w:szCs w:val="20"/>
              </w:rPr>
              <w:t>» выбрано «</w:t>
            </w:r>
            <w:del w:id="154" w:author="Соболева Анна" w:date="2026-07-13T17:33:00Z">
              <w:r w:rsidDel="00EB6C26">
                <w:rPr>
                  <w:color w:val="000000"/>
                  <w:sz w:val="20"/>
                  <w:szCs w:val="20"/>
                </w:rPr>
                <w:delText>женат/замужем</w:delText>
              </w:r>
            </w:del>
            <w:ins w:id="155" w:author="Соболева Анна" w:date="2026-07-13T17:33:00Z">
              <w:r w:rsidR="00EB6C26">
                <w:rPr>
                  <w:color w:val="000000"/>
                  <w:sz w:val="20"/>
                  <w:szCs w:val="20"/>
                </w:rPr>
                <w:t>Да</w:t>
              </w:r>
            </w:ins>
            <w:r>
              <w:rPr>
                <w:color w:val="000000"/>
                <w:sz w:val="20"/>
                <w:szCs w:val="20"/>
              </w:rPr>
              <w:t>», то чек-бокс – «Да», иначе – «Нет»</w:t>
            </w:r>
          </w:p>
        </w:tc>
      </w:tr>
      <w:tr w:rsidR="00087C4E" w14:paraId="01B2E8A2"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22FAF7E"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A6C5309" w14:textId="77777777" w:rsidR="00087C4E" w:rsidRPr="00AA67FF" w:rsidRDefault="00087C4E" w:rsidP="004B118B">
            <w:pPr>
              <w:spacing w:line="240" w:lineRule="auto"/>
              <w:ind w:firstLine="0"/>
              <w:rPr>
                <w:sz w:val="20"/>
                <w:szCs w:val="20"/>
                <w:lang w:val="en-US"/>
              </w:rPr>
            </w:pPr>
            <w:r>
              <w:rPr>
                <w:sz w:val="20"/>
                <w:szCs w:val="20"/>
                <w:lang w:val="en-US"/>
              </w:rPr>
              <w:t>&lt;</w:t>
            </w:r>
            <w:r w:rsidRPr="00AA67FF">
              <w:rPr>
                <w:sz w:val="20"/>
                <w:szCs w:val="20"/>
                <w:lang w:val="en-US"/>
              </w:rPr>
              <w:t>dependency</w:t>
            </w:r>
            <w:r>
              <w:rPr>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68BA4713" w14:textId="77777777" w:rsidR="00087C4E" w:rsidRPr="00AA67FF" w:rsidRDefault="00087C4E" w:rsidP="004B118B">
            <w:pPr>
              <w:spacing w:line="240" w:lineRule="auto"/>
              <w:ind w:firstLine="0"/>
              <w:rPr>
                <w:rFonts w:cs="Times New Roman"/>
                <w:color w:val="auto"/>
                <w:sz w:val="20"/>
                <w:szCs w:val="20"/>
              </w:rPr>
            </w:pPr>
            <w:r>
              <w:rPr>
                <w:rFonts w:cs="Times New Roman"/>
                <w:color w:val="auto"/>
                <w:sz w:val="20"/>
                <w:szCs w:val="20"/>
              </w:rPr>
              <w:t>Число иждивенцев</w:t>
            </w:r>
          </w:p>
        </w:tc>
        <w:tc>
          <w:tcPr>
            <w:tcW w:w="3969" w:type="dxa"/>
            <w:tcBorders>
              <w:top w:val="single" w:sz="4" w:space="0" w:color="auto"/>
              <w:left w:val="single" w:sz="4" w:space="0" w:color="auto"/>
              <w:bottom w:val="single" w:sz="4" w:space="0" w:color="auto"/>
              <w:right w:val="single" w:sz="4" w:space="0" w:color="auto"/>
            </w:tcBorders>
          </w:tcPr>
          <w:p w14:paraId="4D4596B1" w14:textId="77777777" w:rsidR="00087C4E" w:rsidRDefault="00087C4E" w:rsidP="004B118B">
            <w:pPr>
              <w:spacing w:line="240" w:lineRule="auto"/>
              <w:ind w:firstLine="0"/>
              <w:rPr>
                <w:color w:val="000000"/>
                <w:sz w:val="20"/>
                <w:szCs w:val="20"/>
              </w:rPr>
            </w:pPr>
            <w:r>
              <w:rPr>
                <w:color w:val="000000"/>
                <w:sz w:val="20"/>
                <w:szCs w:val="20"/>
              </w:rPr>
              <w:t>Число лиц на иждивении</w:t>
            </w:r>
          </w:p>
        </w:tc>
      </w:tr>
      <w:tr w:rsidR="00087C4E" w14:paraId="68326002"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7934AA5"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8A373D5" w14:textId="77777777" w:rsidR="00087C4E" w:rsidRPr="005279C8" w:rsidRDefault="00087C4E" w:rsidP="004B118B">
            <w:pPr>
              <w:spacing w:line="240" w:lineRule="auto"/>
              <w:ind w:firstLine="0"/>
              <w:rPr>
                <w:sz w:val="20"/>
                <w:szCs w:val="20"/>
                <w:lang w:val="en-US"/>
              </w:rPr>
            </w:pPr>
          </w:p>
        </w:tc>
        <w:tc>
          <w:tcPr>
            <w:tcW w:w="2410" w:type="dxa"/>
            <w:tcBorders>
              <w:top w:val="single" w:sz="4" w:space="0" w:color="auto"/>
              <w:left w:val="single" w:sz="4" w:space="0" w:color="auto"/>
              <w:bottom w:val="single" w:sz="4" w:space="0" w:color="auto"/>
              <w:right w:val="single" w:sz="4" w:space="0" w:color="auto"/>
            </w:tcBorders>
            <w:noWrap/>
          </w:tcPr>
          <w:p w14:paraId="319FA5B2"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Социальный статус</w:t>
            </w:r>
          </w:p>
        </w:tc>
        <w:tc>
          <w:tcPr>
            <w:tcW w:w="3969" w:type="dxa"/>
            <w:tcBorders>
              <w:top w:val="single" w:sz="4" w:space="0" w:color="auto"/>
              <w:left w:val="single" w:sz="4" w:space="0" w:color="auto"/>
              <w:bottom w:val="single" w:sz="4" w:space="0" w:color="auto"/>
              <w:right w:val="single" w:sz="4" w:space="0" w:color="auto"/>
            </w:tcBorders>
          </w:tcPr>
          <w:p w14:paraId="54A4661E" w14:textId="77777777" w:rsidR="00087C4E" w:rsidRDefault="00087C4E" w:rsidP="004B118B">
            <w:pPr>
              <w:spacing w:line="240" w:lineRule="auto"/>
              <w:ind w:firstLine="0"/>
              <w:rPr>
                <w:color w:val="000000"/>
                <w:sz w:val="20"/>
                <w:szCs w:val="20"/>
              </w:rPr>
            </w:pPr>
            <w:r>
              <w:rPr>
                <w:color w:val="000000"/>
                <w:sz w:val="20"/>
                <w:szCs w:val="20"/>
              </w:rPr>
              <w:t>Если в блоке «Дополнительная информация» в поле «Социальный статус» выбрано:</w:t>
            </w:r>
          </w:p>
          <w:p w14:paraId="41EE7F8A" w14:textId="77777777" w:rsidR="00087C4E" w:rsidRPr="00981B3B" w:rsidRDefault="00087C4E" w:rsidP="004B118B">
            <w:pPr>
              <w:pStyle w:val="ae"/>
              <w:numPr>
                <w:ilvl w:val="0"/>
                <w:numId w:val="42"/>
              </w:numPr>
              <w:spacing w:line="240" w:lineRule="auto"/>
              <w:ind w:left="200" w:hanging="141"/>
              <w:rPr>
                <w:color w:val="000000"/>
                <w:sz w:val="20"/>
                <w:szCs w:val="20"/>
              </w:rPr>
            </w:pPr>
            <w:r w:rsidRPr="00981B3B">
              <w:rPr>
                <w:color w:val="000000"/>
                <w:sz w:val="20"/>
                <w:szCs w:val="20"/>
              </w:rPr>
              <w:t>«</w:t>
            </w:r>
            <w:r>
              <w:rPr>
                <w:color w:val="000000"/>
                <w:sz w:val="20"/>
                <w:szCs w:val="20"/>
                <w:lang w:val="en-US"/>
              </w:rPr>
              <w:t>c</w:t>
            </w:r>
            <w:proofErr w:type="spellStart"/>
            <w:r w:rsidRPr="00981B3B">
              <w:rPr>
                <w:color w:val="000000"/>
                <w:sz w:val="20"/>
                <w:szCs w:val="20"/>
              </w:rPr>
              <w:t>обственник</w:t>
            </w:r>
            <w:proofErr w:type="spellEnd"/>
            <w:r w:rsidRPr="00981B3B">
              <w:rPr>
                <w:color w:val="000000"/>
                <w:sz w:val="20"/>
                <w:szCs w:val="20"/>
              </w:rPr>
              <w:t xml:space="preserve"> бизнеса/ИП», то чек-бокс «собственник бизнеса/ИП» – «Да»</w:t>
            </w:r>
            <w:r>
              <w:rPr>
                <w:color w:val="000000"/>
                <w:sz w:val="20"/>
                <w:szCs w:val="20"/>
              </w:rPr>
              <w:t>;</w:t>
            </w:r>
          </w:p>
          <w:p w14:paraId="759FA786" w14:textId="77777777" w:rsidR="00087C4E" w:rsidRDefault="00087C4E" w:rsidP="004B118B">
            <w:pPr>
              <w:pStyle w:val="ae"/>
              <w:numPr>
                <w:ilvl w:val="0"/>
                <w:numId w:val="42"/>
              </w:numPr>
              <w:spacing w:line="240" w:lineRule="auto"/>
              <w:ind w:left="200" w:hanging="141"/>
              <w:rPr>
                <w:color w:val="000000"/>
                <w:sz w:val="20"/>
                <w:szCs w:val="20"/>
              </w:rPr>
            </w:pPr>
            <w:r w:rsidRPr="00981B3B">
              <w:rPr>
                <w:color w:val="000000"/>
                <w:sz w:val="20"/>
                <w:szCs w:val="20"/>
              </w:rPr>
              <w:t>«</w:t>
            </w:r>
            <w:r w:rsidRPr="00923A56">
              <w:rPr>
                <w:color w:val="000000"/>
                <w:sz w:val="20"/>
                <w:szCs w:val="20"/>
              </w:rPr>
              <w:t>наемный работни</w:t>
            </w:r>
            <w:r>
              <w:rPr>
                <w:color w:val="000000"/>
                <w:sz w:val="20"/>
                <w:szCs w:val="20"/>
              </w:rPr>
              <w:t>к</w:t>
            </w:r>
            <w:r w:rsidRPr="00981B3B">
              <w:rPr>
                <w:color w:val="000000"/>
                <w:sz w:val="20"/>
                <w:szCs w:val="20"/>
              </w:rPr>
              <w:t>», то чек-бокс «</w:t>
            </w:r>
            <w:r w:rsidRPr="00923A56">
              <w:rPr>
                <w:color w:val="000000"/>
                <w:sz w:val="20"/>
                <w:szCs w:val="20"/>
              </w:rPr>
              <w:t>наемный работни</w:t>
            </w:r>
            <w:r>
              <w:rPr>
                <w:color w:val="000000"/>
                <w:sz w:val="20"/>
                <w:szCs w:val="20"/>
              </w:rPr>
              <w:t>к</w:t>
            </w:r>
            <w:r w:rsidRPr="00981B3B">
              <w:rPr>
                <w:color w:val="000000"/>
                <w:sz w:val="20"/>
                <w:szCs w:val="20"/>
              </w:rPr>
              <w:t>» – «Да»</w:t>
            </w:r>
            <w:r>
              <w:rPr>
                <w:color w:val="000000"/>
                <w:sz w:val="20"/>
                <w:szCs w:val="20"/>
              </w:rPr>
              <w:t>;</w:t>
            </w:r>
          </w:p>
          <w:p w14:paraId="08EAAA15" w14:textId="77777777" w:rsidR="00087C4E" w:rsidRDefault="00087C4E" w:rsidP="004B118B">
            <w:pPr>
              <w:pStyle w:val="ae"/>
              <w:numPr>
                <w:ilvl w:val="0"/>
                <w:numId w:val="42"/>
              </w:numPr>
              <w:spacing w:line="240" w:lineRule="auto"/>
              <w:ind w:left="200" w:hanging="141"/>
              <w:rPr>
                <w:color w:val="000000"/>
                <w:sz w:val="20"/>
                <w:szCs w:val="20"/>
              </w:rPr>
            </w:pPr>
            <w:r w:rsidRPr="00981B3B">
              <w:rPr>
                <w:color w:val="000000"/>
                <w:sz w:val="20"/>
                <w:szCs w:val="20"/>
              </w:rPr>
              <w:lastRenderedPageBreak/>
              <w:t xml:space="preserve"> «</w:t>
            </w:r>
            <w:r w:rsidRPr="00923A56">
              <w:rPr>
                <w:color w:val="000000"/>
                <w:sz w:val="20"/>
                <w:szCs w:val="20"/>
              </w:rPr>
              <w:t>военнослужащи</w:t>
            </w:r>
            <w:r>
              <w:rPr>
                <w:color w:val="000000"/>
                <w:sz w:val="20"/>
                <w:szCs w:val="20"/>
              </w:rPr>
              <w:t>й</w:t>
            </w:r>
            <w:r w:rsidRPr="00981B3B">
              <w:rPr>
                <w:color w:val="000000"/>
                <w:sz w:val="20"/>
                <w:szCs w:val="20"/>
              </w:rPr>
              <w:t>», то чек-бокс «</w:t>
            </w:r>
            <w:r w:rsidRPr="00923A56">
              <w:rPr>
                <w:color w:val="000000"/>
                <w:sz w:val="20"/>
                <w:szCs w:val="20"/>
              </w:rPr>
              <w:t>военнослужащи</w:t>
            </w:r>
            <w:r>
              <w:rPr>
                <w:color w:val="000000"/>
                <w:sz w:val="20"/>
                <w:szCs w:val="20"/>
              </w:rPr>
              <w:t>й</w:t>
            </w:r>
            <w:r w:rsidRPr="00981B3B">
              <w:rPr>
                <w:color w:val="000000"/>
                <w:sz w:val="20"/>
                <w:szCs w:val="20"/>
              </w:rPr>
              <w:t>» – «Да»</w:t>
            </w:r>
            <w:r>
              <w:rPr>
                <w:color w:val="000000"/>
                <w:sz w:val="20"/>
                <w:szCs w:val="20"/>
              </w:rPr>
              <w:t>;</w:t>
            </w:r>
          </w:p>
          <w:p w14:paraId="2D8B9869" w14:textId="77777777" w:rsidR="00087C4E" w:rsidRDefault="00087C4E" w:rsidP="004B118B">
            <w:pPr>
              <w:pStyle w:val="ae"/>
              <w:numPr>
                <w:ilvl w:val="0"/>
                <w:numId w:val="42"/>
              </w:numPr>
              <w:spacing w:line="240" w:lineRule="auto"/>
              <w:ind w:left="200" w:hanging="141"/>
              <w:rPr>
                <w:color w:val="000000"/>
                <w:sz w:val="20"/>
                <w:szCs w:val="20"/>
              </w:rPr>
            </w:pPr>
            <w:r w:rsidRPr="00981B3B">
              <w:rPr>
                <w:color w:val="000000"/>
                <w:sz w:val="20"/>
                <w:szCs w:val="20"/>
              </w:rPr>
              <w:t>«</w:t>
            </w:r>
            <w:r>
              <w:rPr>
                <w:color w:val="000000"/>
                <w:sz w:val="20"/>
                <w:szCs w:val="20"/>
              </w:rPr>
              <w:t>пенсионер</w:t>
            </w:r>
            <w:r w:rsidRPr="00981B3B">
              <w:rPr>
                <w:color w:val="000000"/>
                <w:sz w:val="20"/>
                <w:szCs w:val="20"/>
              </w:rPr>
              <w:t>», то чек-бокс «</w:t>
            </w:r>
            <w:r>
              <w:rPr>
                <w:color w:val="000000"/>
                <w:sz w:val="20"/>
                <w:szCs w:val="20"/>
              </w:rPr>
              <w:t>пенсионер</w:t>
            </w:r>
            <w:r w:rsidRPr="00981B3B">
              <w:rPr>
                <w:color w:val="000000"/>
                <w:sz w:val="20"/>
                <w:szCs w:val="20"/>
              </w:rPr>
              <w:t>» – «Да»</w:t>
            </w:r>
            <w:r>
              <w:rPr>
                <w:color w:val="000000"/>
                <w:sz w:val="20"/>
                <w:szCs w:val="20"/>
              </w:rPr>
              <w:t>;</w:t>
            </w:r>
          </w:p>
          <w:p w14:paraId="5F62B122" w14:textId="77777777" w:rsidR="00087C4E" w:rsidRDefault="00087C4E" w:rsidP="004B118B">
            <w:pPr>
              <w:pStyle w:val="ae"/>
              <w:numPr>
                <w:ilvl w:val="0"/>
                <w:numId w:val="42"/>
              </w:numPr>
              <w:spacing w:line="240" w:lineRule="auto"/>
              <w:ind w:left="200" w:hanging="141"/>
              <w:rPr>
                <w:color w:val="000000"/>
                <w:sz w:val="20"/>
                <w:szCs w:val="20"/>
              </w:rPr>
            </w:pPr>
            <w:r w:rsidRPr="00981B3B">
              <w:rPr>
                <w:color w:val="000000"/>
                <w:sz w:val="20"/>
                <w:szCs w:val="20"/>
              </w:rPr>
              <w:t>«</w:t>
            </w:r>
            <w:r>
              <w:rPr>
                <w:color w:val="000000"/>
                <w:sz w:val="20"/>
                <w:szCs w:val="20"/>
              </w:rPr>
              <w:t>самозанятый</w:t>
            </w:r>
            <w:r w:rsidRPr="00981B3B">
              <w:rPr>
                <w:color w:val="000000"/>
                <w:sz w:val="20"/>
                <w:szCs w:val="20"/>
              </w:rPr>
              <w:t>», то чек-бокс «</w:t>
            </w:r>
            <w:r>
              <w:rPr>
                <w:color w:val="000000"/>
                <w:sz w:val="20"/>
                <w:szCs w:val="20"/>
              </w:rPr>
              <w:t>самозанятый</w:t>
            </w:r>
            <w:r w:rsidRPr="00981B3B">
              <w:rPr>
                <w:color w:val="000000"/>
                <w:sz w:val="20"/>
                <w:szCs w:val="20"/>
              </w:rPr>
              <w:t>» – «Да»</w:t>
            </w:r>
            <w:r>
              <w:rPr>
                <w:color w:val="000000"/>
                <w:sz w:val="20"/>
                <w:szCs w:val="20"/>
              </w:rPr>
              <w:t>.</w:t>
            </w:r>
          </w:p>
        </w:tc>
      </w:tr>
      <w:tr w:rsidR="00087C4E" w14:paraId="267AF872"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6F9A13D3" w14:textId="77777777" w:rsidR="00087C4E" w:rsidRDefault="00087C4E" w:rsidP="004B118B">
            <w:pPr>
              <w:spacing w:line="240" w:lineRule="auto"/>
              <w:ind w:left="360" w:firstLine="0"/>
              <w:rPr>
                <w:color w:val="auto"/>
                <w:sz w:val="20"/>
                <w:szCs w:val="20"/>
              </w:rPr>
            </w:pPr>
          </w:p>
        </w:tc>
        <w:tc>
          <w:tcPr>
            <w:tcW w:w="8503" w:type="dxa"/>
            <w:gridSpan w:val="3"/>
            <w:tcBorders>
              <w:top w:val="single" w:sz="4" w:space="0" w:color="auto"/>
              <w:left w:val="single" w:sz="4" w:space="0" w:color="auto"/>
              <w:bottom w:val="single" w:sz="4" w:space="0" w:color="auto"/>
              <w:right w:val="single" w:sz="4" w:space="0" w:color="auto"/>
            </w:tcBorders>
            <w:noWrap/>
            <w:hideMark/>
          </w:tcPr>
          <w:p w14:paraId="04F78376" w14:textId="77777777" w:rsidR="00087C4E" w:rsidRDefault="00087C4E" w:rsidP="004B118B">
            <w:pPr>
              <w:spacing w:line="240" w:lineRule="auto"/>
              <w:ind w:firstLine="0"/>
              <w:rPr>
                <w:rFonts w:cs="Times New Roman"/>
                <w:b/>
                <w:color w:val="auto"/>
                <w:sz w:val="20"/>
                <w:szCs w:val="20"/>
              </w:rPr>
            </w:pPr>
            <w:r>
              <w:rPr>
                <w:rFonts w:cs="Times New Roman"/>
                <w:b/>
                <w:color w:val="auto"/>
                <w:sz w:val="20"/>
                <w:szCs w:val="20"/>
              </w:rPr>
              <w:t>Блок «Адрес фактического проживания»</w:t>
            </w:r>
          </w:p>
        </w:tc>
      </w:tr>
      <w:tr w:rsidR="00087C4E" w14:paraId="39564899"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5699F831"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BD35447" w14:textId="77777777" w:rsidR="00087C4E" w:rsidRPr="00981B3B" w:rsidRDefault="00087C4E" w:rsidP="004B118B">
            <w:pPr>
              <w:spacing w:line="240" w:lineRule="auto"/>
              <w:ind w:firstLine="0"/>
              <w:rPr>
                <w:sz w:val="20"/>
                <w:szCs w:val="20"/>
              </w:rPr>
            </w:pPr>
          </w:p>
        </w:tc>
        <w:tc>
          <w:tcPr>
            <w:tcW w:w="2410" w:type="dxa"/>
            <w:tcBorders>
              <w:top w:val="single" w:sz="4" w:space="0" w:color="auto"/>
              <w:left w:val="single" w:sz="4" w:space="0" w:color="auto"/>
              <w:bottom w:val="single" w:sz="4" w:space="0" w:color="auto"/>
              <w:right w:val="single" w:sz="4" w:space="0" w:color="auto"/>
            </w:tcBorders>
            <w:noWrap/>
          </w:tcPr>
          <w:p w14:paraId="255517E3"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Совпадение с адресом регистрации</w:t>
            </w:r>
          </w:p>
        </w:tc>
        <w:tc>
          <w:tcPr>
            <w:tcW w:w="3969" w:type="dxa"/>
            <w:tcBorders>
              <w:top w:val="single" w:sz="4" w:space="0" w:color="auto"/>
              <w:left w:val="single" w:sz="4" w:space="0" w:color="auto"/>
              <w:bottom w:val="single" w:sz="4" w:space="0" w:color="auto"/>
              <w:right w:val="single" w:sz="4" w:space="0" w:color="auto"/>
            </w:tcBorders>
          </w:tcPr>
          <w:p w14:paraId="4C822F1D" w14:textId="77777777" w:rsidR="00087C4E" w:rsidRDefault="00087C4E" w:rsidP="004B118B">
            <w:pPr>
              <w:spacing w:line="240" w:lineRule="auto"/>
              <w:ind w:firstLine="0"/>
              <w:rPr>
                <w:color w:val="000000"/>
                <w:sz w:val="20"/>
                <w:szCs w:val="20"/>
              </w:rPr>
            </w:pPr>
            <w:r>
              <w:rPr>
                <w:color w:val="000000"/>
                <w:sz w:val="20"/>
                <w:szCs w:val="20"/>
              </w:rPr>
              <w:t>Если «</w:t>
            </w:r>
            <w:r w:rsidRPr="00675E6A">
              <w:rPr>
                <w:color w:val="000000"/>
                <w:sz w:val="20"/>
                <w:szCs w:val="20"/>
              </w:rPr>
              <w:t>Адрес фактического места жительства совпадает</w:t>
            </w:r>
            <w:r>
              <w:rPr>
                <w:color w:val="000000"/>
                <w:sz w:val="20"/>
                <w:szCs w:val="20"/>
              </w:rPr>
              <w:t xml:space="preserve"> с адресом регистрации» = «Да», то чек-бокс «</w:t>
            </w:r>
            <w:r w:rsidRPr="00ED70E2">
              <w:rPr>
                <w:color w:val="000000"/>
                <w:sz w:val="20"/>
                <w:szCs w:val="20"/>
              </w:rPr>
              <w:t>Совпадает с адресом постоянной регистраци</w:t>
            </w:r>
            <w:r>
              <w:rPr>
                <w:color w:val="000000"/>
                <w:sz w:val="20"/>
                <w:szCs w:val="20"/>
              </w:rPr>
              <w:t>и» - «Да», иначе – «Нет»</w:t>
            </w:r>
          </w:p>
        </w:tc>
      </w:tr>
      <w:tr w:rsidR="00087C4E" w14:paraId="7D99EBDA"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3E2BDFFC"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43CAE8C" w14:textId="77777777" w:rsidR="00087C4E" w:rsidRPr="00981B3B" w:rsidRDefault="00087C4E" w:rsidP="004B118B">
            <w:pPr>
              <w:spacing w:line="240" w:lineRule="auto"/>
              <w:ind w:firstLine="0"/>
              <w:rPr>
                <w:sz w:val="20"/>
                <w:szCs w:val="20"/>
              </w:rPr>
            </w:pPr>
            <w:r>
              <w:rPr>
                <w:rFonts w:cs="Times New Roman"/>
                <w:color w:val="auto"/>
                <w:sz w:val="20"/>
                <w:szCs w:val="20"/>
                <w:lang w:val="en-US"/>
              </w:rPr>
              <w:t>&lt;</w:t>
            </w:r>
            <w:proofErr w:type="spellStart"/>
            <w:r>
              <w:rPr>
                <w:rFonts w:cs="Times New Roman"/>
                <w:color w:val="auto"/>
                <w:sz w:val="20"/>
                <w:szCs w:val="20"/>
                <w:lang w:val="en-US"/>
              </w:rPr>
              <w:t>region_with_type</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17010F32" w14:textId="77777777" w:rsidR="00087C4E" w:rsidRDefault="00087C4E" w:rsidP="004B118B">
            <w:pPr>
              <w:spacing w:line="240" w:lineRule="auto"/>
              <w:ind w:firstLine="0"/>
              <w:rPr>
                <w:rFonts w:cs="Times New Roman"/>
                <w:color w:val="auto"/>
                <w:sz w:val="20"/>
                <w:szCs w:val="20"/>
              </w:rPr>
            </w:pPr>
            <w:r>
              <w:rPr>
                <w:color w:val="000000"/>
                <w:sz w:val="20"/>
                <w:szCs w:val="20"/>
              </w:rPr>
              <w:t>Регион</w:t>
            </w:r>
          </w:p>
        </w:tc>
        <w:tc>
          <w:tcPr>
            <w:tcW w:w="3969" w:type="dxa"/>
            <w:tcBorders>
              <w:top w:val="single" w:sz="4" w:space="0" w:color="auto"/>
              <w:left w:val="single" w:sz="4" w:space="0" w:color="auto"/>
              <w:bottom w:val="single" w:sz="4" w:space="0" w:color="auto"/>
              <w:right w:val="single" w:sz="4" w:space="0" w:color="auto"/>
            </w:tcBorders>
          </w:tcPr>
          <w:p w14:paraId="1EB0BEF1" w14:textId="77777777" w:rsidR="00087C4E" w:rsidRPr="00115980" w:rsidRDefault="00087C4E" w:rsidP="004B118B">
            <w:pPr>
              <w:spacing w:line="240" w:lineRule="auto"/>
              <w:ind w:firstLine="0"/>
              <w:rPr>
                <w:color w:val="000000"/>
                <w:sz w:val="20"/>
                <w:szCs w:val="20"/>
              </w:rPr>
            </w:pPr>
            <w:r>
              <w:rPr>
                <w:color w:val="000000"/>
                <w:sz w:val="20"/>
                <w:szCs w:val="20"/>
              </w:rPr>
              <w:t>Область, республика, край</w:t>
            </w:r>
          </w:p>
        </w:tc>
      </w:tr>
      <w:tr w:rsidR="00087C4E" w14:paraId="2B7FD27A"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4FA1544"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590E89F9" w14:textId="77777777" w:rsidR="00087C4E" w:rsidRPr="00981B3B" w:rsidRDefault="00087C4E" w:rsidP="004B118B">
            <w:pPr>
              <w:spacing w:line="240" w:lineRule="auto"/>
              <w:ind w:firstLine="0"/>
              <w:rPr>
                <w:sz w:val="20"/>
                <w:szCs w:val="20"/>
              </w:rPr>
            </w:pPr>
            <w:r>
              <w:rPr>
                <w:rFonts w:cs="Times New Roman"/>
                <w:color w:val="auto"/>
                <w:sz w:val="20"/>
                <w:szCs w:val="20"/>
                <w:lang w:val="en-US"/>
              </w:rPr>
              <w:t>&lt;</w:t>
            </w:r>
            <w:proofErr w:type="spellStart"/>
            <w:r>
              <w:rPr>
                <w:rFonts w:cs="Times New Roman"/>
                <w:color w:val="auto"/>
                <w:sz w:val="20"/>
                <w:szCs w:val="20"/>
                <w:lang w:val="en-US"/>
              </w:rPr>
              <w:t>city_district</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1DCFFF1C" w14:textId="77777777" w:rsidR="00087C4E" w:rsidRDefault="00087C4E" w:rsidP="004B118B">
            <w:pPr>
              <w:spacing w:line="240" w:lineRule="auto"/>
              <w:ind w:firstLine="0"/>
              <w:rPr>
                <w:rFonts w:cs="Times New Roman"/>
                <w:color w:val="auto"/>
                <w:sz w:val="20"/>
                <w:szCs w:val="20"/>
              </w:rPr>
            </w:pPr>
            <w:r>
              <w:rPr>
                <w:color w:val="000000"/>
                <w:sz w:val="20"/>
                <w:szCs w:val="20"/>
              </w:rPr>
              <w:t>Район</w:t>
            </w:r>
          </w:p>
        </w:tc>
        <w:tc>
          <w:tcPr>
            <w:tcW w:w="3969" w:type="dxa"/>
            <w:tcBorders>
              <w:top w:val="single" w:sz="4" w:space="0" w:color="auto"/>
              <w:left w:val="single" w:sz="4" w:space="0" w:color="auto"/>
              <w:bottom w:val="single" w:sz="4" w:space="0" w:color="auto"/>
              <w:right w:val="single" w:sz="4" w:space="0" w:color="auto"/>
            </w:tcBorders>
          </w:tcPr>
          <w:p w14:paraId="4F7A8CFE" w14:textId="77777777" w:rsidR="00087C4E" w:rsidRDefault="00087C4E" w:rsidP="004B118B">
            <w:pPr>
              <w:spacing w:line="240" w:lineRule="auto"/>
              <w:ind w:firstLine="0"/>
              <w:rPr>
                <w:color w:val="000000"/>
                <w:sz w:val="20"/>
                <w:szCs w:val="20"/>
              </w:rPr>
            </w:pPr>
            <w:r>
              <w:rPr>
                <w:color w:val="000000"/>
                <w:sz w:val="20"/>
                <w:szCs w:val="20"/>
              </w:rPr>
              <w:t>Район</w:t>
            </w:r>
          </w:p>
        </w:tc>
      </w:tr>
      <w:tr w:rsidR="00087C4E" w14:paraId="26C2C96B"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61BA62DE"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66FC29A" w14:textId="77777777" w:rsidR="00087C4E" w:rsidRPr="00981B3B" w:rsidRDefault="00087C4E" w:rsidP="004B118B">
            <w:pPr>
              <w:spacing w:line="240" w:lineRule="auto"/>
              <w:ind w:firstLine="0"/>
              <w:rPr>
                <w:sz w:val="20"/>
                <w:szCs w:val="20"/>
              </w:rPr>
            </w:pPr>
            <w:r>
              <w:rPr>
                <w:rFonts w:cs="Times New Roman"/>
                <w:color w:val="auto"/>
                <w:sz w:val="20"/>
                <w:szCs w:val="20"/>
                <w:lang w:val="en-US"/>
              </w:rPr>
              <w:t>&lt;city&gt;</w:t>
            </w:r>
          </w:p>
        </w:tc>
        <w:tc>
          <w:tcPr>
            <w:tcW w:w="2410" w:type="dxa"/>
            <w:tcBorders>
              <w:top w:val="single" w:sz="4" w:space="0" w:color="auto"/>
              <w:left w:val="single" w:sz="4" w:space="0" w:color="auto"/>
              <w:bottom w:val="single" w:sz="4" w:space="0" w:color="auto"/>
              <w:right w:val="single" w:sz="4" w:space="0" w:color="auto"/>
            </w:tcBorders>
            <w:noWrap/>
          </w:tcPr>
          <w:p w14:paraId="4889739F" w14:textId="77777777" w:rsidR="00087C4E" w:rsidRDefault="00087C4E" w:rsidP="004B118B">
            <w:pPr>
              <w:spacing w:line="240" w:lineRule="auto"/>
              <w:ind w:firstLine="0"/>
              <w:rPr>
                <w:rFonts w:cs="Times New Roman"/>
                <w:color w:val="auto"/>
                <w:sz w:val="20"/>
                <w:szCs w:val="20"/>
              </w:rPr>
            </w:pPr>
            <w:r>
              <w:rPr>
                <w:color w:val="000000"/>
                <w:sz w:val="20"/>
                <w:szCs w:val="20"/>
              </w:rPr>
              <w:t>Город</w:t>
            </w:r>
          </w:p>
        </w:tc>
        <w:tc>
          <w:tcPr>
            <w:tcW w:w="3969" w:type="dxa"/>
            <w:tcBorders>
              <w:top w:val="single" w:sz="4" w:space="0" w:color="auto"/>
              <w:left w:val="single" w:sz="4" w:space="0" w:color="auto"/>
              <w:bottom w:val="single" w:sz="4" w:space="0" w:color="auto"/>
              <w:right w:val="single" w:sz="4" w:space="0" w:color="auto"/>
            </w:tcBorders>
          </w:tcPr>
          <w:p w14:paraId="5C258742" w14:textId="77777777" w:rsidR="00087C4E" w:rsidRDefault="00087C4E" w:rsidP="004B118B">
            <w:pPr>
              <w:spacing w:line="240" w:lineRule="auto"/>
              <w:ind w:firstLine="0"/>
              <w:rPr>
                <w:color w:val="000000"/>
                <w:sz w:val="20"/>
                <w:szCs w:val="20"/>
              </w:rPr>
            </w:pPr>
            <w:r>
              <w:rPr>
                <w:color w:val="000000"/>
                <w:sz w:val="20"/>
                <w:szCs w:val="20"/>
              </w:rPr>
              <w:t>Город, населенный пункт</w:t>
            </w:r>
          </w:p>
        </w:tc>
      </w:tr>
      <w:tr w:rsidR="00087C4E" w14:paraId="1D6971BF"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9B5CA91"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E28D518" w14:textId="77777777" w:rsidR="00087C4E" w:rsidRPr="00981B3B" w:rsidRDefault="00087C4E" w:rsidP="004B118B">
            <w:pPr>
              <w:spacing w:line="240" w:lineRule="auto"/>
              <w:ind w:firstLine="0"/>
              <w:rPr>
                <w:sz w:val="20"/>
                <w:szCs w:val="20"/>
              </w:rPr>
            </w:pPr>
            <w:r>
              <w:rPr>
                <w:rFonts w:cs="Times New Roman"/>
                <w:color w:val="auto"/>
                <w:sz w:val="20"/>
                <w:szCs w:val="20"/>
                <w:lang w:val="en-US"/>
              </w:rPr>
              <w:t>&lt;street&gt;</w:t>
            </w:r>
          </w:p>
        </w:tc>
        <w:tc>
          <w:tcPr>
            <w:tcW w:w="2410" w:type="dxa"/>
            <w:tcBorders>
              <w:top w:val="single" w:sz="4" w:space="0" w:color="auto"/>
              <w:left w:val="single" w:sz="4" w:space="0" w:color="auto"/>
              <w:bottom w:val="single" w:sz="4" w:space="0" w:color="auto"/>
              <w:right w:val="single" w:sz="4" w:space="0" w:color="auto"/>
            </w:tcBorders>
            <w:noWrap/>
          </w:tcPr>
          <w:p w14:paraId="2F83F14E" w14:textId="77777777" w:rsidR="00087C4E" w:rsidRDefault="00087C4E" w:rsidP="004B118B">
            <w:pPr>
              <w:spacing w:line="240" w:lineRule="auto"/>
              <w:ind w:firstLine="0"/>
              <w:rPr>
                <w:rFonts w:cs="Times New Roman"/>
                <w:color w:val="auto"/>
                <w:sz w:val="20"/>
                <w:szCs w:val="20"/>
              </w:rPr>
            </w:pPr>
            <w:r>
              <w:rPr>
                <w:color w:val="000000"/>
                <w:sz w:val="20"/>
                <w:szCs w:val="20"/>
              </w:rPr>
              <w:t>Улица</w:t>
            </w:r>
          </w:p>
        </w:tc>
        <w:tc>
          <w:tcPr>
            <w:tcW w:w="3969" w:type="dxa"/>
            <w:tcBorders>
              <w:top w:val="single" w:sz="4" w:space="0" w:color="auto"/>
              <w:left w:val="single" w:sz="4" w:space="0" w:color="auto"/>
              <w:bottom w:val="single" w:sz="4" w:space="0" w:color="auto"/>
              <w:right w:val="single" w:sz="4" w:space="0" w:color="auto"/>
            </w:tcBorders>
          </w:tcPr>
          <w:p w14:paraId="73CD1347" w14:textId="77777777" w:rsidR="00087C4E" w:rsidRDefault="00087C4E" w:rsidP="004B118B">
            <w:pPr>
              <w:spacing w:line="240" w:lineRule="auto"/>
              <w:ind w:firstLine="0"/>
              <w:rPr>
                <w:color w:val="000000"/>
                <w:sz w:val="20"/>
                <w:szCs w:val="20"/>
              </w:rPr>
            </w:pPr>
            <w:r>
              <w:rPr>
                <w:color w:val="000000"/>
                <w:sz w:val="20"/>
                <w:szCs w:val="20"/>
              </w:rPr>
              <w:t>Улица</w:t>
            </w:r>
          </w:p>
        </w:tc>
      </w:tr>
      <w:tr w:rsidR="00087C4E" w14:paraId="6DA75620"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13D760A"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5DE64CAD" w14:textId="77777777" w:rsidR="00087C4E" w:rsidRPr="00981B3B" w:rsidRDefault="00087C4E" w:rsidP="004B118B">
            <w:pPr>
              <w:spacing w:line="240" w:lineRule="auto"/>
              <w:ind w:firstLine="0"/>
              <w:rPr>
                <w:sz w:val="20"/>
                <w:szCs w:val="20"/>
              </w:rPr>
            </w:pPr>
            <w:r>
              <w:rPr>
                <w:rFonts w:cs="Times New Roman"/>
                <w:color w:val="auto"/>
                <w:sz w:val="20"/>
                <w:szCs w:val="20"/>
                <w:lang w:val="en-US"/>
              </w:rPr>
              <w:t>&lt;house&gt;</w:t>
            </w:r>
          </w:p>
        </w:tc>
        <w:tc>
          <w:tcPr>
            <w:tcW w:w="2410" w:type="dxa"/>
            <w:tcBorders>
              <w:top w:val="single" w:sz="4" w:space="0" w:color="auto"/>
              <w:left w:val="single" w:sz="4" w:space="0" w:color="auto"/>
              <w:bottom w:val="single" w:sz="4" w:space="0" w:color="auto"/>
              <w:right w:val="single" w:sz="4" w:space="0" w:color="auto"/>
            </w:tcBorders>
            <w:noWrap/>
          </w:tcPr>
          <w:p w14:paraId="67186A2D" w14:textId="77777777" w:rsidR="00087C4E" w:rsidRDefault="00087C4E" w:rsidP="004B118B">
            <w:pPr>
              <w:spacing w:line="240" w:lineRule="auto"/>
              <w:ind w:firstLine="0"/>
              <w:rPr>
                <w:rFonts w:cs="Times New Roman"/>
                <w:color w:val="auto"/>
                <w:sz w:val="20"/>
                <w:szCs w:val="20"/>
              </w:rPr>
            </w:pPr>
            <w:r>
              <w:rPr>
                <w:color w:val="000000"/>
                <w:sz w:val="20"/>
                <w:szCs w:val="20"/>
              </w:rPr>
              <w:t>Дом</w:t>
            </w:r>
          </w:p>
        </w:tc>
        <w:tc>
          <w:tcPr>
            <w:tcW w:w="3969" w:type="dxa"/>
            <w:tcBorders>
              <w:top w:val="single" w:sz="4" w:space="0" w:color="auto"/>
              <w:left w:val="single" w:sz="4" w:space="0" w:color="auto"/>
              <w:bottom w:val="single" w:sz="4" w:space="0" w:color="auto"/>
              <w:right w:val="single" w:sz="4" w:space="0" w:color="auto"/>
            </w:tcBorders>
          </w:tcPr>
          <w:p w14:paraId="2EAE3EAE" w14:textId="77777777" w:rsidR="00087C4E" w:rsidRDefault="00087C4E" w:rsidP="004B118B">
            <w:pPr>
              <w:spacing w:line="240" w:lineRule="auto"/>
              <w:ind w:firstLine="0"/>
              <w:rPr>
                <w:color w:val="000000"/>
                <w:sz w:val="20"/>
                <w:szCs w:val="20"/>
              </w:rPr>
            </w:pPr>
            <w:r>
              <w:rPr>
                <w:color w:val="000000"/>
                <w:sz w:val="20"/>
                <w:szCs w:val="20"/>
              </w:rPr>
              <w:t>Дом</w:t>
            </w:r>
          </w:p>
        </w:tc>
      </w:tr>
      <w:tr w:rsidR="00087C4E" w14:paraId="2F842228"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79FFD50"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5FC5D149" w14:textId="77777777" w:rsidR="00087C4E" w:rsidRPr="00981B3B" w:rsidRDefault="00087C4E" w:rsidP="004B118B">
            <w:pPr>
              <w:spacing w:line="240" w:lineRule="auto"/>
              <w:ind w:firstLine="0"/>
              <w:rPr>
                <w:sz w:val="20"/>
                <w:szCs w:val="20"/>
              </w:rPr>
            </w:pPr>
            <w:r>
              <w:rPr>
                <w:rFonts w:cs="Times New Roman"/>
                <w:color w:val="auto"/>
                <w:sz w:val="20"/>
                <w:szCs w:val="20"/>
                <w:lang w:val="en-US"/>
              </w:rPr>
              <w:t>&lt;block&gt;</w:t>
            </w:r>
          </w:p>
        </w:tc>
        <w:tc>
          <w:tcPr>
            <w:tcW w:w="2410" w:type="dxa"/>
            <w:tcBorders>
              <w:top w:val="single" w:sz="4" w:space="0" w:color="auto"/>
              <w:left w:val="single" w:sz="4" w:space="0" w:color="auto"/>
              <w:bottom w:val="single" w:sz="4" w:space="0" w:color="auto"/>
              <w:right w:val="single" w:sz="4" w:space="0" w:color="auto"/>
            </w:tcBorders>
            <w:noWrap/>
          </w:tcPr>
          <w:p w14:paraId="42FAB496" w14:textId="77777777" w:rsidR="00087C4E" w:rsidRDefault="00087C4E" w:rsidP="004B118B">
            <w:pPr>
              <w:spacing w:line="240" w:lineRule="auto"/>
              <w:ind w:firstLine="0"/>
              <w:rPr>
                <w:rFonts w:cs="Times New Roman"/>
                <w:color w:val="auto"/>
                <w:sz w:val="20"/>
                <w:szCs w:val="20"/>
              </w:rPr>
            </w:pPr>
            <w:r>
              <w:rPr>
                <w:color w:val="000000"/>
                <w:sz w:val="20"/>
                <w:szCs w:val="20"/>
              </w:rPr>
              <w:t>Корпус</w:t>
            </w:r>
          </w:p>
        </w:tc>
        <w:tc>
          <w:tcPr>
            <w:tcW w:w="3969" w:type="dxa"/>
            <w:tcBorders>
              <w:top w:val="single" w:sz="4" w:space="0" w:color="auto"/>
              <w:left w:val="single" w:sz="4" w:space="0" w:color="auto"/>
              <w:bottom w:val="single" w:sz="4" w:space="0" w:color="auto"/>
              <w:right w:val="single" w:sz="4" w:space="0" w:color="auto"/>
            </w:tcBorders>
          </w:tcPr>
          <w:p w14:paraId="26EEBAE1" w14:textId="77777777" w:rsidR="00087C4E" w:rsidRDefault="00087C4E" w:rsidP="004B118B">
            <w:pPr>
              <w:spacing w:line="240" w:lineRule="auto"/>
              <w:ind w:firstLine="0"/>
              <w:rPr>
                <w:color w:val="000000"/>
                <w:sz w:val="20"/>
                <w:szCs w:val="20"/>
              </w:rPr>
            </w:pPr>
            <w:r>
              <w:rPr>
                <w:color w:val="000000"/>
                <w:sz w:val="20"/>
                <w:szCs w:val="20"/>
              </w:rPr>
              <w:t>Корпус</w:t>
            </w:r>
          </w:p>
        </w:tc>
      </w:tr>
      <w:tr w:rsidR="00087C4E" w14:paraId="24625174"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B1F18E4"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30AE427"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&lt;str&gt;</w:t>
            </w:r>
          </w:p>
        </w:tc>
        <w:tc>
          <w:tcPr>
            <w:tcW w:w="2410" w:type="dxa"/>
            <w:tcBorders>
              <w:top w:val="single" w:sz="4" w:space="0" w:color="auto"/>
              <w:left w:val="single" w:sz="4" w:space="0" w:color="auto"/>
              <w:bottom w:val="single" w:sz="4" w:space="0" w:color="auto"/>
              <w:right w:val="single" w:sz="4" w:space="0" w:color="auto"/>
            </w:tcBorders>
            <w:noWrap/>
          </w:tcPr>
          <w:p w14:paraId="03DF99CB" w14:textId="77777777" w:rsidR="00087C4E" w:rsidRDefault="00087C4E" w:rsidP="004B118B">
            <w:pPr>
              <w:spacing w:line="240" w:lineRule="auto"/>
              <w:ind w:firstLine="0"/>
              <w:rPr>
                <w:color w:val="000000"/>
                <w:sz w:val="20"/>
                <w:szCs w:val="20"/>
              </w:rPr>
            </w:pPr>
            <w:r>
              <w:rPr>
                <w:color w:val="000000"/>
                <w:sz w:val="20"/>
                <w:szCs w:val="20"/>
              </w:rPr>
              <w:t>Строение</w:t>
            </w:r>
          </w:p>
        </w:tc>
        <w:tc>
          <w:tcPr>
            <w:tcW w:w="3969" w:type="dxa"/>
            <w:tcBorders>
              <w:top w:val="single" w:sz="4" w:space="0" w:color="auto"/>
              <w:left w:val="single" w:sz="4" w:space="0" w:color="auto"/>
              <w:bottom w:val="single" w:sz="4" w:space="0" w:color="auto"/>
              <w:right w:val="single" w:sz="4" w:space="0" w:color="auto"/>
            </w:tcBorders>
          </w:tcPr>
          <w:p w14:paraId="341BAA55" w14:textId="77777777" w:rsidR="00087C4E" w:rsidRDefault="00087C4E" w:rsidP="004B118B">
            <w:pPr>
              <w:spacing w:line="240" w:lineRule="auto"/>
              <w:ind w:firstLine="0"/>
              <w:rPr>
                <w:color w:val="000000"/>
                <w:sz w:val="20"/>
                <w:szCs w:val="20"/>
              </w:rPr>
            </w:pPr>
            <w:r>
              <w:rPr>
                <w:color w:val="000000"/>
                <w:sz w:val="20"/>
                <w:szCs w:val="20"/>
              </w:rPr>
              <w:t>Строение</w:t>
            </w:r>
          </w:p>
        </w:tc>
      </w:tr>
      <w:tr w:rsidR="00087C4E" w14:paraId="5BDFF46D"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6ADB890F"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0325EDF4" w14:textId="77777777" w:rsidR="00087C4E" w:rsidRPr="00981B3B" w:rsidRDefault="00087C4E" w:rsidP="004B118B">
            <w:pPr>
              <w:spacing w:line="240" w:lineRule="auto"/>
              <w:ind w:firstLine="0"/>
              <w:rPr>
                <w:sz w:val="20"/>
                <w:szCs w:val="20"/>
              </w:rPr>
            </w:pPr>
            <w:r>
              <w:rPr>
                <w:rFonts w:cs="Times New Roman"/>
                <w:color w:val="auto"/>
                <w:sz w:val="20"/>
                <w:szCs w:val="20"/>
                <w:lang w:val="en-US"/>
              </w:rPr>
              <w:t>&lt;flat&gt;</w:t>
            </w:r>
          </w:p>
        </w:tc>
        <w:tc>
          <w:tcPr>
            <w:tcW w:w="2410" w:type="dxa"/>
            <w:tcBorders>
              <w:top w:val="single" w:sz="4" w:space="0" w:color="auto"/>
              <w:left w:val="single" w:sz="4" w:space="0" w:color="auto"/>
              <w:bottom w:val="single" w:sz="4" w:space="0" w:color="auto"/>
              <w:right w:val="single" w:sz="4" w:space="0" w:color="auto"/>
            </w:tcBorders>
            <w:noWrap/>
          </w:tcPr>
          <w:p w14:paraId="61265386" w14:textId="77777777" w:rsidR="00087C4E" w:rsidRDefault="00087C4E" w:rsidP="004B118B">
            <w:pPr>
              <w:spacing w:line="240" w:lineRule="auto"/>
              <w:ind w:firstLine="0"/>
              <w:rPr>
                <w:rFonts w:cs="Times New Roman"/>
                <w:color w:val="auto"/>
                <w:sz w:val="20"/>
                <w:szCs w:val="20"/>
              </w:rPr>
            </w:pPr>
            <w:r>
              <w:rPr>
                <w:color w:val="000000"/>
                <w:sz w:val="20"/>
                <w:szCs w:val="20"/>
              </w:rPr>
              <w:t>Квартира</w:t>
            </w:r>
          </w:p>
        </w:tc>
        <w:tc>
          <w:tcPr>
            <w:tcW w:w="3969" w:type="dxa"/>
            <w:tcBorders>
              <w:top w:val="single" w:sz="4" w:space="0" w:color="auto"/>
              <w:left w:val="single" w:sz="4" w:space="0" w:color="auto"/>
              <w:bottom w:val="single" w:sz="4" w:space="0" w:color="auto"/>
              <w:right w:val="single" w:sz="4" w:space="0" w:color="auto"/>
            </w:tcBorders>
          </w:tcPr>
          <w:p w14:paraId="165F2A21" w14:textId="77777777" w:rsidR="00087C4E" w:rsidRDefault="00087C4E" w:rsidP="004B118B">
            <w:pPr>
              <w:spacing w:line="240" w:lineRule="auto"/>
              <w:ind w:firstLine="0"/>
              <w:rPr>
                <w:color w:val="000000"/>
                <w:sz w:val="20"/>
                <w:szCs w:val="20"/>
              </w:rPr>
            </w:pPr>
            <w:r>
              <w:rPr>
                <w:color w:val="000000"/>
                <w:sz w:val="20"/>
                <w:szCs w:val="20"/>
              </w:rPr>
              <w:t>Квартира</w:t>
            </w:r>
          </w:p>
        </w:tc>
      </w:tr>
      <w:tr w:rsidR="00087C4E" w14:paraId="2408EC01"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39B0DB88" w14:textId="77777777" w:rsidR="00087C4E" w:rsidRDefault="00087C4E" w:rsidP="004B118B">
            <w:pPr>
              <w:spacing w:line="240" w:lineRule="auto"/>
              <w:ind w:left="360" w:firstLine="0"/>
              <w:rPr>
                <w:color w:val="auto"/>
                <w:sz w:val="20"/>
                <w:szCs w:val="20"/>
              </w:rPr>
            </w:pPr>
          </w:p>
        </w:tc>
        <w:tc>
          <w:tcPr>
            <w:tcW w:w="8503" w:type="dxa"/>
            <w:gridSpan w:val="3"/>
            <w:tcBorders>
              <w:top w:val="single" w:sz="4" w:space="0" w:color="auto"/>
              <w:left w:val="single" w:sz="4" w:space="0" w:color="auto"/>
              <w:bottom w:val="single" w:sz="4" w:space="0" w:color="auto"/>
              <w:right w:val="single" w:sz="4" w:space="0" w:color="auto"/>
            </w:tcBorders>
            <w:noWrap/>
            <w:hideMark/>
          </w:tcPr>
          <w:p w14:paraId="50E2B364" w14:textId="77777777" w:rsidR="00087C4E" w:rsidRDefault="00087C4E" w:rsidP="004B118B">
            <w:pPr>
              <w:spacing w:line="240" w:lineRule="auto"/>
              <w:ind w:firstLine="0"/>
              <w:rPr>
                <w:rFonts w:cs="Times New Roman"/>
                <w:b/>
                <w:color w:val="auto"/>
                <w:sz w:val="20"/>
                <w:szCs w:val="20"/>
              </w:rPr>
            </w:pPr>
            <w:r>
              <w:rPr>
                <w:rFonts w:cs="Times New Roman"/>
                <w:b/>
                <w:color w:val="auto"/>
                <w:sz w:val="20"/>
                <w:szCs w:val="20"/>
              </w:rPr>
              <w:t>Блок «Контактная информация»</w:t>
            </w:r>
          </w:p>
        </w:tc>
      </w:tr>
      <w:tr w:rsidR="00087C4E" w14:paraId="794E0949"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552B2B1"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hideMark/>
          </w:tcPr>
          <w:p w14:paraId="509DD8FC"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mobile_phone</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hideMark/>
          </w:tcPr>
          <w:p w14:paraId="529A2D96"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Мобильный телефон</w:t>
            </w:r>
          </w:p>
        </w:tc>
        <w:tc>
          <w:tcPr>
            <w:tcW w:w="3969" w:type="dxa"/>
            <w:tcBorders>
              <w:top w:val="single" w:sz="4" w:space="0" w:color="auto"/>
              <w:left w:val="single" w:sz="4" w:space="0" w:color="auto"/>
              <w:bottom w:val="single" w:sz="4" w:space="0" w:color="auto"/>
              <w:right w:val="single" w:sz="4" w:space="0" w:color="auto"/>
            </w:tcBorders>
            <w:hideMark/>
          </w:tcPr>
          <w:p w14:paraId="7FD3BEDC"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Мобильный телефон</w:t>
            </w:r>
          </w:p>
        </w:tc>
      </w:tr>
      <w:tr w:rsidR="00087C4E" w14:paraId="71C0F9E4"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1C73007"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hideMark/>
          </w:tcPr>
          <w:p w14:paraId="118A55C9"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&lt;email&gt;</w:t>
            </w:r>
          </w:p>
        </w:tc>
        <w:tc>
          <w:tcPr>
            <w:tcW w:w="2410" w:type="dxa"/>
            <w:tcBorders>
              <w:top w:val="single" w:sz="4" w:space="0" w:color="auto"/>
              <w:left w:val="single" w:sz="4" w:space="0" w:color="auto"/>
              <w:bottom w:val="single" w:sz="4" w:space="0" w:color="auto"/>
              <w:right w:val="single" w:sz="4" w:space="0" w:color="auto"/>
            </w:tcBorders>
            <w:noWrap/>
            <w:hideMark/>
          </w:tcPr>
          <w:p w14:paraId="0309C050" w14:textId="77777777" w:rsidR="00087C4E" w:rsidRDefault="00087C4E" w:rsidP="004B118B">
            <w:pPr>
              <w:spacing w:line="240" w:lineRule="auto"/>
              <w:ind w:firstLine="0"/>
              <w:rPr>
                <w:rFonts w:cs="Times New Roman"/>
                <w:color w:val="auto"/>
                <w:sz w:val="20"/>
                <w:szCs w:val="20"/>
              </w:rPr>
            </w:pPr>
            <w:proofErr w:type="spellStart"/>
            <w:r w:rsidRPr="00A600E0">
              <w:rPr>
                <w:color w:val="000000"/>
                <w:sz w:val="20"/>
                <w:szCs w:val="20"/>
              </w:rPr>
              <w:t>Email</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28236AB2" w14:textId="77777777" w:rsidR="00087C4E" w:rsidRDefault="00087C4E" w:rsidP="004B118B">
            <w:pPr>
              <w:spacing w:line="240" w:lineRule="auto"/>
              <w:ind w:firstLine="0"/>
              <w:rPr>
                <w:rFonts w:cs="Times New Roman"/>
                <w:color w:val="auto"/>
                <w:sz w:val="20"/>
                <w:szCs w:val="20"/>
              </w:rPr>
            </w:pPr>
            <w:r>
              <w:rPr>
                <w:color w:val="000000"/>
                <w:sz w:val="20"/>
                <w:szCs w:val="20"/>
              </w:rPr>
              <w:t>Электронная почта</w:t>
            </w:r>
          </w:p>
        </w:tc>
      </w:tr>
      <w:tr w:rsidR="00087C4E" w14:paraId="4B93805C"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33F9EC2"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0ABA46EE"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work_phone</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273FD2C2" w14:textId="77777777" w:rsidR="00087C4E" w:rsidRDefault="00087C4E" w:rsidP="004B118B">
            <w:pPr>
              <w:spacing w:line="240" w:lineRule="auto"/>
              <w:ind w:firstLine="0"/>
              <w:rPr>
                <w:color w:val="000000"/>
                <w:sz w:val="20"/>
                <w:szCs w:val="20"/>
              </w:rPr>
            </w:pPr>
            <w:r w:rsidRPr="00A600E0">
              <w:rPr>
                <w:color w:val="000000"/>
                <w:sz w:val="20"/>
                <w:szCs w:val="20"/>
              </w:rPr>
              <w:t>Рабочий телефон</w:t>
            </w:r>
          </w:p>
        </w:tc>
        <w:tc>
          <w:tcPr>
            <w:tcW w:w="3969" w:type="dxa"/>
            <w:tcBorders>
              <w:top w:val="single" w:sz="4" w:space="0" w:color="auto"/>
              <w:left w:val="single" w:sz="4" w:space="0" w:color="auto"/>
              <w:bottom w:val="single" w:sz="4" w:space="0" w:color="auto"/>
              <w:right w:val="single" w:sz="4" w:space="0" w:color="auto"/>
            </w:tcBorders>
          </w:tcPr>
          <w:p w14:paraId="56851C17" w14:textId="77777777" w:rsidR="00087C4E" w:rsidRDefault="00087C4E" w:rsidP="004B118B">
            <w:pPr>
              <w:spacing w:line="240" w:lineRule="auto"/>
              <w:ind w:firstLine="0"/>
              <w:rPr>
                <w:color w:val="000000"/>
                <w:sz w:val="20"/>
                <w:szCs w:val="20"/>
              </w:rPr>
            </w:pPr>
            <w:r w:rsidRPr="00A600E0">
              <w:rPr>
                <w:color w:val="000000"/>
                <w:sz w:val="20"/>
                <w:szCs w:val="20"/>
              </w:rPr>
              <w:t>Рабочий телефон</w:t>
            </w:r>
            <w:r>
              <w:rPr>
                <w:color w:val="000000"/>
                <w:sz w:val="20"/>
                <w:szCs w:val="20"/>
              </w:rPr>
              <w:t xml:space="preserve">. Доступен, если значение в блоке «Сведения о занятости», в поле «Тип занятости» </w:t>
            </w:r>
            <w:r>
              <w:rPr>
                <w:rFonts w:cs="Times New Roman"/>
                <w:color w:val="000000"/>
                <w:sz w:val="20"/>
                <w:szCs w:val="20"/>
              </w:rPr>
              <w:t>≠</w:t>
            </w:r>
            <w:r>
              <w:rPr>
                <w:color w:val="000000"/>
                <w:sz w:val="20"/>
                <w:szCs w:val="20"/>
              </w:rPr>
              <w:t xml:space="preserve"> «Пенсионер (не работает)»</w:t>
            </w:r>
          </w:p>
        </w:tc>
      </w:tr>
      <w:tr w:rsidR="00087C4E" w14:paraId="353A43E1"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4B039BD"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27A3EC37" w14:textId="77777777" w:rsidR="00087C4E" w:rsidRPr="00A600E0" w:rsidRDefault="00087C4E" w:rsidP="004B118B">
            <w:pPr>
              <w:spacing w:line="240" w:lineRule="auto"/>
              <w:ind w:firstLine="0"/>
              <w:rPr>
                <w:rFonts w:cs="Times New Roman"/>
                <w:color w:val="auto"/>
                <w:sz w:val="20"/>
                <w:szCs w:val="20"/>
              </w:rPr>
            </w:pPr>
            <w:r w:rsidRPr="006C2D54">
              <w:rPr>
                <w:rFonts w:cs="Times New Roman"/>
                <w:color w:val="auto"/>
                <w:sz w:val="20"/>
                <w:szCs w:val="20"/>
              </w:rPr>
              <w:t>&lt;</w:t>
            </w:r>
            <w:proofErr w:type="spellStart"/>
            <w:r w:rsidRPr="006C2D54">
              <w:rPr>
                <w:rFonts w:cs="Times New Roman"/>
                <w:color w:val="auto"/>
                <w:sz w:val="20"/>
                <w:szCs w:val="20"/>
              </w:rPr>
              <w:t>home_phone</w:t>
            </w:r>
            <w:proofErr w:type="spellEnd"/>
            <w:r w:rsidRPr="006C2D54">
              <w:rPr>
                <w:rFonts w:cs="Times New Roman"/>
                <w:color w:val="auto"/>
                <w:sz w:val="20"/>
                <w:szCs w:val="20"/>
              </w:rPr>
              <w:t>&gt;</w:t>
            </w:r>
          </w:p>
        </w:tc>
        <w:tc>
          <w:tcPr>
            <w:tcW w:w="2410" w:type="dxa"/>
            <w:tcBorders>
              <w:top w:val="single" w:sz="4" w:space="0" w:color="auto"/>
              <w:left w:val="single" w:sz="4" w:space="0" w:color="auto"/>
              <w:bottom w:val="single" w:sz="4" w:space="0" w:color="auto"/>
              <w:right w:val="single" w:sz="4" w:space="0" w:color="auto"/>
            </w:tcBorders>
            <w:noWrap/>
          </w:tcPr>
          <w:p w14:paraId="56A9CAD4" w14:textId="77777777" w:rsidR="00087C4E" w:rsidRDefault="00087C4E" w:rsidP="004B118B">
            <w:pPr>
              <w:spacing w:line="240" w:lineRule="auto"/>
              <w:ind w:firstLine="0"/>
              <w:rPr>
                <w:color w:val="000000"/>
                <w:sz w:val="20"/>
                <w:szCs w:val="20"/>
              </w:rPr>
            </w:pPr>
            <w:r>
              <w:rPr>
                <w:color w:val="000000"/>
                <w:sz w:val="20"/>
                <w:szCs w:val="20"/>
              </w:rPr>
              <w:t>Домашний телефон</w:t>
            </w:r>
          </w:p>
        </w:tc>
        <w:tc>
          <w:tcPr>
            <w:tcW w:w="3969" w:type="dxa"/>
            <w:tcBorders>
              <w:top w:val="single" w:sz="4" w:space="0" w:color="auto"/>
              <w:left w:val="single" w:sz="4" w:space="0" w:color="auto"/>
              <w:bottom w:val="single" w:sz="4" w:space="0" w:color="auto"/>
              <w:right w:val="single" w:sz="4" w:space="0" w:color="auto"/>
            </w:tcBorders>
          </w:tcPr>
          <w:p w14:paraId="4AD7007B" w14:textId="77777777" w:rsidR="00087C4E" w:rsidRDefault="00087C4E" w:rsidP="004B118B">
            <w:pPr>
              <w:spacing w:line="240" w:lineRule="auto"/>
              <w:ind w:firstLine="0"/>
              <w:rPr>
                <w:color w:val="000000"/>
                <w:sz w:val="20"/>
                <w:szCs w:val="20"/>
              </w:rPr>
            </w:pPr>
            <w:r>
              <w:rPr>
                <w:color w:val="000000"/>
                <w:sz w:val="20"/>
                <w:szCs w:val="20"/>
              </w:rPr>
              <w:t>Домашний телефон</w:t>
            </w:r>
          </w:p>
        </w:tc>
      </w:tr>
      <w:tr w:rsidR="00087C4E" w14:paraId="2AEFE9A6"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74AD65F" w14:textId="77777777" w:rsidR="00087C4E" w:rsidRDefault="00087C4E" w:rsidP="004B118B">
            <w:pPr>
              <w:spacing w:line="240" w:lineRule="auto"/>
              <w:ind w:left="360" w:firstLine="0"/>
              <w:rPr>
                <w:color w:val="auto"/>
                <w:sz w:val="20"/>
                <w:szCs w:val="20"/>
              </w:rPr>
            </w:pPr>
          </w:p>
        </w:tc>
        <w:tc>
          <w:tcPr>
            <w:tcW w:w="8503" w:type="dxa"/>
            <w:gridSpan w:val="3"/>
            <w:tcBorders>
              <w:top w:val="single" w:sz="4" w:space="0" w:color="auto"/>
              <w:left w:val="single" w:sz="4" w:space="0" w:color="auto"/>
              <w:bottom w:val="single" w:sz="4" w:space="0" w:color="auto"/>
              <w:right w:val="single" w:sz="4" w:space="0" w:color="auto"/>
            </w:tcBorders>
            <w:noWrap/>
            <w:hideMark/>
          </w:tcPr>
          <w:p w14:paraId="2D0EC6DD" w14:textId="77777777" w:rsidR="00087C4E" w:rsidRDefault="00087C4E" w:rsidP="004B118B">
            <w:pPr>
              <w:spacing w:line="240" w:lineRule="auto"/>
              <w:ind w:firstLine="0"/>
              <w:rPr>
                <w:rFonts w:cs="Times New Roman"/>
                <w:b/>
                <w:color w:val="auto"/>
                <w:sz w:val="20"/>
                <w:szCs w:val="20"/>
              </w:rPr>
            </w:pPr>
            <w:r>
              <w:rPr>
                <w:rFonts w:cs="Times New Roman"/>
                <w:b/>
                <w:color w:val="auto"/>
                <w:sz w:val="20"/>
                <w:szCs w:val="20"/>
              </w:rPr>
              <w:t>Блок «Контактное лицо»</w:t>
            </w:r>
          </w:p>
        </w:tc>
      </w:tr>
      <w:tr w:rsidR="00087C4E" w14:paraId="4359724B"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50E34538"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9E34CDC" w14:textId="77777777" w:rsidR="00087C4E" w:rsidRDefault="00087C4E" w:rsidP="004B118B">
            <w:pPr>
              <w:spacing w:line="240" w:lineRule="auto"/>
              <w:ind w:firstLine="0"/>
              <w:rPr>
                <w:rFonts w:cs="Times New Roman"/>
                <w:color w:val="auto"/>
                <w:sz w:val="20"/>
                <w:szCs w:val="20"/>
                <w:lang w:val="en-US"/>
              </w:rPr>
            </w:pPr>
          </w:p>
        </w:tc>
        <w:tc>
          <w:tcPr>
            <w:tcW w:w="2410" w:type="dxa"/>
            <w:tcBorders>
              <w:top w:val="single" w:sz="4" w:space="0" w:color="auto"/>
              <w:left w:val="single" w:sz="4" w:space="0" w:color="auto"/>
              <w:bottom w:val="single" w:sz="4" w:space="0" w:color="auto"/>
              <w:right w:val="single" w:sz="4" w:space="0" w:color="auto"/>
            </w:tcBorders>
            <w:noWrap/>
          </w:tcPr>
          <w:p w14:paraId="600873C1" w14:textId="77777777" w:rsidR="00087C4E" w:rsidRDefault="00087C4E" w:rsidP="004B118B">
            <w:pPr>
              <w:spacing w:line="240" w:lineRule="auto"/>
              <w:ind w:firstLine="0"/>
              <w:rPr>
                <w:rFonts w:cs="Times New Roman"/>
                <w:color w:val="auto"/>
                <w:sz w:val="20"/>
                <w:szCs w:val="20"/>
              </w:rPr>
            </w:pPr>
            <w:r w:rsidRPr="004D1F7C">
              <w:rPr>
                <w:rFonts w:cs="Times New Roman"/>
                <w:color w:val="auto"/>
                <w:sz w:val="20"/>
                <w:szCs w:val="20"/>
              </w:rPr>
              <w:t>Отношение к Заявителю</w:t>
            </w:r>
          </w:p>
        </w:tc>
        <w:tc>
          <w:tcPr>
            <w:tcW w:w="3969" w:type="dxa"/>
            <w:tcBorders>
              <w:top w:val="single" w:sz="4" w:space="0" w:color="auto"/>
              <w:left w:val="single" w:sz="4" w:space="0" w:color="auto"/>
              <w:bottom w:val="single" w:sz="4" w:space="0" w:color="auto"/>
              <w:right w:val="single" w:sz="4" w:space="0" w:color="auto"/>
            </w:tcBorders>
          </w:tcPr>
          <w:p w14:paraId="3F4D992A" w14:textId="77777777" w:rsidR="00087C4E" w:rsidRDefault="00087C4E" w:rsidP="004B118B">
            <w:pPr>
              <w:spacing w:line="240" w:lineRule="auto"/>
              <w:ind w:firstLine="0"/>
              <w:rPr>
                <w:color w:val="000000"/>
                <w:sz w:val="20"/>
                <w:szCs w:val="20"/>
              </w:rPr>
            </w:pPr>
            <w:r>
              <w:rPr>
                <w:color w:val="000000"/>
                <w:sz w:val="20"/>
                <w:szCs w:val="20"/>
              </w:rPr>
              <w:t>Если в блоке «Контакты клиента» в поле «Отношение к заявителю» выбрано:</w:t>
            </w:r>
          </w:p>
          <w:p w14:paraId="1EF9C93C" w14:textId="77777777" w:rsidR="00087C4E" w:rsidRDefault="00087C4E" w:rsidP="004B118B">
            <w:pPr>
              <w:pStyle w:val="ae"/>
              <w:numPr>
                <w:ilvl w:val="0"/>
                <w:numId w:val="22"/>
              </w:numPr>
              <w:spacing w:line="240" w:lineRule="auto"/>
              <w:ind w:left="21" w:hanging="89"/>
              <w:rPr>
                <w:color w:val="000000"/>
                <w:sz w:val="20"/>
                <w:szCs w:val="20"/>
              </w:rPr>
            </w:pPr>
            <w:r>
              <w:rPr>
                <w:color w:val="000000"/>
                <w:sz w:val="20"/>
                <w:szCs w:val="20"/>
              </w:rPr>
              <w:t>«</w:t>
            </w:r>
            <w:r w:rsidRPr="00C7311E">
              <w:rPr>
                <w:color w:val="000000"/>
                <w:sz w:val="20"/>
                <w:szCs w:val="20"/>
              </w:rPr>
              <w:t>с</w:t>
            </w:r>
            <w:r>
              <w:rPr>
                <w:color w:val="000000"/>
                <w:sz w:val="20"/>
                <w:szCs w:val="20"/>
              </w:rPr>
              <w:t>упруг/супруга</w:t>
            </w:r>
            <w:r w:rsidRPr="00981B3B">
              <w:rPr>
                <w:color w:val="000000"/>
                <w:sz w:val="20"/>
                <w:szCs w:val="20"/>
              </w:rPr>
              <w:t>», то чек-бокс «</w:t>
            </w:r>
            <w:r w:rsidRPr="00C7311E">
              <w:rPr>
                <w:color w:val="000000"/>
                <w:sz w:val="20"/>
                <w:szCs w:val="20"/>
              </w:rPr>
              <w:t>с</w:t>
            </w:r>
            <w:r>
              <w:rPr>
                <w:color w:val="000000"/>
                <w:sz w:val="20"/>
                <w:szCs w:val="20"/>
              </w:rPr>
              <w:t>упруг/супруга</w:t>
            </w:r>
            <w:r w:rsidRPr="00981B3B">
              <w:rPr>
                <w:color w:val="000000"/>
                <w:sz w:val="20"/>
                <w:szCs w:val="20"/>
              </w:rPr>
              <w:t>» – «Да»</w:t>
            </w:r>
            <w:r>
              <w:rPr>
                <w:color w:val="000000"/>
                <w:sz w:val="20"/>
                <w:szCs w:val="20"/>
              </w:rPr>
              <w:t>;</w:t>
            </w:r>
          </w:p>
          <w:p w14:paraId="6FA9C8A1" w14:textId="77777777" w:rsidR="00087C4E" w:rsidRDefault="00087C4E" w:rsidP="004B118B">
            <w:pPr>
              <w:pStyle w:val="ae"/>
              <w:numPr>
                <w:ilvl w:val="0"/>
                <w:numId w:val="22"/>
              </w:numPr>
              <w:spacing w:line="240" w:lineRule="auto"/>
              <w:ind w:left="21" w:hanging="89"/>
              <w:rPr>
                <w:color w:val="000000"/>
                <w:sz w:val="20"/>
                <w:szCs w:val="20"/>
              </w:rPr>
            </w:pPr>
            <w:r>
              <w:rPr>
                <w:color w:val="000000"/>
                <w:sz w:val="20"/>
                <w:szCs w:val="20"/>
              </w:rPr>
              <w:t>«</w:t>
            </w:r>
            <w:r w:rsidRPr="00C7311E">
              <w:rPr>
                <w:color w:val="000000"/>
                <w:sz w:val="20"/>
                <w:szCs w:val="20"/>
              </w:rPr>
              <w:t>отец/мат</w:t>
            </w:r>
            <w:r>
              <w:rPr>
                <w:color w:val="000000"/>
                <w:sz w:val="20"/>
                <w:szCs w:val="20"/>
              </w:rPr>
              <w:t>ь</w:t>
            </w:r>
            <w:r w:rsidRPr="00981B3B">
              <w:rPr>
                <w:color w:val="000000"/>
                <w:sz w:val="20"/>
                <w:szCs w:val="20"/>
              </w:rPr>
              <w:t>», то чек-бокс «</w:t>
            </w:r>
            <w:r w:rsidRPr="00C7311E">
              <w:rPr>
                <w:color w:val="000000"/>
                <w:sz w:val="20"/>
                <w:szCs w:val="20"/>
              </w:rPr>
              <w:t>отец/мат</w:t>
            </w:r>
            <w:r>
              <w:rPr>
                <w:color w:val="000000"/>
                <w:sz w:val="20"/>
                <w:szCs w:val="20"/>
              </w:rPr>
              <w:t>ь</w:t>
            </w:r>
            <w:r w:rsidRPr="00981B3B">
              <w:rPr>
                <w:color w:val="000000"/>
                <w:sz w:val="20"/>
                <w:szCs w:val="20"/>
              </w:rPr>
              <w:t>» – «Да»</w:t>
            </w:r>
            <w:r>
              <w:rPr>
                <w:color w:val="000000"/>
                <w:sz w:val="20"/>
                <w:szCs w:val="20"/>
              </w:rPr>
              <w:t>;</w:t>
            </w:r>
          </w:p>
          <w:p w14:paraId="5F82AD6A" w14:textId="77777777" w:rsidR="00087C4E" w:rsidRDefault="00087C4E" w:rsidP="004B118B">
            <w:pPr>
              <w:pStyle w:val="ae"/>
              <w:numPr>
                <w:ilvl w:val="0"/>
                <w:numId w:val="22"/>
              </w:numPr>
              <w:spacing w:line="240" w:lineRule="auto"/>
              <w:ind w:left="21" w:hanging="89"/>
              <w:rPr>
                <w:color w:val="000000"/>
                <w:sz w:val="20"/>
                <w:szCs w:val="20"/>
              </w:rPr>
            </w:pPr>
            <w:r>
              <w:rPr>
                <w:color w:val="000000"/>
                <w:sz w:val="20"/>
                <w:szCs w:val="20"/>
              </w:rPr>
              <w:t>«сестра/брат</w:t>
            </w:r>
            <w:r w:rsidRPr="00981B3B">
              <w:rPr>
                <w:color w:val="000000"/>
                <w:sz w:val="20"/>
                <w:szCs w:val="20"/>
              </w:rPr>
              <w:t>», то чек-бокс «</w:t>
            </w:r>
            <w:r>
              <w:rPr>
                <w:color w:val="000000"/>
                <w:sz w:val="20"/>
                <w:szCs w:val="20"/>
              </w:rPr>
              <w:t>сестра/брат</w:t>
            </w:r>
            <w:r w:rsidRPr="00981B3B">
              <w:rPr>
                <w:color w:val="000000"/>
                <w:sz w:val="20"/>
                <w:szCs w:val="20"/>
              </w:rPr>
              <w:t>» – «Да»</w:t>
            </w:r>
            <w:r>
              <w:rPr>
                <w:color w:val="000000"/>
                <w:sz w:val="20"/>
                <w:szCs w:val="20"/>
              </w:rPr>
              <w:t>;</w:t>
            </w:r>
          </w:p>
          <w:p w14:paraId="3343AF20" w14:textId="77777777" w:rsidR="00087C4E" w:rsidRDefault="00087C4E" w:rsidP="004B118B">
            <w:pPr>
              <w:pStyle w:val="ae"/>
              <w:numPr>
                <w:ilvl w:val="0"/>
                <w:numId w:val="22"/>
              </w:numPr>
              <w:spacing w:line="240" w:lineRule="auto"/>
              <w:ind w:left="21" w:hanging="89"/>
              <w:rPr>
                <w:color w:val="000000"/>
                <w:sz w:val="20"/>
                <w:szCs w:val="20"/>
              </w:rPr>
            </w:pPr>
            <w:r>
              <w:rPr>
                <w:color w:val="000000"/>
                <w:sz w:val="20"/>
                <w:szCs w:val="20"/>
              </w:rPr>
              <w:t>«теща/свекровь/тесть/</w:t>
            </w:r>
            <w:proofErr w:type="spellStart"/>
            <w:r>
              <w:rPr>
                <w:color w:val="000000"/>
                <w:sz w:val="20"/>
                <w:szCs w:val="20"/>
              </w:rPr>
              <w:t>свекр</w:t>
            </w:r>
            <w:proofErr w:type="spellEnd"/>
            <w:r w:rsidRPr="00981B3B">
              <w:rPr>
                <w:color w:val="000000"/>
                <w:sz w:val="20"/>
                <w:szCs w:val="20"/>
              </w:rPr>
              <w:t>», то чек-бокс «</w:t>
            </w:r>
            <w:r>
              <w:rPr>
                <w:color w:val="000000"/>
                <w:sz w:val="20"/>
                <w:szCs w:val="20"/>
              </w:rPr>
              <w:t>теща/свекровь/тесть/</w:t>
            </w:r>
            <w:proofErr w:type="spellStart"/>
            <w:r>
              <w:rPr>
                <w:color w:val="000000"/>
                <w:sz w:val="20"/>
                <w:szCs w:val="20"/>
              </w:rPr>
              <w:t>свекр</w:t>
            </w:r>
            <w:proofErr w:type="spellEnd"/>
            <w:r w:rsidRPr="00981B3B">
              <w:rPr>
                <w:color w:val="000000"/>
                <w:sz w:val="20"/>
                <w:szCs w:val="20"/>
              </w:rPr>
              <w:t>» – «Да»</w:t>
            </w:r>
            <w:r>
              <w:rPr>
                <w:color w:val="000000"/>
                <w:sz w:val="20"/>
                <w:szCs w:val="20"/>
              </w:rPr>
              <w:t>;</w:t>
            </w:r>
          </w:p>
          <w:p w14:paraId="46A21C84" w14:textId="77777777" w:rsidR="00087C4E" w:rsidRDefault="00087C4E" w:rsidP="004B118B">
            <w:pPr>
              <w:pStyle w:val="ae"/>
              <w:numPr>
                <w:ilvl w:val="0"/>
                <w:numId w:val="22"/>
              </w:numPr>
              <w:spacing w:line="240" w:lineRule="auto"/>
              <w:ind w:left="21" w:hanging="89"/>
              <w:rPr>
                <w:color w:val="000000"/>
                <w:sz w:val="20"/>
                <w:szCs w:val="20"/>
              </w:rPr>
            </w:pPr>
            <w:r>
              <w:rPr>
                <w:color w:val="000000"/>
                <w:sz w:val="20"/>
                <w:szCs w:val="20"/>
              </w:rPr>
              <w:t>«</w:t>
            </w:r>
            <w:r w:rsidRPr="00C7311E">
              <w:rPr>
                <w:color w:val="000000"/>
                <w:sz w:val="20"/>
                <w:szCs w:val="20"/>
              </w:rPr>
              <w:t>сын/доч</w:t>
            </w:r>
            <w:r>
              <w:rPr>
                <w:color w:val="000000"/>
                <w:sz w:val="20"/>
                <w:szCs w:val="20"/>
              </w:rPr>
              <w:t>ь</w:t>
            </w:r>
            <w:r w:rsidRPr="00981B3B">
              <w:rPr>
                <w:color w:val="000000"/>
                <w:sz w:val="20"/>
                <w:szCs w:val="20"/>
              </w:rPr>
              <w:t>», то чек-бокс «</w:t>
            </w:r>
            <w:r w:rsidRPr="00C7311E">
              <w:rPr>
                <w:color w:val="000000"/>
                <w:sz w:val="20"/>
                <w:szCs w:val="20"/>
              </w:rPr>
              <w:t>сын/доч</w:t>
            </w:r>
            <w:r>
              <w:rPr>
                <w:color w:val="000000"/>
                <w:sz w:val="20"/>
                <w:szCs w:val="20"/>
              </w:rPr>
              <w:t>ь</w:t>
            </w:r>
            <w:r w:rsidRPr="00981B3B">
              <w:rPr>
                <w:color w:val="000000"/>
                <w:sz w:val="20"/>
                <w:szCs w:val="20"/>
              </w:rPr>
              <w:t>» – «Да»</w:t>
            </w:r>
            <w:r>
              <w:rPr>
                <w:color w:val="000000"/>
                <w:sz w:val="20"/>
                <w:szCs w:val="20"/>
              </w:rPr>
              <w:t>;</w:t>
            </w:r>
          </w:p>
          <w:p w14:paraId="542CCF24" w14:textId="77777777" w:rsidR="00087C4E" w:rsidRPr="00DC62F8" w:rsidRDefault="00087C4E" w:rsidP="004B118B">
            <w:pPr>
              <w:pStyle w:val="ae"/>
              <w:numPr>
                <w:ilvl w:val="0"/>
                <w:numId w:val="22"/>
              </w:numPr>
              <w:spacing w:line="240" w:lineRule="auto"/>
              <w:ind w:left="21" w:hanging="89"/>
              <w:rPr>
                <w:rFonts w:cs="Times New Roman"/>
                <w:color w:val="auto"/>
                <w:sz w:val="20"/>
                <w:szCs w:val="20"/>
              </w:rPr>
            </w:pPr>
            <w:r>
              <w:rPr>
                <w:color w:val="000000"/>
                <w:sz w:val="20"/>
                <w:szCs w:val="20"/>
              </w:rPr>
              <w:t>«друг/знакомый/коллега</w:t>
            </w:r>
            <w:r w:rsidRPr="00981B3B">
              <w:rPr>
                <w:color w:val="000000"/>
                <w:sz w:val="20"/>
                <w:szCs w:val="20"/>
              </w:rPr>
              <w:t>», то чек-бокс «</w:t>
            </w:r>
            <w:r>
              <w:rPr>
                <w:color w:val="000000"/>
                <w:sz w:val="20"/>
                <w:szCs w:val="20"/>
              </w:rPr>
              <w:t>друг/знакомый/коллега</w:t>
            </w:r>
            <w:r w:rsidRPr="00981B3B">
              <w:rPr>
                <w:color w:val="000000"/>
                <w:sz w:val="20"/>
                <w:szCs w:val="20"/>
              </w:rPr>
              <w:t>» – «Да»</w:t>
            </w:r>
            <w:r>
              <w:rPr>
                <w:color w:val="000000"/>
                <w:sz w:val="20"/>
                <w:szCs w:val="20"/>
              </w:rPr>
              <w:t>;</w:t>
            </w:r>
          </w:p>
          <w:p w14:paraId="56137417" w14:textId="77777777" w:rsidR="00087C4E" w:rsidRDefault="00087C4E" w:rsidP="004B118B">
            <w:pPr>
              <w:pStyle w:val="ae"/>
              <w:numPr>
                <w:ilvl w:val="0"/>
                <w:numId w:val="22"/>
              </w:numPr>
              <w:spacing w:line="240" w:lineRule="auto"/>
              <w:ind w:left="21" w:hanging="89"/>
              <w:rPr>
                <w:rFonts w:cs="Times New Roman"/>
                <w:color w:val="auto"/>
                <w:sz w:val="20"/>
                <w:szCs w:val="20"/>
              </w:rPr>
            </w:pPr>
            <w:r>
              <w:rPr>
                <w:color w:val="000000"/>
                <w:sz w:val="20"/>
                <w:szCs w:val="20"/>
              </w:rPr>
              <w:t>«иное»,</w:t>
            </w:r>
            <w:r w:rsidRPr="00981B3B">
              <w:rPr>
                <w:color w:val="000000"/>
                <w:sz w:val="20"/>
                <w:szCs w:val="20"/>
              </w:rPr>
              <w:t xml:space="preserve"> то чек-бокс «</w:t>
            </w:r>
            <w:r>
              <w:rPr>
                <w:color w:val="000000"/>
                <w:sz w:val="20"/>
                <w:szCs w:val="20"/>
              </w:rPr>
              <w:t>иное</w:t>
            </w:r>
            <w:r w:rsidRPr="00981B3B">
              <w:rPr>
                <w:color w:val="000000"/>
                <w:sz w:val="20"/>
                <w:szCs w:val="20"/>
              </w:rPr>
              <w:t>» – «Да»</w:t>
            </w:r>
            <w:r>
              <w:rPr>
                <w:color w:val="000000"/>
                <w:sz w:val="20"/>
                <w:szCs w:val="20"/>
              </w:rPr>
              <w:t>.</w:t>
            </w:r>
          </w:p>
        </w:tc>
      </w:tr>
      <w:tr w:rsidR="00087C4E" w14:paraId="44B8DCAD"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59827C37"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DE42311" w14:textId="77777777" w:rsidR="00087C4E" w:rsidRDefault="00087C4E" w:rsidP="004B118B">
            <w:pPr>
              <w:spacing w:line="240" w:lineRule="auto"/>
              <w:ind w:firstLine="0"/>
              <w:rPr>
                <w:rFonts w:cs="Times New Roman"/>
                <w:color w:val="auto"/>
                <w:sz w:val="20"/>
                <w:szCs w:val="20"/>
                <w:lang w:val="en-US"/>
              </w:rPr>
            </w:pPr>
            <w:r>
              <w:rPr>
                <w:sz w:val="20"/>
                <w:szCs w:val="20"/>
                <w:lang w:val="en-US"/>
              </w:rPr>
              <w:t>&lt;last_</w:t>
            </w:r>
            <w:r>
              <w:rPr>
                <w:sz w:val="20"/>
                <w:szCs w:val="20"/>
              </w:rPr>
              <w:t>n</w:t>
            </w:r>
            <w:proofErr w:type="spellStart"/>
            <w:r>
              <w:rPr>
                <w:sz w:val="20"/>
                <w:szCs w:val="20"/>
                <w:lang w:val="en-US"/>
              </w:rPr>
              <w:t>ame</w:t>
            </w:r>
            <w:proofErr w:type="spellEnd"/>
            <w:r>
              <w:rPr>
                <w:sz w:val="20"/>
                <w:szCs w:val="20"/>
              </w:rPr>
              <w:t>_</w:t>
            </w:r>
            <w:r>
              <w:rPr>
                <w:sz w:val="20"/>
                <w:szCs w:val="20"/>
                <w:lang w:val="en-US"/>
              </w:rPr>
              <w:t>contact&gt;</w:t>
            </w:r>
          </w:p>
        </w:tc>
        <w:tc>
          <w:tcPr>
            <w:tcW w:w="2410" w:type="dxa"/>
            <w:tcBorders>
              <w:top w:val="single" w:sz="4" w:space="0" w:color="auto"/>
              <w:left w:val="single" w:sz="4" w:space="0" w:color="auto"/>
              <w:bottom w:val="single" w:sz="4" w:space="0" w:color="auto"/>
              <w:right w:val="single" w:sz="4" w:space="0" w:color="auto"/>
            </w:tcBorders>
            <w:noWrap/>
          </w:tcPr>
          <w:p w14:paraId="34224241" w14:textId="77777777" w:rsidR="00087C4E" w:rsidRPr="004D1F7C" w:rsidRDefault="00087C4E" w:rsidP="004B118B">
            <w:pPr>
              <w:spacing w:line="240" w:lineRule="auto"/>
              <w:ind w:firstLine="0"/>
              <w:rPr>
                <w:rFonts w:cs="Times New Roman"/>
                <w:color w:val="auto"/>
                <w:sz w:val="20"/>
                <w:szCs w:val="20"/>
              </w:rPr>
            </w:pPr>
            <w:r>
              <w:rPr>
                <w:rFonts w:cs="Times New Roman"/>
                <w:color w:val="auto"/>
                <w:sz w:val="20"/>
                <w:szCs w:val="20"/>
              </w:rPr>
              <w:t>Фамилия контактного лица</w:t>
            </w:r>
          </w:p>
        </w:tc>
        <w:tc>
          <w:tcPr>
            <w:tcW w:w="3969" w:type="dxa"/>
            <w:tcBorders>
              <w:top w:val="single" w:sz="4" w:space="0" w:color="auto"/>
              <w:left w:val="single" w:sz="4" w:space="0" w:color="auto"/>
              <w:bottom w:val="single" w:sz="4" w:space="0" w:color="auto"/>
              <w:right w:val="single" w:sz="4" w:space="0" w:color="auto"/>
            </w:tcBorders>
          </w:tcPr>
          <w:p w14:paraId="215493DA" w14:textId="77777777" w:rsidR="00087C4E" w:rsidRDefault="00087C4E" w:rsidP="004B118B">
            <w:pPr>
              <w:spacing w:line="240" w:lineRule="auto"/>
              <w:ind w:firstLine="0"/>
              <w:rPr>
                <w:color w:val="000000"/>
                <w:sz w:val="20"/>
                <w:szCs w:val="20"/>
              </w:rPr>
            </w:pPr>
            <w:r>
              <w:rPr>
                <w:rFonts w:cs="Times New Roman"/>
                <w:color w:val="auto"/>
                <w:sz w:val="20"/>
                <w:szCs w:val="20"/>
              </w:rPr>
              <w:t>Фамилия контактного лица</w:t>
            </w:r>
          </w:p>
        </w:tc>
      </w:tr>
      <w:tr w:rsidR="00087C4E" w14:paraId="0A91F9E4"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2F6A175"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A9CB95B" w14:textId="77777777" w:rsidR="00087C4E" w:rsidRDefault="00087C4E" w:rsidP="004B118B">
            <w:pPr>
              <w:spacing w:line="240" w:lineRule="auto"/>
              <w:ind w:firstLine="0"/>
              <w:rPr>
                <w:rFonts w:cs="Times New Roman"/>
                <w:color w:val="auto"/>
                <w:sz w:val="20"/>
                <w:szCs w:val="20"/>
                <w:lang w:val="en-US"/>
              </w:rPr>
            </w:pPr>
            <w:r>
              <w:rPr>
                <w:sz w:val="20"/>
                <w:szCs w:val="20"/>
                <w:lang w:val="en-US"/>
              </w:rPr>
              <w:t>&lt;</w:t>
            </w:r>
            <w:proofErr w:type="spellStart"/>
            <w:r>
              <w:rPr>
                <w:sz w:val="20"/>
                <w:szCs w:val="20"/>
                <w:lang w:val="en-US"/>
              </w:rPr>
              <w:t>first_name_contact</w:t>
            </w:r>
            <w:proofErr w:type="spellEnd"/>
            <w:r>
              <w:rPr>
                <w:sz w:val="20"/>
                <w:szCs w:val="20"/>
                <w:lang w:val="en-US"/>
              </w:rPr>
              <w:t xml:space="preserve"> &gt;</w:t>
            </w:r>
          </w:p>
        </w:tc>
        <w:tc>
          <w:tcPr>
            <w:tcW w:w="2410" w:type="dxa"/>
            <w:tcBorders>
              <w:top w:val="single" w:sz="4" w:space="0" w:color="auto"/>
              <w:left w:val="single" w:sz="4" w:space="0" w:color="auto"/>
              <w:bottom w:val="single" w:sz="4" w:space="0" w:color="auto"/>
              <w:right w:val="single" w:sz="4" w:space="0" w:color="auto"/>
            </w:tcBorders>
            <w:noWrap/>
          </w:tcPr>
          <w:p w14:paraId="797FA635" w14:textId="77777777" w:rsidR="00087C4E" w:rsidRPr="004D1F7C" w:rsidRDefault="00087C4E" w:rsidP="004B118B">
            <w:pPr>
              <w:spacing w:line="240" w:lineRule="auto"/>
              <w:ind w:firstLine="0"/>
              <w:rPr>
                <w:rFonts w:cs="Times New Roman"/>
                <w:color w:val="auto"/>
                <w:sz w:val="20"/>
                <w:szCs w:val="20"/>
              </w:rPr>
            </w:pPr>
            <w:r>
              <w:rPr>
                <w:rFonts w:cs="Times New Roman"/>
                <w:color w:val="auto"/>
                <w:sz w:val="20"/>
                <w:szCs w:val="20"/>
              </w:rPr>
              <w:t>Имя контактного лица</w:t>
            </w:r>
          </w:p>
        </w:tc>
        <w:tc>
          <w:tcPr>
            <w:tcW w:w="3969" w:type="dxa"/>
            <w:tcBorders>
              <w:top w:val="single" w:sz="4" w:space="0" w:color="auto"/>
              <w:left w:val="single" w:sz="4" w:space="0" w:color="auto"/>
              <w:bottom w:val="single" w:sz="4" w:space="0" w:color="auto"/>
              <w:right w:val="single" w:sz="4" w:space="0" w:color="auto"/>
            </w:tcBorders>
          </w:tcPr>
          <w:p w14:paraId="31184168" w14:textId="77777777" w:rsidR="00087C4E" w:rsidRDefault="00087C4E" w:rsidP="004B118B">
            <w:pPr>
              <w:spacing w:line="240" w:lineRule="auto"/>
              <w:ind w:firstLine="0"/>
              <w:rPr>
                <w:color w:val="000000"/>
                <w:sz w:val="20"/>
                <w:szCs w:val="20"/>
              </w:rPr>
            </w:pPr>
            <w:r>
              <w:rPr>
                <w:rFonts w:cs="Times New Roman"/>
                <w:color w:val="auto"/>
                <w:sz w:val="20"/>
                <w:szCs w:val="20"/>
              </w:rPr>
              <w:t>Имя контактного лица</w:t>
            </w:r>
          </w:p>
        </w:tc>
      </w:tr>
      <w:tr w:rsidR="00087C4E" w14:paraId="270B1198"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D2C61C4"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AAF700C" w14:textId="77777777" w:rsidR="00087C4E" w:rsidRDefault="00087C4E" w:rsidP="004B118B">
            <w:pPr>
              <w:spacing w:line="240" w:lineRule="auto"/>
              <w:ind w:firstLine="0"/>
              <w:rPr>
                <w:rFonts w:cs="Times New Roman"/>
                <w:color w:val="auto"/>
                <w:sz w:val="20"/>
                <w:szCs w:val="20"/>
                <w:lang w:val="en-US"/>
              </w:rPr>
            </w:pPr>
            <w:r>
              <w:rPr>
                <w:sz w:val="20"/>
                <w:szCs w:val="20"/>
                <w:lang w:val="en-US"/>
              </w:rPr>
              <w:t>&lt;</w:t>
            </w:r>
            <w:proofErr w:type="spellStart"/>
            <w:r>
              <w:rPr>
                <w:sz w:val="20"/>
                <w:szCs w:val="20"/>
                <w:lang w:val="en-US"/>
              </w:rPr>
              <w:t>middle_name_contact</w:t>
            </w:r>
            <w:proofErr w:type="spellEnd"/>
            <w:r>
              <w:rPr>
                <w:sz w:val="20"/>
                <w:szCs w:val="20"/>
                <w:lang w:val="en-US"/>
              </w:rPr>
              <w:t xml:space="preserve"> &gt;</w:t>
            </w:r>
          </w:p>
        </w:tc>
        <w:tc>
          <w:tcPr>
            <w:tcW w:w="2410" w:type="dxa"/>
            <w:tcBorders>
              <w:top w:val="single" w:sz="4" w:space="0" w:color="auto"/>
              <w:left w:val="single" w:sz="4" w:space="0" w:color="auto"/>
              <w:bottom w:val="single" w:sz="4" w:space="0" w:color="auto"/>
              <w:right w:val="single" w:sz="4" w:space="0" w:color="auto"/>
            </w:tcBorders>
            <w:noWrap/>
          </w:tcPr>
          <w:p w14:paraId="476A6004" w14:textId="77777777" w:rsidR="00087C4E" w:rsidRPr="004D1F7C" w:rsidRDefault="00087C4E" w:rsidP="004B118B">
            <w:pPr>
              <w:spacing w:line="240" w:lineRule="auto"/>
              <w:ind w:firstLine="0"/>
              <w:rPr>
                <w:rFonts w:cs="Times New Roman"/>
                <w:color w:val="auto"/>
                <w:sz w:val="20"/>
                <w:szCs w:val="20"/>
              </w:rPr>
            </w:pPr>
            <w:r>
              <w:rPr>
                <w:rFonts w:cs="Times New Roman"/>
                <w:color w:val="auto"/>
                <w:sz w:val="20"/>
                <w:szCs w:val="20"/>
              </w:rPr>
              <w:t>Отчество контактного лица</w:t>
            </w:r>
          </w:p>
        </w:tc>
        <w:tc>
          <w:tcPr>
            <w:tcW w:w="3969" w:type="dxa"/>
            <w:tcBorders>
              <w:top w:val="single" w:sz="4" w:space="0" w:color="auto"/>
              <w:left w:val="single" w:sz="4" w:space="0" w:color="auto"/>
              <w:bottom w:val="single" w:sz="4" w:space="0" w:color="auto"/>
              <w:right w:val="single" w:sz="4" w:space="0" w:color="auto"/>
            </w:tcBorders>
          </w:tcPr>
          <w:p w14:paraId="56F24342" w14:textId="77777777" w:rsidR="00087C4E" w:rsidRDefault="00087C4E" w:rsidP="004B118B">
            <w:pPr>
              <w:spacing w:line="240" w:lineRule="auto"/>
              <w:ind w:firstLine="0"/>
              <w:rPr>
                <w:color w:val="000000"/>
                <w:sz w:val="20"/>
                <w:szCs w:val="20"/>
              </w:rPr>
            </w:pPr>
            <w:r>
              <w:rPr>
                <w:rFonts w:cs="Times New Roman"/>
                <w:color w:val="auto"/>
                <w:sz w:val="20"/>
                <w:szCs w:val="20"/>
              </w:rPr>
              <w:t xml:space="preserve">Отчество контактного лица </w:t>
            </w:r>
          </w:p>
        </w:tc>
      </w:tr>
      <w:tr w:rsidR="00087C4E" w14:paraId="10554D4D"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6EAECD28"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30168AC" w14:textId="77777777" w:rsidR="00087C4E" w:rsidRPr="00320855" w:rsidRDefault="00087C4E" w:rsidP="004B118B">
            <w:pPr>
              <w:spacing w:line="240" w:lineRule="auto"/>
              <w:ind w:firstLine="0"/>
              <w:rPr>
                <w:rFonts w:cs="Times New Roman"/>
                <w:color w:val="auto"/>
                <w:sz w:val="20"/>
                <w:szCs w:val="20"/>
              </w:rPr>
            </w:pPr>
            <w:r>
              <w:rPr>
                <w:rFonts w:cs="Times New Roman"/>
                <w:color w:val="auto"/>
                <w:sz w:val="20"/>
                <w:szCs w:val="20"/>
                <w:lang w:val="en-US"/>
              </w:rPr>
              <w:t>&lt;</w:t>
            </w:r>
            <w:proofErr w:type="spellStart"/>
            <w:r>
              <w:rPr>
                <w:rFonts w:cs="Times New Roman"/>
                <w:color w:val="auto"/>
                <w:sz w:val="20"/>
                <w:szCs w:val="20"/>
                <w:lang w:val="en-US"/>
              </w:rPr>
              <w:t>date_of_birth_contact</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2819731D" w14:textId="77777777" w:rsidR="00087C4E" w:rsidRPr="004D1F7C" w:rsidRDefault="00087C4E" w:rsidP="004B118B">
            <w:pPr>
              <w:spacing w:line="240" w:lineRule="auto"/>
              <w:ind w:firstLine="0"/>
              <w:rPr>
                <w:rFonts w:cs="Times New Roman"/>
                <w:color w:val="auto"/>
                <w:sz w:val="20"/>
                <w:szCs w:val="20"/>
              </w:rPr>
            </w:pPr>
            <w:r>
              <w:rPr>
                <w:rFonts w:cs="Times New Roman"/>
                <w:color w:val="auto"/>
                <w:sz w:val="20"/>
                <w:szCs w:val="20"/>
              </w:rPr>
              <w:t>Дата рождения контактного лица</w:t>
            </w:r>
          </w:p>
        </w:tc>
        <w:tc>
          <w:tcPr>
            <w:tcW w:w="3969" w:type="dxa"/>
            <w:tcBorders>
              <w:top w:val="single" w:sz="4" w:space="0" w:color="auto"/>
              <w:left w:val="single" w:sz="4" w:space="0" w:color="auto"/>
              <w:bottom w:val="single" w:sz="4" w:space="0" w:color="auto"/>
              <w:right w:val="single" w:sz="4" w:space="0" w:color="auto"/>
            </w:tcBorders>
          </w:tcPr>
          <w:p w14:paraId="7361F733" w14:textId="77777777" w:rsidR="00087C4E" w:rsidRDefault="00087C4E" w:rsidP="004B118B">
            <w:pPr>
              <w:spacing w:line="240" w:lineRule="auto"/>
              <w:ind w:firstLine="0"/>
              <w:rPr>
                <w:color w:val="000000"/>
                <w:sz w:val="20"/>
                <w:szCs w:val="20"/>
              </w:rPr>
            </w:pPr>
            <w:r>
              <w:rPr>
                <w:rFonts w:cs="Times New Roman"/>
                <w:color w:val="auto"/>
                <w:sz w:val="20"/>
                <w:szCs w:val="20"/>
              </w:rPr>
              <w:t>Дата рождения контактного лица</w:t>
            </w:r>
          </w:p>
        </w:tc>
      </w:tr>
      <w:tr w:rsidR="00087C4E" w14:paraId="2F297583"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33833A7F"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C67E477"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mobile_phone_contact</w:t>
            </w:r>
            <w:proofErr w:type="spellEnd"/>
            <w:r>
              <w:rPr>
                <w:rFonts w:cs="Times New Roman"/>
                <w:color w:val="auto"/>
                <w:sz w:val="20"/>
                <w:szCs w:val="20"/>
                <w:lang w:val="en-US"/>
              </w:rPr>
              <w:t xml:space="preserve"> &gt;</w:t>
            </w:r>
          </w:p>
        </w:tc>
        <w:tc>
          <w:tcPr>
            <w:tcW w:w="2410" w:type="dxa"/>
            <w:tcBorders>
              <w:top w:val="single" w:sz="4" w:space="0" w:color="auto"/>
              <w:left w:val="single" w:sz="4" w:space="0" w:color="auto"/>
              <w:bottom w:val="single" w:sz="4" w:space="0" w:color="auto"/>
              <w:right w:val="single" w:sz="4" w:space="0" w:color="auto"/>
            </w:tcBorders>
            <w:noWrap/>
          </w:tcPr>
          <w:p w14:paraId="48B48A43" w14:textId="77777777" w:rsidR="00087C4E" w:rsidRPr="004D1F7C" w:rsidRDefault="00087C4E" w:rsidP="004B118B">
            <w:pPr>
              <w:spacing w:line="240" w:lineRule="auto"/>
              <w:ind w:firstLine="0"/>
              <w:rPr>
                <w:rFonts w:cs="Times New Roman"/>
                <w:color w:val="auto"/>
                <w:sz w:val="20"/>
                <w:szCs w:val="20"/>
              </w:rPr>
            </w:pPr>
            <w:r>
              <w:rPr>
                <w:rFonts w:cs="Times New Roman"/>
                <w:color w:val="auto"/>
                <w:sz w:val="20"/>
                <w:szCs w:val="20"/>
              </w:rPr>
              <w:t>Мобильный телефон контактного лица</w:t>
            </w:r>
          </w:p>
        </w:tc>
        <w:tc>
          <w:tcPr>
            <w:tcW w:w="3969" w:type="dxa"/>
            <w:tcBorders>
              <w:top w:val="single" w:sz="4" w:space="0" w:color="auto"/>
              <w:left w:val="single" w:sz="4" w:space="0" w:color="auto"/>
              <w:bottom w:val="single" w:sz="4" w:space="0" w:color="auto"/>
              <w:right w:val="single" w:sz="4" w:space="0" w:color="auto"/>
            </w:tcBorders>
          </w:tcPr>
          <w:p w14:paraId="51290ECB" w14:textId="77777777" w:rsidR="00087C4E" w:rsidRDefault="00087C4E" w:rsidP="004B118B">
            <w:pPr>
              <w:spacing w:line="240" w:lineRule="auto"/>
              <w:ind w:firstLine="0"/>
              <w:rPr>
                <w:color w:val="000000"/>
                <w:sz w:val="20"/>
                <w:szCs w:val="20"/>
              </w:rPr>
            </w:pPr>
            <w:r>
              <w:rPr>
                <w:rFonts w:cs="Times New Roman"/>
                <w:color w:val="auto"/>
                <w:sz w:val="20"/>
                <w:szCs w:val="20"/>
              </w:rPr>
              <w:t>Мобильный телефон контактного лица</w:t>
            </w:r>
          </w:p>
        </w:tc>
      </w:tr>
      <w:tr w:rsidR="00087C4E" w14:paraId="0B4F9BB1"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648DEE6A" w14:textId="77777777" w:rsidR="00087C4E" w:rsidRDefault="00087C4E" w:rsidP="004B118B">
            <w:pPr>
              <w:spacing w:line="240" w:lineRule="auto"/>
              <w:ind w:left="360" w:firstLine="0"/>
              <w:rPr>
                <w:color w:val="auto"/>
                <w:sz w:val="20"/>
                <w:szCs w:val="20"/>
              </w:rPr>
            </w:pPr>
          </w:p>
        </w:tc>
        <w:tc>
          <w:tcPr>
            <w:tcW w:w="8503" w:type="dxa"/>
            <w:gridSpan w:val="3"/>
            <w:tcBorders>
              <w:top w:val="single" w:sz="4" w:space="0" w:color="auto"/>
              <w:left w:val="single" w:sz="4" w:space="0" w:color="auto"/>
              <w:bottom w:val="single" w:sz="4" w:space="0" w:color="auto"/>
              <w:right w:val="single" w:sz="4" w:space="0" w:color="auto"/>
            </w:tcBorders>
            <w:noWrap/>
            <w:hideMark/>
          </w:tcPr>
          <w:p w14:paraId="340051D1" w14:textId="77777777" w:rsidR="00087C4E" w:rsidRDefault="00087C4E" w:rsidP="004B118B">
            <w:pPr>
              <w:spacing w:line="240" w:lineRule="auto"/>
              <w:ind w:firstLine="0"/>
              <w:rPr>
                <w:rFonts w:cs="Times New Roman"/>
                <w:b/>
                <w:color w:val="auto"/>
                <w:sz w:val="20"/>
                <w:szCs w:val="20"/>
              </w:rPr>
            </w:pPr>
            <w:r>
              <w:rPr>
                <w:rFonts w:cs="Times New Roman"/>
                <w:b/>
                <w:color w:val="auto"/>
                <w:sz w:val="20"/>
                <w:szCs w:val="20"/>
              </w:rPr>
              <w:t>Блок «Информация о работодателе»</w:t>
            </w:r>
          </w:p>
        </w:tc>
      </w:tr>
      <w:tr w:rsidR="00087C4E" w14:paraId="349872EC"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81483D6"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6125481" w14:textId="77777777" w:rsidR="00087C4E" w:rsidRDefault="00087C4E" w:rsidP="004B118B">
            <w:pPr>
              <w:spacing w:line="240" w:lineRule="auto"/>
              <w:ind w:firstLine="0"/>
              <w:rPr>
                <w:rFonts w:cs="Times New Roman"/>
                <w:color w:val="auto"/>
                <w:sz w:val="20"/>
                <w:szCs w:val="20"/>
                <w:lang w:val="en-US"/>
              </w:rPr>
            </w:pPr>
          </w:p>
        </w:tc>
        <w:tc>
          <w:tcPr>
            <w:tcW w:w="2410" w:type="dxa"/>
            <w:tcBorders>
              <w:top w:val="single" w:sz="4" w:space="0" w:color="auto"/>
              <w:left w:val="single" w:sz="4" w:space="0" w:color="auto"/>
              <w:bottom w:val="single" w:sz="4" w:space="0" w:color="auto"/>
              <w:right w:val="single" w:sz="4" w:space="0" w:color="auto"/>
            </w:tcBorders>
            <w:noWrap/>
          </w:tcPr>
          <w:p w14:paraId="58408F56" w14:textId="77777777" w:rsidR="00087C4E" w:rsidRDefault="00087C4E" w:rsidP="004B118B">
            <w:pPr>
              <w:spacing w:line="240" w:lineRule="auto"/>
              <w:ind w:firstLine="0"/>
              <w:rPr>
                <w:color w:val="000000"/>
                <w:sz w:val="20"/>
                <w:szCs w:val="20"/>
              </w:rPr>
            </w:pPr>
            <w:r w:rsidRPr="00E018DD">
              <w:rPr>
                <w:color w:val="000000"/>
                <w:sz w:val="20"/>
                <w:szCs w:val="20"/>
              </w:rPr>
              <w:t>Организационно-правовая форма</w:t>
            </w:r>
          </w:p>
        </w:tc>
        <w:tc>
          <w:tcPr>
            <w:tcW w:w="3969" w:type="dxa"/>
            <w:tcBorders>
              <w:top w:val="single" w:sz="4" w:space="0" w:color="auto"/>
              <w:left w:val="single" w:sz="4" w:space="0" w:color="auto"/>
              <w:bottom w:val="single" w:sz="4" w:space="0" w:color="auto"/>
              <w:right w:val="single" w:sz="4" w:space="0" w:color="auto"/>
            </w:tcBorders>
          </w:tcPr>
          <w:p w14:paraId="3FC7B21B" w14:textId="77777777" w:rsidR="00087C4E" w:rsidRDefault="00087C4E" w:rsidP="004B118B">
            <w:pPr>
              <w:spacing w:line="240" w:lineRule="auto"/>
              <w:ind w:firstLine="0"/>
              <w:rPr>
                <w:color w:val="000000"/>
                <w:sz w:val="20"/>
                <w:szCs w:val="20"/>
              </w:rPr>
            </w:pPr>
            <w:r>
              <w:rPr>
                <w:color w:val="000000"/>
                <w:sz w:val="20"/>
                <w:szCs w:val="20"/>
              </w:rPr>
              <w:t>Если в блоке «Сведения о занятости», в блоке «Основная работа» в поле «ОПФ» выбрано:</w:t>
            </w:r>
          </w:p>
          <w:p w14:paraId="6B0883CF" w14:textId="77777777" w:rsidR="00087C4E" w:rsidRPr="00981B3B" w:rsidRDefault="00087C4E" w:rsidP="004B118B">
            <w:pPr>
              <w:pStyle w:val="ae"/>
              <w:numPr>
                <w:ilvl w:val="0"/>
                <w:numId w:val="42"/>
              </w:numPr>
              <w:spacing w:line="240" w:lineRule="auto"/>
              <w:ind w:left="200" w:hanging="141"/>
              <w:rPr>
                <w:color w:val="000000"/>
                <w:sz w:val="20"/>
                <w:szCs w:val="20"/>
              </w:rPr>
            </w:pPr>
            <w:r w:rsidRPr="00981B3B">
              <w:rPr>
                <w:color w:val="000000"/>
                <w:sz w:val="20"/>
                <w:szCs w:val="20"/>
              </w:rPr>
              <w:t>«</w:t>
            </w:r>
            <w:r w:rsidRPr="00E018DD">
              <w:rPr>
                <w:color w:val="000000"/>
                <w:sz w:val="20"/>
                <w:szCs w:val="20"/>
              </w:rPr>
              <w:t>Гос. Предприятие (ГУП.ФГУП, МГУП, в/ч и пр.</w:t>
            </w:r>
            <w:r w:rsidRPr="00981B3B">
              <w:rPr>
                <w:color w:val="000000"/>
                <w:sz w:val="20"/>
                <w:szCs w:val="20"/>
              </w:rPr>
              <w:t>», то чек-бокс «</w:t>
            </w:r>
            <w:r w:rsidRPr="00E018DD">
              <w:rPr>
                <w:color w:val="000000"/>
                <w:sz w:val="20"/>
                <w:szCs w:val="20"/>
              </w:rPr>
              <w:t>Гос. Предприятие (ГУП.ФГУП, МГУП, в/ч и пр.</w:t>
            </w:r>
            <w:r>
              <w:rPr>
                <w:color w:val="000000"/>
                <w:sz w:val="20"/>
                <w:szCs w:val="20"/>
              </w:rPr>
              <w:t>)</w:t>
            </w:r>
            <w:r w:rsidRPr="00981B3B">
              <w:rPr>
                <w:color w:val="000000"/>
                <w:sz w:val="20"/>
                <w:szCs w:val="20"/>
              </w:rPr>
              <w:t>» – «Да»</w:t>
            </w:r>
            <w:r>
              <w:rPr>
                <w:color w:val="000000"/>
                <w:sz w:val="20"/>
                <w:szCs w:val="20"/>
              </w:rPr>
              <w:t>;</w:t>
            </w:r>
          </w:p>
          <w:p w14:paraId="40B57969" w14:textId="77777777" w:rsidR="00087C4E" w:rsidRDefault="00087C4E" w:rsidP="004B118B">
            <w:pPr>
              <w:pStyle w:val="ae"/>
              <w:numPr>
                <w:ilvl w:val="0"/>
                <w:numId w:val="42"/>
              </w:numPr>
              <w:spacing w:line="240" w:lineRule="auto"/>
              <w:ind w:left="200" w:hanging="141"/>
              <w:rPr>
                <w:color w:val="000000"/>
                <w:sz w:val="20"/>
                <w:szCs w:val="20"/>
              </w:rPr>
            </w:pPr>
            <w:r w:rsidRPr="00981B3B">
              <w:rPr>
                <w:color w:val="000000"/>
                <w:sz w:val="20"/>
                <w:szCs w:val="20"/>
              </w:rPr>
              <w:t>«</w:t>
            </w:r>
            <w:r w:rsidRPr="00E018DD">
              <w:rPr>
                <w:color w:val="000000"/>
                <w:sz w:val="20"/>
                <w:szCs w:val="20"/>
              </w:rPr>
              <w:t>ООО/А</w:t>
            </w:r>
            <w:r>
              <w:rPr>
                <w:color w:val="000000"/>
                <w:sz w:val="20"/>
                <w:szCs w:val="20"/>
              </w:rPr>
              <w:t>О</w:t>
            </w:r>
            <w:r w:rsidRPr="00981B3B">
              <w:rPr>
                <w:color w:val="000000"/>
                <w:sz w:val="20"/>
                <w:szCs w:val="20"/>
              </w:rPr>
              <w:t>», то чек-бокс «</w:t>
            </w:r>
            <w:r w:rsidRPr="00E018DD">
              <w:rPr>
                <w:color w:val="000000"/>
                <w:sz w:val="20"/>
                <w:szCs w:val="20"/>
              </w:rPr>
              <w:t>ООО/А</w:t>
            </w:r>
            <w:r>
              <w:rPr>
                <w:color w:val="000000"/>
                <w:sz w:val="20"/>
                <w:szCs w:val="20"/>
              </w:rPr>
              <w:t>О</w:t>
            </w:r>
            <w:r w:rsidRPr="00981B3B">
              <w:rPr>
                <w:color w:val="000000"/>
                <w:sz w:val="20"/>
                <w:szCs w:val="20"/>
              </w:rPr>
              <w:t>» – «Да»</w:t>
            </w:r>
            <w:r>
              <w:rPr>
                <w:color w:val="000000"/>
                <w:sz w:val="20"/>
                <w:szCs w:val="20"/>
              </w:rPr>
              <w:t>;</w:t>
            </w:r>
          </w:p>
          <w:p w14:paraId="0CFF897D" w14:textId="77777777" w:rsidR="00087C4E" w:rsidRDefault="00087C4E" w:rsidP="004B118B">
            <w:pPr>
              <w:pStyle w:val="ae"/>
              <w:numPr>
                <w:ilvl w:val="0"/>
                <w:numId w:val="42"/>
              </w:numPr>
              <w:spacing w:line="240" w:lineRule="auto"/>
              <w:ind w:left="200" w:hanging="141"/>
              <w:rPr>
                <w:color w:val="000000"/>
                <w:sz w:val="20"/>
                <w:szCs w:val="20"/>
              </w:rPr>
            </w:pPr>
            <w:r w:rsidRPr="00981B3B">
              <w:rPr>
                <w:color w:val="000000"/>
                <w:sz w:val="20"/>
                <w:szCs w:val="20"/>
              </w:rPr>
              <w:lastRenderedPageBreak/>
              <w:t xml:space="preserve"> «</w:t>
            </w:r>
            <w:r>
              <w:rPr>
                <w:color w:val="000000"/>
                <w:sz w:val="20"/>
                <w:szCs w:val="20"/>
              </w:rPr>
              <w:t>ИП</w:t>
            </w:r>
            <w:r w:rsidRPr="00981B3B">
              <w:rPr>
                <w:color w:val="000000"/>
                <w:sz w:val="20"/>
                <w:szCs w:val="20"/>
              </w:rPr>
              <w:t>», то чек-бокс «</w:t>
            </w:r>
            <w:r>
              <w:rPr>
                <w:color w:val="000000"/>
                <w:sz w:val="20"/>
                <w:szCs w:val="20"/>
              </w:rPr>
              <w:t>ИП</w:t>
            </w:r>
            <w:r w:rsidRPr="00981B3B">
              <w:rPr>
                <w:color w:val="000000"/>
                <w:sz w:val="20"/>
                <w:szCs w:val="20"/>
              </w:rPr>
              <w:t>» – «Да»</w:t>
            </w:r>
            <w:r>
              <w:rPr>
                <w:color w:val="000000"/>
                <w:sz w:val="20"/>
                <w:szCs w:val="20"/>
              </w:rPr>
              <w:t>;</w:t>
            </w:r>
          </w:p>
          <w:p w14:paraId="424A39CE" w14:textId="77777777" w:rsidR="00087C4E" w:rsidRDefault="00087C4E" w:rsidP="004B118B">
            <w:pPr>
              <w:pStyle w:val="ae"/>
              <w:numPr>
                <w:ilvl w:val="0"/>
                <w:numId w:val="42"/>
              </w:numPr>
              <w:spacing w:line="240" w:lineRule="auto"/>
              <w:ind w:left="200" w:hanging="141"/>
              <w:rPr>
                <w:color w:val="000000"/>
                <w:sz w:val="20"/>
                <w:szCs w:val="20"/>
              </w:rPr>
            </w:pPr>
            <w:r w:rsidRPr="00981B3B">
              <w:rPr>
                <w:color w:val="000000"/>
                <w:sz w:val="20"/>
                <w:szCs w:val="20"/>
              </w:rPr>
              <w:t>«</w:t>
            </w:r>
            <w:r>
              <w:rPr>
                <w:color w:val="000000"/>
                <w:sz w:val="20"/>
                <w:szCs w:val="20"/>
              </w:rPr>
              <w:t>Прочее</w:t>
            </w:r>
            <w:r w:rsidRPr="00981B3B">
              <w:rPr>
                <w:color w:val="000000"/>
                <w:sz w:val="20"/>
                <w:szCs w:val="20"/>
              </w:rPr>
              <w:t>», то чек-бокс «</w:t>
            </w:r>
            <w:r>
              <w:rPr>
                <w:color w:val="000000"/>
                <w:sz w:val="20"/>
                <w:szCs w:val="20"/>
              </w:rPr>
              <w:t>Прочее</w:t>
            </w:r>
            <w:r w:rsidRPr="00981B3B">
              <w:rPr>
                <w:color w:val="000000"/>
                <w:sz w:val="20"/>
                <w:szCs w:val="20"/>
              </w:rPr>
              <w:t>» – «Да»</w:t>
            </w:r>
            <w:r>
              <w:rPr>
                <w:color w:val="000000"/>
                <w:sz w:val="20"/>
                <w:szCs w:val="20"/>
              </w:rPr>
              <w:t>.</w:t>
            </w:r>
          </w:p>
        </w:tc>
      </w:tr>
      <w:tr w:rsidR="00087C4E" w14:paraId="4390D59E"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577D8E77"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06CF570E" w14:textId="77777777" w:rsidR="00087C4E" w:rsidRPr="002C7FF5" w:rsidRDefault="00087C4E" w:rsidP="004B118B">
            <w:pPr>
              <w:spacing w:line="240" w:lineRule="auto"/>
              <w:ind w:firstLine="0"/>
              <w:rPr>
                <w:rFonts w:cs="Times New Roman"/>
                <w:color w:val="auto"/>
                <w:sz w:val="20"/>
                <w:szCs w:val="20"/>
              </w:rPr>
            </w:pPr>
          </w:p>
        </w:tc>
        <w:tc>
          <w:tcPr>
            <w:tcW w:w="2410" w:type="dxa"/>
            <w:tcBorders>
              <w:top w:val="single" w:sz="4" w:space="0" w:color="auto"/>
              <w:left w:val="single" w:sz="4" w:space="0" w:color="auto"/>
              <w:bottom w:val="single" w:sz="4" w:space="0" w:color="auto"/>
              <w:right w:val="single" w:sz="4" w:space="0" w:color="auto"/>
            </w:tcBorders>
            <w:noWrap/>
          </w:tcPr>
          <w:p w14:paraId="5B4B762C" w14:textId="77777777" w:rsidR="00087C4E" w:rsidRPr="009F1E9E" w:rsidRDefault="00087C4E" w:rsidP="004B118B">
            <w:pPr>
              <w:spacing w:line="240" w:lineRule="auto"/>
              <w:ind w:firstLine="0"/>
              <w:rPr>
                <w:color w:val="000000"/>
                <w:sz w:val="20"/>
                <w:szCs w:val="20"/>
              </w:rPr>
            </w:pPr>
            <w:r>
              <w:rPr>
                <w:color w:val="000000"/>
                <w:sz w:val="20"/>
                <w:szCs w:val="20"/>
              </w:rPr>
              <w:t>ИНН работодателя</w:t>
            </w:r>
          </w:p>
        </w:tc>
        <w:tc>
          <w:tcPr>
            <w:tcW w:w="3969" w:type="dxa"/>
            <w:tcBorders>
              <w:top w:val="single" w:sz="4" w:space="0" w:color="auto"/>
              <w:left w:val="single" w:sz="4" w:space="0" w:color="auto"/>
              <w:bottom w:val="single" w:sz="4" w:space="0" w:color="auto"/>
              <w:right w:val="single" w:sz="4" w:space="0" w:color="auto"/>
            </w:tcBorders>
          </w:tcPr>
          <w:p w14:paraId="790157C3" w14:textId="77777777" w:rsidR="00087C4E" w:rsidRDefault="00087C4E" w:rsidP="004B118B">
            <w:pPr>
              <w:spacing w:line="240" w:lineRule="auto"/>
              <w:ind w:firstLine="0"/>
              <w:jc w:val="left"/>
              <w:rPr>
                <w:color w:val="000000"/>
                <w:sz w:val="20"/>
                <w:szCs w:val="20"/>
              </w:rPr>
            </w:pPr>
            <w:r>
              <w:rPr>
                <w:color w:val="000000"/>
                <w:sz w:val="20"/>
                <w:szCs w:val="20"/>
              </w:rPr>
              <w:t>ИНН организации работодателя</w:t>
            </w:r>
          </w:p>
        </w:tc>
      </w:tr>
      <w:tr w:rsidR="00087C4E" w14:paraId="2105D43A"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265FD8F4"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612D837"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name_main_job</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5BFD8C12" w14:textId="77777777" w:rsidR="00087C4E" w:rsidRDefault="00087C4E" w:rsidP="004B118B">
            <w:pPr>
              <w:spacing w:line="240" w:lineRule="auto"/>
              <w:ind w:firstLine="0"/>
              <w:rPr>
                <w:color w:val="000000"/>
                <w:sz w:val="20"/>
                <w:szCs w:val="20"/>
              </w:rPr>
            </w:pPr>
            <w:r w:rsidRPr="009F1E9E">
              <w:rPr>
                <w:color w:val="000000"/>
                <w:sz w:val="20"/>
                <w:szCs w:val="20"/>
              </w:rPr>
              <w:t>Наименование работодателя</w:t>
            </w:r>
          </w:p>
        </w:tc>
        <w:tc>
          <w:tcPr>
            <w:tcW w:w="3969" w:type="dxa"/>
            <w:tcBorders>
              <w:top w:val="single" w:sz="4" w:space="0" w:color="auto"/>
              <w:left w:val="single" w:sz="4" w:space="0" w:color="auto"/>
              <w:bottom w:val="single" w:sz="4" w:space="0" w:color="auto"/>
              <w:right w:val="single" w:sz="4" w:space="0" w:color="auto"/>
            </w:tcBorders>
          </w:tcPr>
          <w:p w14:paraId="28F3836E" w14:textId="77777777" w:rsidR="00087C4E" w:rsidRDefault="00087C4E" w:rsidP="004B118B">
            <w:pPr>
              <w:spacing w:line="240" w:lineRule="auto"/>
              <w:ind w:firstLine="0"/>
              <w:jc w:val="left"/>
              <w:rPr>
                <w:color w:val="000000"/>
                <w:sz w:val="20"/>
                <w:szCs w:val="20"/>
              </w:rPr>
            </w:pPr>
            <w:r>
              <w:rPr>
                <w:color w:val="000000"/>
                <w:sz w:val="20"/>
                <w:szCs w:val="20"/>
              </w:rPr>
              <w:t>Наименование организации (основное место работы)</w:t>
            </w:r>
          </w:p>
        </w:tc>
      </w:tr>
      <w:tr w:rsidR="00087C4E" w14:paraId="75556B5D"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7AB708F"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070A26B2"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inn_job</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2B7B412C" w14:textId="77777777" w:rsidR="00087C4E" w:rsidRPr="009F1E9E" w:rsidRDefault="00087C4E" w:rsidP="004B118B">
            <w:pPr>
              <w:spacing w:line="240" w:lineRule="auto"/>
              <w:ind w:firstLine="0"/>
              <w:rPr>
                <w:color w:val="000000"/>
                <w:sz w:val="20"/>
                <w:szCs w:val="20"/>
              </w:rPr>
            </w:pPr>
            <w:r>
              <w:rPr>
                <w:color w:val="000000"/>
                <w:sz w:val="20"/>
                <w:szCs w:val="20"/>
              </w:rPr>
              <w:t>ИНН работодателя</w:t>
            </w:r>
          </w:p>
        </w:tc>
        <w:tc>
          <w:tcPr>
            <w:tcW w:w="3969" w:type="dxa"/>
            <w:tcBorders>
              <w:top w:val="single" w:sz="4" w:space="0" w:color="auto"/>
              <w:left w:val="single" w:sz="4" w:space="0" w:color="auto"/>
              <w:bottom w:val="single" w:sz="4" w:space="0" w:color="auto"/>
              <w:right w:val="single" w:sz="4" w:space="0" w:color="auto"/>
            </w:tcBorders>
          </w:tcPr>
          <w:p w14:paraId="32800BE7" w14:textId="77777777" w:rsidR="00087C4E" w:rsidRDefault="00087C4E" w:rsidP="004B118B">
            <w:pPr>
              <w:spacing w:line="240" w:lineRule="auto"/>
              <w:ind w:firstLine="0"/>
              <w:jc w:val="left"/>
              <w:rPr>
                <w:color w:val="000000"/>
                <w:sz w:val="20"/>
                <w:szCs w:val="20"/>
              </w:rPr>
            </w:pPr>
            <w:r>
              <w:rPr>
                <w:color w:val="000000"/>
                <w:sz w:val="20"/>
                <w:szCs w:val="20"/>
              </w:rPr>
              <w:t>ИНН организации работодателя</w:t>
            </w:r>
          </w:p>
        </w:tc>
      </w:tr>
      <w:tr w:rsidR="00087C4E" w14:paraId="6A3C3E4F"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6904D5CE" w14:textId="77777777" w:rsidR="00087C4E" w:rsidRDefault="00087C4E" w:rsidP="004B118B">
            <w:pPr>
              <w:spacing w:line="240" w:lineRule="auto"/>
              <w:ind w:left="360" w:firstLine="0"/>
              <w:rPr>
                <w:color w:val="auto"/>
                <w:sz w:val="20"/>
                <w:szCs w:val="20"/>
              </w:rPr>
            </w:pPr>
          </w:p>
        </w:tc>
        <w:tc>
          <w:tcPr>
            <w:tcW w:w="8503" w:type="dxa"/>
            <w:gridSpan w:val="3"/>
            <w:tcBorders>
              <w:top w:val="single" w:sz="4" w:space="0" w:color="auto"/>
              <w:left w:val="single" w:sz="4" w:space="0" w:color="auto"/>
              <w:bottom w:val="single" w:sz="4" w:space="0" w:color="auto"/>
              <w:right w:val="single" w:sz="4" w:space="0" w:color="auto"/>
            </w:tcBorders>
            <w:noWrap/>
            <w:hideMark/>
          </w:tcPr>
          <w:p w14:paraId="798B25F6" w14:textId="77777777" w:rsidR="00087C4E" w:rsidRDefault="00087C4E" w:rsidP="004B118B">
            <w:pPr>
              <w:spacing w:line="240" w:lineRule="auto"/>
              <w:ind w:firstLine="0"/>
              <w:rPr>
                <w:rFonts w:cs="Times New Roman"/>
                <w:b/>
                <w:color w:val="auto"/>
                <w:sz w:val="20"/>
                <w:szCs w:val="20"/>
              </w:rPr>
            </w:pPr>
            <w:r>
              <w:rPr>
                <w:rFonts w:cs="Times New Roman"/>
                <w:b/>
                <w:color w:val="auto"/>
                <w:sz w:val="20"/>
                <w:szCs w:val="20"/>
              </w:rPr>
              <w:t>Блок «Адрес местонахождения работодателя»</w:t>
            </w:r>
          </w:p>
        </w:tc>
      </w:tr>
      <w:tr w:rsidR="00087C4E" w14:paraId="28B2E236"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242F44ED"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47404F9"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region_with_type</w:t>
            </w:r>
            <w:proofErr w:type="spellEnd"/>
            <w:r>
              <w:rPr>
                <w:rFonts w:cs="Times New Roman"/>
                <w:color w:val="auto"/>
                <w:sz w:val="20"/>
                <w:szCs w:val="20"/>
              </w:rPr>
              <w:t>_</w:t>
            </w:r>
            <w:r>
              <w:rPr>
                <w:rFonts w:cs="Times New Roman"/>
                <w:color w:val="auto"/>
                <w:sz w:val="20"/>
                <w:szCs w:val="20"/>
                <w:lang w:val="en-US"/>
              </w:rPr>
              <w:t>job&gt;</w:t>
            </w:r>
          </w:p>
        </w:tc>
        <w:tc>
          <w:tcPr>
            <w:tcW w:w="2410" w:type="dxa"/>
            <w:tcBorders>
              <w:top w:val="single" w:sz="4" w:space="0" w:color="auto"/>
              <w:left w:val="single" w:sz="4" w:space="0" w:color="auto"/>
              <w:bottom w:val="single" w:sz="4" w:space="0" w:color="auto"/>
              <w:right w:val="single" w:sz="4" w:space="0" w:color="auto"/>
            </w:tcBorders>
            <w:noWrap/>
          </w:tcPr>
          <w:p w14:paraId="31EFAC3C" w14:textId="77777777" w:rsidR="00087C4E" w:rsidRDefault="00087C4E" w:rsidP="004B118B">
            <w:pPr>
              <w:spacing w:line="240" w:lineRule="auto"/>
              <w:ind w:firstLine="0"/>
              <w:rPr>
                <w:rFonts w:cs="Times New Roman"/>
                <w:color w:val="auto"/>
                <w:sz w:val="20"/>
                <w:szCs w:val="20"/>
              </w:rPr>
            </w:pPr>
            <w:r>
              <w:rPr>
                <w:color w:val="000000"/>
                <w:sz w:val="20"/>
                <w:szCs w:val="20"/>
              </w:rPr>
              <w:t>Регион работы</w:t>
            </w:r>
          </w:p>
        </w:tc>
        <w:tc>
          <w:tcPr>
            <w:tcW w:w="3969" w:type="dxa"/>
            <w:tcBorders>
              <w:top w:val="single" w:sz="4" w:space="0" w:color="auto"/>
              <w:left w:val="single" w:sz="4" w:space="0" w:color="auto"/>
              <w:bottom w:val="single" w:sz="4" w:space="0" w:color="auto"/>
              <w:right w:val="single" w:sz="4" w:space="0" w:color="auto"/>
            </w:tcBorders>
          </w:tcPr>
          <w:p w14:paraId="52AF433A" w14:textId="77777777" w:rsidR="00087C4E" w:rsidRDefault="00087C4E" w:rsidP="004B118B">
            <w:pPr>
              <w:spacing w:line="240" w:lineRule="auto"/>
              <w:ind w:firstLine="0"/>
              <w:jc w:val="left"/>
              <w:rPr>
                <w:color w:val="000000"/>
                <w:sz w:val="20"/>
                <w:szCs w:val="20"/>
              </w:rPr>
            </w:pPr>
            <w:r>
              <w:rPr>
                <w:color w:val="000000"/>
                <w:sz w:val="20"/>
                <w:szCs w:val="20"/>
              </w:rPr>
              <w:t>Область, республика, край работы</w:t>
            </w:r>
          </w:p>
        </w:tc>
      </w:tr>
      <w:tr w:rsidR="00087C4E" w14:paraId="2E1BAB3B"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19CF8CC"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2E019961"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city_district</w:t>
            </w:r>
            <w:proofErr w:type="spellEnd"/>
            <w:r>
              <w:rPr>
                <w:rFonts w:cs="Times New Roman"/>
                <w:color w:val="auto"/>
                <w:sz w:val="20"/>
                <w:szCs w:val="20"/>
              </w:rPr>
              <w:t>_</w:t>
            </w:r>
            <w:r>
              <w:rPr>
                <w:rFonts w:cs="Times New Roman"/>
                <w:color w:val="auto"/>
                <w:sz w:val="20"/>
                <w:szCs w:val="20"/>
                <w:lang w:val="en-US"/>
              </w:rPr>
              <w:t>job &gt;</w:t>
            </w:r>
          </w:p>
        </w:tc>
        <w:tc>
          <w:tcPr>
            <w:tcW w:w="2410" w:type="dxa"/>
            <w:tcBorders>
              <w:top w:val="single" w:sz="4" w:space="0" w:color="auto"/>
              <w:left w:val="single" w:sz="4" w:space="0" w:color="auto"/>
              <w:bottom w:val="single" w:sz="4" w:space="0" w:color="auto"/>
              <w:right w:val="single" w:sz="4" w:space="0" w:color="auto"/>
            </w:tcBorders>
            <w:noWrap/>
          </w:tcPr>
          <w:p w14:paraId="0E65EE0A" w14:textId="77777777" w:rsidR="00087C4E" w:rsidRDefault="00087C4E" w:rsidP="004B118B">
            <w:pPr>
              <w:spacing w:line="240" w:lineRule="auto"/>
              <w:ind w:firstLine="0"/>
              <w:rPr>
                <w:rFonts w:cs="Times New Roman"/>
                <w:color w:val="auto"/>
                <w:sz w:val="20"/>
                <w:szCs w:val="20"/>
              </w:rPr>
            </w:pPr>
            <w:r>
              <w:rPr>
                <w:color w:val="000000"/>
                <w:sz w:val="20"/>
                <w:szCs w:val="20"/>
              </w:rPr>
              <w:t>Район работы</w:t>
            </w:r>
          </w:p>
        </w:tc>
        <w:tc>
          <w:tcPr>
            <w:tcW w:w="3969" w:type="dxa"/>
            <w:tcBorders>
              <w:top w:val="single" w:sz="4" w:space="0" w:color="auto"/>
              <w:left w:val="single" w:sz="4" w:space="0" w:color="auto"/>
              <w:bottom w:val="single" w:sz="4" w:space="0" w:color="auto"/>
              <w:right w:val="single" w:sz="4" w:space="0" w:color="auto"/>
            </w:tcBorders>
          </w:tcPr>
          <w:p w14:paraId="7769BA44" w14:textId="77777777" w:rsidR="00087C4E" w:rsidRDefault="00087C4E" w:rsidP="004B118B">
            <w:pPr>
              <w:spacing w:line="240" w:lineRule="auto"/>
              <w:ind w:firstLine="0"/>
              <w:jc w:val="left"/>
              <w:rPr>
                <w:color w:val="000000"/>
                <w:sz w:val="20"/>
                <w:szCs w:val="20"/>
              </w:rPr>
            </w:pPr>
            <w:r>
              <w:rPr>
                <w:color w:val="000000"/>
                <w:sz w:val="20"/>
                <w:szCs w:val="20"/>
              </w:rPr>
              <w:t>Район работы</w:t>
            </w:r>
          </w:p>
        </w:tc>
      </w:tr>
      <w:tr w:rsidR="00087C4E" w14:paraId="56D4DA80"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684B8E4"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5CB60773"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&lt;city</w:t>
            </w:r>
            <w:r>
              <w:rPr>
                <w:rFonts w:cs="Times New Roman"/>
                <w:color w:val="auto"/>
                <w:sz w:val="20"/>
                <w:szCs w:val="20"/>
              </w:rPr>
              <w:t>_</w:t>
            </w:r>
            <w:r>
              <w:rPr>
                <w:rFonts w:cs="Times New Roman"/>
                <w:color w:val="auto"/>
                <w:sz w:val="20"/>
                <w:szCs w:val="20"/>
                <w:lang w:val="en-US"/>
              </w:rPr>
              <w:t>job &gt;</w:t>
            </w:r>
          </w:p>
        </w:tc>
        <w:tc>
          <w:tcPr>
            <w:tcW w:w="2410" w:type="dxa"/>
            <w:tcBorders>
              <w:top w:val="single" w:sz="4" w:space="0" w:color="auto"/>
              <w:left w:val="single" w:sz="4" w:space="0" w:color="auto"/>
              <w:bottom w:val="single" w:sz="4" w:space="0" w:color="auto"/>
              <w:right w:val="single" w:sz="4" w:space="0" w:color="auto"/>
            </w:tcBorders>
            <w:noWrap/>
          </w:tcPr>
          <w:p w14:paraId="4E48B419" w14:textId="77777777" w:rsidR="00087C4E" w:rsidRDefault="00087C4E" w:rsidP="004B118B">
            <w:pPr>
              <w:spacing w:line="240" w:lineRule="auto"/>
              <w:ind w:firstLine="0"/>
              <w:rPr>
                <w:rFonts w:cs="Times New Roman"/>
                <w:color w:val="auto"/>
                <w:sz w:val="20"/>
                <w:szCs w:val="20"/>
              </w:rPr>
            </w:pPr>
            <w:r>
              <w:rPr>
                <w:color w:val="000000"/>
                <w:sz w:val="20"/>
                <w:szCs w:val="20"/>
              </w:rPr>
              <w:t>Город работы</w:t>
            </w:r>
          </w:p>
        </w:tc>
        <w:tc>
          <w:tcPr>
            <w:tcW w:w="3969" w:type="dxa"/>
            <w:tcBorders>
              <w:top w:val="single" w:sz="4" w:space="0" w:color="auto"/>
              <w:left w:val="single" w:sz="4" w:space="0" w:color="auto"/>
              <w:bottom w:val="single" w:sz="4" w:space="0" w:color="auto"/>
              <w:right w:val="single" w:sz="4" w:space="0" w:color="auto"/>
            </w:tcBorders>
          </w:tcPr>
          <w:p w14:paraId="5631FD72" w14:textId="77777777" w:rsidR="00087C4E" w:rsidRDefault="00087C4E" w:rsidP="004B118B">
            <w:pPr>
              <w:spacing w:line="240" w:lineRule="auto"/>
              <w:ind w:firstLine="0"/>
              <w:jc w:val="left"/>
              <w:rPr>
                <w:color w:val="000000"/>
                <w:sz w:val="20"/>
                <w:szCs w:val="20"/>
              </w:rPr>
            </w:pPr>
            <w:r>
              <w:rPr>
                <w:color w:val="000000"/>
                <w:sz w:val="20"/>
                <w:szCs w:val="20"/>
              </w:rPr>
              <w:t>Город, населенный пункт работы</w:t>
            </w:r>
          </w:p>
        </w:tc>
      </w:tr>
      <w:tr w:rsidR="00087C4E" w14:paraId="0861BC74"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3ECF4368"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059BDA1"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&lt;street</w:t>
            </w:r>
            <w:r>
              <w:rPr>
                <w:rFonts w:cs="Times New Roman"/>
                <w:color w:val="auto"/>
                <w:sz w:val="20"/>
                <w:szCs w:val="20"/>
              </w:rPr>
              <w:t>_</w:t>
            </w:r>
            <w:r>
              <w:rPr>
                <w:rFonts w:cs="Times New Roman"/>
                <w:color w:val="auto"/>
                <w:sz w:val="20"/>
                <w:szCs w:val="20"/>
                <w:lang w:val="en-US"/>
              </w:rPr>
              <w:t>job &gt;</w:t>
            </w:r>
          </w:p>
        </w:tc>
        <w:tc>
          <w:tcPr>
            <w:tcW w:w="2410" w:type="dxa"/>
            <w:tcBorders>
              <w:top w:val="single" w:sz="4" w:space="0" w:color="auto"/>
              <w:left w:val="single" w:sz="4" w:space="0" w:color="auto"/>
              <w:bottom w:val="single" w:sz="4" w:space="0" w:color="auto"/>
              <w:right w:val="single" w:sz="4" w:space="0" w:color="auto"/>
            </w:tcBorders>
            <w:noWrap/>
          </w:tcPr>
          <w:p w14:paraId="7DCCA2F3" w14:textId="77777777" w:rsidR="00087C4E" w:rsidRDefault="00087C4E" w:rsidP="004B118B">
            <w:pPr>
              <w:spacing w:line="240" w:lineRule="auto"/>
              <w:ind w:firstLine="0"/>
              <w:rPr>
                <w:rFonts w:cs="Times New Roman"/>
                <w:color w:val="auto"/>
                <w:sz w:val="20"/>
                <w:szCs w:val="20"/>
              </w:rPr>
            </w:pPr>
            <w:r>
              <w:rPr>
                <w:color w:val="000000"/>
                <w:sz w:val="20"/>
                <w:szCs w:val="20"/>
              </w:rPr>
              <w:t>Улица работы</w:t>
            </w:r>
          </w:p>
        </w:tc>
        <w:tc>
          <w:tcPr>
            <w:tcW w:w="3969" w:type="dxa"/>
            <w:tcBorders>
              <w:top w:val="single" w:sz="4" w:space="0" w:color="auto"/>
              <w:left w:val="single" w:sz="4" w:space="0" w:color="auto"/>
              <w:bottom w:val="single" w:sz="4" w:space="0" w:color="auto"/>
              <w:right w:val="single" w:sz="4" w:space="0" w:color="auto"/>
            </w:tcBorders>
          </w:tcPr>
          <w:p w14:paraId="2E943FD6" w14:textId="77777777" w:rsidR="00087C4E" w:rsidRDefault="00087C4E" w:rsidP="004B118B">
            <w:pPr>
              <w:spacing w:line="240" w:lineRule="auto"/>
              <w:ind w:firstLine="0"/>
              <w:jc w:val="left"/>
              <w:rPr>
                <w:color w:val="000000"/>
                <w:sz w:val="20"/>
                <w:szCs w:val="20"/>
              </w:rPr>
            </w:pPr>
            <w:r>
              <w:rPr>
                <w:color w:val="000000"/>
                <w:sz w:val="20"/>
                <w:szCs w:val="20"/>
              </w:rPr>
              <w:t>Улица работы</w:t>
            </w:r>
          </w:p>
        </w:tc>
      </w:tr>
      <w:tr w:rsidR="00087C4E" w14:paraId="413E2154"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28875B19"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BBEA752"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&lt;house</w:t>
            </w:r>
            <w:r>
              <w:rPr>
                <w:rFonts w:cs="Times New Roman"/>
                <w:color w:val="auto"/>
                <w:sz w:val="20"/>
                <w:szCs w:val="20"/>
              </w:rPr>
              <w:t>_</w:t>
            </w:r>
            <w:r>
              <w:rPr>
                <w:rFonts w:cs="Times New Roman"/>
                <w:color w:val="auto"/>
                <w:sz w:val="20"/>
                <w:szCs w:val="20"/>
                <w:lang w:val="en-US"/>
              </w:rPr>
              <w:t>job &gt;</w:t>
            </w:r>
          </w:p>
        </w:tc>
        <w:tc>
          <w:tcPr>
            <w:tcW w:w="2410" w:type="dxa"/>
            <w:tcBorders>
              <w:top w:val="single" w:sz="4" w:space="0" w:color="auto"/>
              <w:left w:val="single" w:sz="4" w:space="0" w:color="auto"/>
              <w:bottom w:val="single" w:sz="4" w:space="0" w:color="auto"/>
              <w:right w:val="single" w:sz="4" w:space="0" w:color="auto"/>
            </w:tcBorders>
            <w:noWrap/>
          </w:tcPr>
          <w:p w14:paraId="0C25DB72" w14:textId="77777777" w:rsidR="00087C4E" w:rsidRDefault="00087C4E" w:rsidP="004B118B">
            <w:pPr>
              <w:spacing w:line="240" w:lineRule="auto"/>
              <w:ind w:firstLine="0"/>
              <w:rPr>
                <w:rFonts w:cs="Times New Roman"/>
                <w:color w:val="auto"/>
                <w:sz w:val="20"/>
                <w:szCs w:val="20"/>
              </w:rPr>
            </w:pPr>
            <w:r>
              <w:rPr>
                <w:color w:val="000000"/>
                <w:sz w:val="20"/>
                <w:szCs w:val="20"/>
              </w:rPr>
              <w:t>Дом работы</w:t>
            </w:r>
          </w:p>
        </w:tc>
        <w:tc>
          <w:tcPr>
            <w:tcW w:w="3969" w:type="dxa"/>
            <w:tcBorders>
              <w:top w:val="single" w:sz="4" w:space="0" w:color="auto"/>
              <w:left w:val="single" w:sz="4" w:space="0" w:color="auto"/>
              <w:bottom w:val="single" w:sz="4" w:space="0" w:color="auto"/>
              <w:right w:val="single" w:sz="4" w:space="0" w:color="auto"/>
            </w:tcBorders>
          </w:tcPr>
          <w:p w14:paraId="23605233" w14:textId="77777777" w:rsidR="00087C4E" w:rsidRDefault="00087C4E" w:rsidP="004B118B">
            <w:pPr>
              <w:spacing w:line="240" w:lineRule="auto"/>
              <w:ind w:firstLine="0"/>
              <w:jc w:val="left"/>
              <w:rPr>
                <w:color w:val="000000"/>
                <w:sz w:val="20"/>
                <w:szCs w:val="20"/>
              </w:rPr>
            </w:pPr>
            <w:r>
              <w:rPr>
                <w:color w:val="000000"/>
                <w:sz w:val="20"/>
                <w:szCs w:val="20"/>
              </w:rPr>
              <w:t>Дом работы</w:t>
            </w:r>
          </w:p>
        </w:tc>
      </w:tr>
      <w:tr w:rsidR="00087C4E" w14:paraId="36F2B1A5"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7917334"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1FD43A4"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&lt;block</w:t>
            </w:r>
            <w:r>
              <w:rPr>
                <w:rFonts w:cs="Times New Roman"/>
                <w:color w:val="auto"/>
                <w:sz w:val="20"/>
                <w:szCs w:val="20"/>
              </w:rPr>
              <w:t>_</w:t>
            </w:r>
            <w:r>
              <w:rPr>
                <w:rFonts w:cs="Times New Roman"/>
                <w:color w:val="auto"/>
                <w:sz w:val="20"/>
                <w:szCs w:val="20"/>
                <w:lang w:val="en-US"/>
              </w:rPr>
              <w:t>job &gt;</w:t>
            </w:r>
          </w:p>
        </w:tc>
        <w:tc>
          <w:tcPr>
            <w:tcW w:w="2410" w:type="dxa"/>
            <w:tcBorders>
              <w:top w:val="single" w:sz="4" w:space="0" w:color="auto"/>
              <w:left w:val="single" w:sz="4" w:space="0" w:color="auto"/>
              <w:bottom w:val="single" w:sz="4" w:space="0" w:color="auto"/>
              <w:right w:val="single" w:sz="4" w:space="0" w:color="auto"/>
            </w:tcBorders>
            <w:noWrap/>
          </w:tcPr>
          <w:p w14:paraId="1C18DBCC" w14:textId="77777777" w:rsidR="00087C4E" w:rsidRDefault="00087C4E" w:rsidP="004B118B">
            <w:pPr>
              <w:spacing w:line="240" w:lineRule="auto"/>
              <w:ind w:firstLine="0"/>
              <w:rPr>
                <w:rFonts w:cs="Times New Roman"/>
                <w:color w:val="auto"/>
                <w:sz w:val="20"/>
                <w:szCs w:val="20"/>
              </w:rPr>
            </w:pPr>
            <w:r>
              <w:rPr>
                <w:color w:val="000000"/>
                <w:sz w:val="20"/>
                <w:szCs w:val="20"/>
              </w:rPr>
              <w:t>Корпус работы</w:t>
            </w:r>
          </w:p>
        </w:tc>
        <w:tc>
          <w:tcPr>
            <w:tcW w:w="3969" w:type="dxa"/>
            <w:tcBorders>
              <w:top w:val="single" w:sz="4" w:space="0" w:color="auto"/>
              <w:left w:val="single" w:sz="4" w:space="0" w:color="auto"/>
              <w:bottom w:val="single" w:sz="4" w:space="0" w:color="auto"/>
              <w:right w:val="single" w:sz="4" w:space="0" w:color="auto"/>
            </w:tcBorders>
          </w:tcPr>
          <w:p w14:paraId="00B4E646" w14:textId="77777777" w:rsidR="00087C4E" w:rsidRDefault="00087C4E" w:rsidP="004B118B">
            <w:pPr>
              <w:spacing w:line="240" w:lineRule="auto"/>
              <w:ind w:firstLine="0"/>
              <w:jc w:val="left"/>
              <w:rPr>
                <w:color w:val="000000"/>
                <w:sz w:val="20"/>
                <w:szCs w:val="20"/>
              </w:rPr>
            </w:pPr>
            <w:r>
              <w:rPr>
                <w:color w:val="000000"/>
                <w:sz w:val="20"/>
                <w:szCs w:val="20"/>
              </w:rPr>
              <w:t>Корпус работы</w:t>
            </w:r>
          </w:p>
        </w:tc>
      </w:tr>
      <w:tr w:rsidR="00087C4E" w14:paraId="13E0BE60"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795D2D9"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9C68DD8" w14:textId="77777777" w:rsidR="00087C4E" w:rsidRDefault="00087C4E" w:rsidP="004B118B">
            <w:pPr>
              <w:spacing w:line="240" w:lineRule="auto"/>
              <w:ind w:firstLine="0"/>
              <w:rPr>
                <w:rFonts w:cs="Times New Roman"/>
                <w:color w:val="auto"/>
                <w:sz w:val="20"/>
                <w:szCs w:val="20"/>
                <w:lang w:val="en-US"/>
              </w:rPr>
            </w:pPr>
            <w:r w:rsidRPr="002C7FF5">
              <w:rPr>
                <w:rFonts w:cs="Times New Roman"/>
                <w:color w:val="auto"/>
                <w:sz w:val="20"/>
                <w:szCs w:val="20"/>
                <w:lang w:val="en-US"/>
              </w:rPr>
              <w:t>&lt;</w:t>
            </w:r>
            <w:proofErr w:type="spellStart"/>
            <w:r w:rsidRPr="002C7FF5">
              <w:rPr>
                <w:rFonts w:cs="Times New Roman"/>
                <w:color w:val="auto"/>
                <w:sz w:val="20"/>
                <w:szCs w:val="20"/>
                <w:lang w:val="en-US"/>
              </w:rPr>
              <w:t>str_job</w:t>
            </w:r>
            <w:proofErr w:type="spellEnd"/>
            <w:r w:rsidRPr="002C7FF5">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013C8E76" w14:textId="77777777" w:rsidR="00087C4E" w:rsidRDefault="00087C4E" w:rsidP="004B118B">
            <w:pPr>
              <w:spacing w:line="240" w:lineRule="auto"/>
              <w:ind w:firstLine="0"/>
              <w:rPr>
                <w:color w:val="000000"/>
                <w:sz w:val="20"/>
                <w:szCs w:val="20"/>
              </w:rPr>
            </w:pPr>
            <w:r>
              <w:rPr>
                <w:color w:val="000000"/>
                <w:sz w:val="20"/>
                <w:szCs w:val="20"/>
              </w:rPr>
              <w:t>Строение работы</w:t>
            </w:r>
          </w:p>
        </w:tc>
        <w:tc>
          <w:tcPr>
            <w:tcW w:w="3969" w:type="dxa"/>
            <w:tcBorders>
              <w:top w:val="single" w:sz="4" w:space="0" w:color="auto"/>
              <w:left w:val="single" w:sz="4" w:space="0" w:color="auto"/>
              <w:bottom w:val="single" w:sz="4" w:space="0" w:color="auto"/>
              <w:right w:val="single" w:sz="4" w:space="0" w:color="auto"/>
            </w:tcBorders>
          </w:tcPr>
          <w:p w14:paraId="0B31E311" w14:textId="77777777" w:rsidR="00087C4E" w:rsidRDefault="00087C4E" w:rsidP="004B118B">
            <w:pPr>
              <w:spacing w:line="240" w:lineRule="auto"/>
              <w:ind w:firstLine="0"/>
              <w:jc w:val="left"/>
              <w:rPr>
                <w:color w:val="000000"/>
                <w:sz w:val="20"/>
                <w:szCs w:val="20"/>
              </w:rPr>
            </w:pPr>
            <w:r>
              <w:rPr>
                <w:color w:val="000000"/>
                <w:sz w:val="20"/>
                <w:szCs w:val="20"/>
              </w:rPr>
              <w:t>Строение работы</w:t>
            </w:r>
          </w:p>
        </w:tc>
      </w:tr>
      <w:tr w:rsidR="00087C4E" w14:paraId="71A1300C"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2FF41486"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1C417E2" w14:textId="77777777" w:rsidR="00087C4E" w:rsidRPr="00A71B2A"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r w:rsidRPr="00A71B2A">
              <w:rPr>
                <w:rFonts w:cs="Times New Roman"/>
                <w:color w:val="auto"/>
                <w:sz w:val="20"/>
                <w:szCs w:val="20"/>
                <w:lang w:val="en-US"/>
              </w:rPr>
              <w:t>office</w:t>
            </w:r>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1AD507F7"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Офис</w:t>
            </w:r>
          </w:p>
        </w:tc>
        <w:tc>
          <w:tcPr>
            <w:tcW w:w="3969" w:type="dxa"/>
            <w:tcBorders>
              <w:top w:val="single" w:sz="4" w:space="0" w:color="auto"/>
              <w:left w:val="single" w:sz="4" w:space="0" w:color="auto"/>
              <w:bottom w:val="single" w:sz="4" w:space="0" w:color="auto"/>
              <w:right w:val="single" w:sz="4" w:space="0" w:color="auto"/>
            </w:tcBorders>
          </w:tcPr>
          <w:p w14:paraId="799F5C34" w14:textId="77777777" w:rsidR="00087C4E" w:rsidRDefault="00087C4E" w:rsidP="004B118B">
            <w:pPr>
              <w:spacing w:line="240" w:lineRule="auto"/>
              <w:ind w:firstLine="0"/>
              <w:jc w:val="left"/>
              <w:rPr>
                <w:color w:val="000000"/>
                <w:sz w:val="20"/>
                <w:szCs w:val="20"/>
              </w:rPr>
            </w:pPr>
            <w:r>
              <w:rPr>
                <w:color w:val="000000"/>
                <w:sz w:val="20"/>
                <w:szCs w:val="20"/>
              </w:rPr>
              <w:t>Квартира работы</w:t>
            </w:r>
          </w:p>
        </w:tc>
      </w:tr>
      <w:tr w:rsidR="00087C4E" w14:paraId="4269E5C5"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FBD319F" w14:textId="77777777" w:rsidR="00087C4E" w:rsidRDefault="00087C4E" w:rsidP="004B118B">
            <w:pPr>
              <w:spacing w:line="240" w:lineRule="auto"/>
              <w:ind w:left="360" w:firstLine="0"/>
              <w:rPr>
                <w:color w:val="auto"/>
                <w:sz w:val="20"/>
                <w:szCs w:val="20"/>
              </w:rPr>
            </w:pPr>
          </w:p>
        </w:tc>
        <w:tc>
          <w:tcPr>
            <w:tcW w:w="8503" w:type="dxa"/>
            <w:gridSpan w:val="3"/>
            <w:tcBorders>
              <w:top w:val="single" w:sz="4" w:space="0" w:color="auto"/>
              <w:left w:val="single" w:sz="4" w:space="0" w:color="auto"/>
              <w:bottom w:val="single" w:sz="4" w:space="0" w:color="auto"/>
              <w:right w:val="single" w:sz="4" w:space="0" w:color="auto"/>
            </w:tcBorders>
            <w:noWrap/>
            <w:hideMark/>
          </w:tcPr>
          <w:p w14:paraId="282584F1" w14:textId="77777777" w:rsidR="00087C4E" w:rsidRDefault="00087C4E" w:rsidP="004B118B">
            <w:pPr>
              <w:spacing w:line="240" w:lineRule="auto"/>
              <w:ind w:firstLine="0"/>
              <w:rPr>
                <w:rFonts w:cs="Times New Roman"/>
                <w:b/>
                <w:color w:val="auto"/>
                <w:sz w:val="20"/>
                <w:szCs w:val="20"/>
              </w:rPr>
            </w:pPr>
            <w:r>
              <w:rPr>
                <w:rFonts w:cs="Times New Roman"/>
                <w:b/>
                <w:color w:val="auto"/>
                <w:sz w:val="20"/>
                <w:szCs w:val="20"/>
              </w:rPr>
              <w:t>Блок «Сведения о доходе и должности заявителя»</w:t>
            </w:r>
          </w:p>
        </w:tc>
      </w:tr>
      <w:tr w:rsidR="00087C4E" w14:paraId="2ADA6A41"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3A096B2"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2C22C96"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job_title</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1E35757F" w14:textId="77777777" w:rsidR="00087C4E" w:rsidRDefault="00087C4E" w:rsidP="004B118B">
            <w:pPr>
              <w:spacing w:line="240" w:lineRule="auto"/>
              <w:ind w:firstLine="0"/>
              <w:rPr>
                <w:sz w:val="20"/>
                <w:szCs w:val="20"/>
                <w:lang w:eastAsia="ru-RU"/>
              </w:rPr>
            </w:pPr>
            <w:r>
              <w:rPr>
                <w:rFonts w:cs="Times New Roman"/>
                <w:color w:val="auto"/>
                <w:sz w:val="20"/>
                <w:szCs w:val="20"/>
              </w:rPr>
              <w:t>Должность</w:t>
            </w:r>
          </w:p>
        </w:tc>
        <w:tc>
          <w:tcPr>
            <w:tcW w:w="3969" w:type="dxa"/>
            <w:tcBorders>
              <w:top w:val="single" w:sz="4" w:space="0" w:color="auto"/>
              <w:left w:val="single" w:sz="4" w:space="0" w:color="auto"/>
              <w:bottom w:val="single" w:sz="4" w:space="0" w:color="auto"/>
              <w:right w:val="single" w:sz="4" w:space="0" w:color="auto"/>
            </w:tcBorders>
          </w:tcPr>
          <w:p w14:paraId="03E95E7C" w14:textId="77777777" w:rsidR="00087C4E" w:rsidRDefault="00087C4E" w:rsidP="004B118B">
            <w:pPr>
              <w:spacing w:line="240" w:lineRule="auto"/>
              <w:ind w:firstLine="0"/>
              <w:rPr>
                <w:color w:val="000000"/>
                <w:sz w:val="20"/>
                <w:szCs w:val="20"/>
              </w:rPr>
            </w:pPr>
            <w:r>
              <w:rPr>
                <w:color w:val="000000"/>
                <w:sz w:val="20"/>
                <w:szCs w:val="20"/>
              </w:rPr>
              <w:t>Должность</w:t>
            </w:r>
          </w:p>
        </w:tc>
      </w:tr>
      <w:tr w:rsidR="00087C4E" w14:paraId="790DC98A"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82B03BA"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53AAE51" w14:textId="77777777" w:rsidR="00087C4E" w:rsidRPr="000D2A49"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start_job_date</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773E38A8"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Дата начала работы в компании</w:t>
            </w:r>
          </w:p>
        </w:tc>
        <w:tc>
          <w:tcPr>
            <w:tcW w:w="3969" w:type="dxa"/>
            <w:tcBorders>
              <w:top w:val="single" w:sz="4" w:space="0" w:color="auto"/>
              <w:left w:val="single" w:sz="4" w:space="0" w:color="auto"/>
              <w:bottom w:val="single" w:sz="4" w:space="0" w:color="auto"/>
              <w:right w:val="single" w:sz="4" w:space="0" w:color="auto"/>
            </w:tcBorders>
          </w:tcPr>
          <w:p w14:paraId="29108011" w14:textId="77777777" w:rsidR="00087C4E" w:rsidRDefault="00087C4E" w:rsidP="004B118B">
            <w:pPr>
              <w:spacing w:line="240" w:lineRule="auto"/>
              <w:ind w:firstLine="0"/>
              <w:rPr>
                <w:color w:val="000000"/>
                <w:sz w:val="20"/>
                <w:szCs w:val="20"/>
              </w:rPr>
            </w:pPr>
            <w:r>
              <w:rPr>
                <w:color w:val="000000"/>
                <w:sz w:val="20"/>
                <w:szCs w:val="20"/>
              </w:rPr>
              <w:t>Дата начала работы в компании</w:t>
            </w:r>
          </w:p>
        </w:tc>
      </w:tr>
      <w:tr w:rsidR="00087C4E" w14:paraId="0DAA26BE"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20F9AA45"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2505EBB7"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main_job_income</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6F308C5E" w14:textId="77777777" w:rsidR="00087C4E" w:rsidRDefault="00087C4E" w:rsidP="004B118B">
            <w:pPr>
              <w:spacing w:line="240" w:lineRule="auto"/>
              <w:ind w:firstLine="0"/>
              <w:rPr>
                <w:sz w:val="20"/>
                <w:szCs w:val="20"/>
                <w:lang w:eastAsia="ru-RU"/>
              </w:rPr>
            </w:pPr>
            <w:r>
              <w:rPr>
                <w:sz w:val="20"/>
                <w:szCs w:val="20"/>
                <w:lang w:eastAsia="ru-RU"/>
              </w:rPr>
              <w:t>Доход по основному месту работы</w:t>
            </w:r>
          </w:p>
        </w:tc>
        <w:tc>
          <w:tcPr>
            <w:tcW w:w="3969" w:type="dxa"/>
            <w:tcBorders>
              <w:top w:val="single" w:sz="4" w:space="0" w:color="auto"/>
              <w:left w:val="single" w:sz="4" w:space="0" w:color="auto"/>
              <w:bottom w:val="single" w:sz="4" w:space="0" w:color="auto"/>
              <w:right w:val="single" w:sz="4" w:space="0" w:color="auto"/>
            </w:tcBorders>
          </w:tcPr>
          <w:p w14:paraId="3485D787" w14:textId="77777777" w:rsidR="00087C4E" w:rsidRDefault="00087C4E" w:rsidP="004B118B">
            <w:pPr>
              <w:spacing w:line="240" w:lineRule="auto"/>
              <w:ind w:firstLine="0"/>
              <w:rPr>
                <w:color w:val="000000"/>
                <w:sz w:val="20"/>
                <w:szCs w:val="20"/>
              </w:rPr>
            </w:pPr>
            <w:r>
              <w:rPr>
                <w:color w:val="000000"/>
                <w:sz w:val="20"/>
                <w:szCs w:val="20"/>
              </w:rPr>
              <w:t>Среднемесячный доход по основному месту работы после вычета налогов</w:t>
            </w:r>
          </w:p>
        </w:tc>
      </w:tr>
      <w:tr w:rsidR="00087C4E" w14:paraId="53E859FC"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8DFC27A"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5B347066" w14:textId="77777777" w:rsidR="00087C4E" w:rsidRPr="000160CB"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job_start</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05C8EE19" w14:textId="3318666E" w:rsidR="00087C4E" w:rsidRDefault="00087C4E" w:rsidP="004B118B">
            <w:pPr>
              <w:spacing w:line="240" w:lineRule="auto"/>
              <w:ind w:firstLine="0"/>
              <w:rPr>
                <w:rFonts w:cs="Times New Roman"/>
                <w:color w:val="auto"/>
                <w:sz w:val="20"/>
                <w:szCs w:val="20"/>
              </w:rPr>
            </w:pPr>
            <w:r>
              <w:rPr>
                <w:rFonts w:cs="Times New Roman"/>
                <w:color w:val="auto"/>
                <w:sz w:val="20"/>
                <w:szCs w:val="20"/>
              </w:rPr>
              <w:t>Начало общего трудового стажа</w:t>
            </w:r>
          </w:p>
        </w:tc>
        <w:tc>
          <w:tcPr>
            <w:tcW w:w="3969" w:type="dxa"/>
            <w:tcBorders>
              <w:top w:val="single" w:sz="4" w:space="0" w:color="auto"/>
              <w:left w:val="single" w:sz="4" w:space="0" w:color="auto"/>
              <w:bottom w:val="single" w:sz="4" w:space="0" w:color="auto"/>
              <w:right w:val="single" w:sz="4" w:space="0" w:color="auto"/>
            </w:tcBorders>
          </w:tcPr>
          <w:p w14:paraId="0862DDEC"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Рассчитанное выражение: Дата (сегодня (</w:t>
            </w:r>
            <w:proofErr w:type="spellStart"/>
            <w:r>
              <w:rPr>
                <w:rFonts w:cs="Times New Roman"/>
                <w:color w:val="auto"/>
                <w:sz w:val="20"/>
                <w:szCs w:val="20"/>
              </w:rPr>
              <w:t>Месяц.год</w:t>
            </w:r>
            <w:proofErr w:type="spellEnd"/>
            <w:r>
              <w:rPr>
                <w:rFonts w:cs="Times New Roman"/>
                <w:color w:val="auto"/>
                <w:sz w:val="20"/>
                <w:szCs w:val="20"/>
              </w:rPr>
              <w:t>)) – (минус) значение из справочника «Стаж работы»</w:t>
            </w:r>
          </w:p>
        </w:tc>
      </w:tr>
      <w:tr w:rsidR="00087C4E" w14:paraId="5B385847"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3D0FBAE"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53540199" w14:textId="77777777" w:rsidR="00087C4E"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proofErr w:type="spellStart"/>
            <w:r>
              <w:rPr>
                <w:rFonts w:cs="Times New Roman"/>
                <w:color w:val="auto"/>
                <w:sz w:val="20"/>
                <w:szCs w:val="20"/>
                <w:lang w:val="en-US"/>
              </w:rPr>
              <w:t>job_income</w:t>
            </w:r>
            <w:proofErr w:type="spellEnd"/>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58CE3E0C" w14:textId="77777777" w:rsidR="00087C4E" w:rsidRDefault="00087C4E" w:rsidP="004B118B">
            <w:pPr>
              <w:spacing w:line="240" w:lineRule="auto"/>
              <w:ind w:firstLine="0"/>
              <w:rPr>
                <w:rFonts w:cs="Times New Roman"/>
                <w:color w:val="auto"/>
                <w:sz w:val="20"/>
                <w:szCs w:val="20"/>
              </w:rPr>
            </w:pPr>
            <w:r w:rsidRPr="008D0793">
              <w:rPr>
                <w:rFonts w:cs="Times New Roman"/>
                <w:color w:val="auto"/>
                <w:sz w:val="20"/>
                <w:szCs w:val="20"/>
              </w:rPr>
              <w:t>Общий доход от трудовой дея</w:t>
            </w:r>
            <w:r>
              <w:rPr>
                <w:rFonts w:cs="Times New Roman"/>
                <w:color w:val="auto"/>
                <w:sz w:val="20"/>
                <w:szCs w:val="20"/>
              </w:rPr>
              <w:t>тельности(после уплаты налогов)</w:t>
            </w:r>
          </w:p>
        </w:tc>
        <w:tc>
          <w:tcPr>
            <w:tcW w:w="3969" w:type="dxa"/>
            <w:tcBorders>
              <w:top w:val="single" w:sz="4" w:space="0" w:color="auto"/>
              <w:left w:val="single" w:sz="4" w:space="0" w:color="auto"/>
              <w:bottom w:val="single" w:sz="4" w:space="0" w:color="auto"/>
              <w:right w:val="single" w:sz="4" w:space="0" w:color="auto"/>
            </w:tcBorders>
          </w:tcPr>
          <w:p w14:paraId="7B2F28AC" w14:textId="395ECD8F" w:rsidR="00087C4E" w:rsidRDefault="00087C4E" w:rsidP="004B118B">
            <w:pPr>
              <w:spacing w:line="240" w:lineRule="auto"/>
              <w:ind w:firstLine="0"/>
              <w:rPr>
                <w:rFonts w:cs="Times New Roman"/>
                <w:color w:val="auto"/>
                <w:sz w:val="20"/>
                <w:szCs w:val="20"/>
              </w:rPr>
            </w:pPr>
            <w:r>
              <w:rPr>
                <w:rFonts w:cs="Times New Roman"/>
                <w:color w:val="auto"/>
                <w:sz w:val="20"/>
                <w:szCs w:val="20"/>
              </w:rPr>
              <w:t>Сумма полей «</w:t>
            </w:r>
            <w:r>
              <w:rPr>
                <w:color w:val="000000"/>
                <w:sz w:val="20"/>
                <w:szCs w:val="20"/>
              </w:rPr>
              <w:t>Среднемесячный доход после вычета налогов» по основному месту работы и</w:t>
            </w:r>
            <w:r w:rsidR="009E18EC">
              <w:rPr>
                <w:color w:val="000000"/>
                <w:sz w:val="20"/>
                <w:szCs w:val="20"/>
              </w:rPr>
              <w:t xml:space="preserve"> дополнительных доходов</w:t>
            </w:r>
            <w:r>
              <w:rPr>
                <w:color w:val="000000"/>
                <w:sz w:val="20"/>
                <w:szCs w:val="20"/>
              </w:rPr>
              <w:t>.</w:t>
            </w:r>
          </w:p>
        </w:tc>
      </w:tr>
      <w:tr w:rsidR="00087C4E" w14:paraId="738B5427"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B9F7722"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FAA16F0" w14:textId="77777777" w:rsidR="00087C4E" w:rsidRPr="008D0793" w:rsidRDefault="00087C4E" w:rsidP="004B118B">
            <w:pPr>
              <w:spacing w:line="240" w:lineRule="auto"/>
              <w:ind w:firstLine="0"/>
              <w:rPr>
                <w:rFonts w:cs="Times New Roman"/>
                <w:color w:val="auto"/>
                <w:sz w:val="20"/>
                <w:szCs w:val="20"/>
              </w:rPr>
            </w:pPr>
          </w:p>
        </w:tc>
        <w:tc>
          <w:tcPr>
            <w:tcW w:w="2410" w:type="dxa"/>
            <w:tcBorders>
              <w:top w:val="single" w:sz="4" w:space="0" w:color="auto"/>
              <w:left w:val="single" w:sz="4" w:space="0" w:color="auto"/>
              <w:bottom w:val="single" w:sz="4" w:space="0" w:color="auto"/>
              <w:right w:val="single" w:sz="4" w:space="0" w:color="auto"/>
            </w:tcBorders>
            <w:noWrap/>
          </w:tcPr>
          <w:p w14:paraId="4B3EC8E2" w14:textId="77777777" w:rsidR="00087C4E" w:rsidRDefault="00087C4E" w:rsidP="004B118B">
            <w:pPr>
              <w:spacing w:line="240" w:lineRule="auto"/>
              <w:ind w:firstLine="0"/>
              <w:rPr>
                <w:rFonts w:cs="Times New Roman"/>
                <w:color w:val="auto"/>
                <w:sz w:val="20"/>
                <w:szCs w:val="20"/>
              </w:rPr>
            </w:pPr>
            <w:r w:rsidRPr="00E9068C">
              <w:rPr>
                <w:rFonts w:cs="Times New Roman"/>
                <w:color w:val="auto"/>
                <w:sz w:val="20"/>
                <w:szCs w:val="20"/>
              </w:rPr>
              <w:t>Другие регулярные доходы (в месяц), руб.</w:t>
            </w:r>
          </w:p>
        </w:tc>
        <w:tc>
          <w:tcPr>
            <w:tcW w:w="3969" w:type="dxa"/>
            <w:tcBorders>
              <w:top w:val="single" w:sz="4" w:space="0" w:color="auto"/>
              <w:left w:val="single" w:sz="4" w:space="0" w:color="auto"/>
              <w:bottom w:val="single" w:sz="4" w:space="0" w:color="auto"/>
              <w:right w:val="single" w:sz="4" w:space="0" w:color="auto"/>
            </w:tcBorders>
          </w:tcPr>
          <w:p w14:paraId="42AD5BD2"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Если в блоке «Сведения о занятости» имеется дополнительный доход, а значения «Тип дохода» равно:</w:t>
            </w:r>
          </w:p>
          <w:p w14:paraId="0FA85957" w14:textId="77777777" w:rsidR="00087C4E" w:rsidRDefault="00087C4E" w:rsidP="004B118B">
            <w:pPr>
              <w:pStyle w:val="ae"/>
              <w:numPr>
                <w:ilvl w:val="0"/>
                <w:numId w:val="25"/>
              </w:numPr>
              <w:spacing w:line="240" w:lineRule="auto"/>
              <w:ind w:left="163" w:hanging="142"/>
              <w:rPr>
                <w:color w:val="000000"/>
                <w:sz w:val="20"/>
                <w:szCs w:val="20"/>
              </w:rPr>
            </w:pPr>
            <w:r>
              <w:rPr>
                <w:color w:val="000000"/>
                <w:sz w:val="20"/>
                <w:szCs w:val="20"/>
              </w:rPr>
              <w:t>«Аренда», то чек-бок «</w:t>
            </w:r>
            <w:r>
              <w:rPr>
                <w:rFonts w:cs="Times New Roman"/>
                <w:color w:val="auto"/>
                <w:sz w:val="20"/>
                <w:szCs w:val="20"/>
              </w:rPr>
              <w:t>Сдача в аренду квартиры</w:t>
            </w:r>
            <w:r>
              <w:rPr>
                <w:color w:val="000000"/>
                <w:sz w:val="20"/>
                <w:szCs w:val="20"/>
              </w:rPr>
              <w:t>» - «Да»;</w:t>
            </w:r>
          </w:p>
          <w:p w14:paraId="48780E1C" w14:textId="77777777" w:rsidR="00087C4E" w:rsidRDefault="00087C4E" w:rsidP="004B118B">
            <w:pPr>
              <w:pStyle w:val="ae"/>
              <w:numPr>
                <w:ilvl w:val="0"/>
                <w:numId w:val="25"/>
              </w:numPr>
              <w:spacing w:line="240" w:lineRule="auto"/>
              <w:ind w:left="163" w:hanging="142"/>
              <w:rPr>
                <w:color w:val="000000"/>
                <w:sz w:val="20"/>
                <w:szCs w:val="20"/>
              </w:rPr>
            </w:pPr>
            <w:r>
              <w:rPr>
                <w:color w:val="000000"/>
                <w:sz w:val="20"/>
                <w:szCs w:val="20"/>
              </w:rPr>
              <w:t>«Пенсия», то чек-бок «Пенсия» - «Да»;</w:t>
            </w:r>
          </w:p>
          <w:p w14:paraId="40C22828" w14:textId="77777777" w:rsidR="00087C4E" w:rsidRPr="007310AF" w:rsidRDefault="00087C4E" w:rsidP="004B118B">
            <w:pPr>
              <w:pStyle w:val="ae"/>
              <w:numPr>
                <w:ilvl w:val="0"/>
                <w:numId w:val="25"/>
              </w:numPr>
              <w:spacing w:line="240" w:lineRule="auto"/>
              <w:ind w:left="163" w:hanging="142"/>
              <w:rPr>
                <w:color w:val="000000"/>
                <w:sz w:val="20"/>
                <w:szCs w:val="20"/>
              </w:rPr>
            </w:pPr>
            <w:r>
              <w:rPr>
                <w:color w:val="000000"/>
                <w:sz w:val="20"/>
                <w:szCs w:val="20"/>
              </w:rPr>
              <w:t>«</w:t>
            </w:r>
            <w:r w:rsidRPr="00833BBF">
              <w:rPr>
                <w:color w:val="000000"/>
                <w:sz w:val="20"/>
                <w:szCs w:val="20"/>
              </w:rPr>
              <w:t>Дивиденды</w:t>
            </w:r>
            <w:r>
              <w:rPr>
                <w:color w:val="000000"/>
                <w:sz w:val="20"/>
                <w:szCs w:val="20"/>
              </w:rPr>
              <w:t>», то чек-бок «</w:t>
            </w:r>
            <w:r w:rsidRPr="00833BBF">
              <w:rPr>
                <w:color w:val="000000"/>
                <w:sz w:val="20"/>
                <w:szCs w:val="20"/>
              </w:rPr>
              <w:t>Дивиденды</w:t>
            </w:r>
            <w:r>
              <w:rPr>
                <w:color w:val="000000"/>
                <w:sz w:val="20"/>
                <w:szCs w:val="20"/>
              </w:rPr>
              <w:t>» - «Да».</w:t>
            </w:r>
          </w:p>
        </w:tc>
      </w:tr>
      <w:tr w:rsidR="00087C4E" w14:paraId="39F16726"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3286344"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F74EE5B" w14:textId="77777777" w:rsidR="00087C4E" w:rsidRPr="008D0793" w:rsidRDefault="00087C4E" w:rsidP="004B118B">
            <w:pPr>
              <w:spacing w:line="240" w:lineRule="auto"/>
              <w:ind w:firstLine="0"/>
              <w:rPr>
                <w:rFonts w:cs="Times New Roman"/>
                <w:color w:val="auto"/>
                <w:sz w:val="20"/>
                <w:szCs w:val="20"/>
              </w:rPr>
            </w:pPr>
            <w:r>
              <w:rPr>
                <w:rFonts w:cs="Times New Roman"/>
                <w:color w:val="auto"/>
                <w:sz w:val="20"/>
                <w:szCs w:val="20"/>
                <w:lang w:val="en-US"/>
              </w:rPr>
              <w:t>&lt;rent&gt;</w:t>
            </w:r>
          </w:p>
        </w:tc>
        <w:tc>
          <w:tcPr>
            <w:tcW w:w="2410" w:type="dxa"/>
            <w:tcBorders>
              <w:top w:val="single" w:sz="4" w:space="0" w:color="auto"/>
              <w:left w:val="single" w:sz="4" w:space="0" w:color="auto"/>
              <w:bottom w:val="single" w:sz="4" w:space="0" w:color="auto"/>
              <w:right w:val="single" w:sz="4" w:space="0" w:color="auto"/>
            </w:tcBorders>
            <w:noWrap/>
          </w:tcPr>
          <w:p w14:paraId="43E92447" w14:textId="77777777" w:rsidR="00087C4E" w:rsidRPr="007310AF" w:rsidRDefault="00087C4E" w:rsidP="004B118B">
            <w:pPr>
              <w:spacing w:line="240" w:lineRule="auto"/>
              <w:ind w:firstLine="0"/>
              <w:rPr>
                <w:rFonts w:cs="Times New Roman"/>
                <w:color w:val="auto"/>
                <w:sz w:val="20"/>
                <w:szCs w:val="20"/>
              </w:rPr>
            </w:pPr>
            <w:r>
              <w:rPr>
                <w:rFonts w:cs="Times New Roman"/>
                <w:color w:val="auto"/>
                <w:sz w:val="20"/>
                <w:szCs w:val="20"/>
              </w:rPr>
              <w:t>Сдача в аренду квартиры</w:t>
            </w:r>
          </w:p>
        </w:tc>
        <w:tc>
          <w:tcPr>
            <w:tcW w:w="3969" w:type="dxa"/>
            <w:tcBorders>
              <w:top w:val="single" w:sz="4" w:space="0" w:color="auto"/>
              <w:left w:val="single" w:sz="4" w:space="0" w:color="auto"/>
              <w:bottom w:val="single" w:sz="4" w:space="0" w:color="auto"/>
              <w:right w:val="single" w:sz="4" w:space="0" w:color="auto"/>
            </w:tcBorders>
          </w:tcPr>
          <w:p w14:paraId="62217E26"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Доход от сдачи в аренду недвижимости</w:t>
            </w:r>
          </w:p>
        </w:tc>
      </w:tr>
      <w:tr w:rsidR="00087C4E" w14:paraId="4784B8E8"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D0EF37E"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1A02F0C" w14:textId="77777777" w:rsidR="00087C4E" w:rsidRPr="008D0793" w:rsidRDefault="00087C4E" w:rsidP="004B118B">
            <w:pPr>
              <w:spacing w:line="240" w:lineRule="auto"/>
              <w:ind w:firstLine="0"/>
              <w:rPr>
                <w:rFonts w:cs="Times New Roman"/>
                <w:color w:val="auto"/>
                <w:sz w:val="20"/>
                <w:szCs w:val="20"/>
              </w:rPr>
            </w:pPr>
            <w:r>
              <w:rPr>
                <w:rFonts w:cs="Times New Roman"/>
                <w:color w:val="auto"/>
                <w:sz w:val="20"/>
                <w:szCs w:val="20"/>
                <w:lang w:val="en-US"/>
              </w:rPr>
              <w:t>&lt;pension&gt;</w:t>
            </w:r>
          </w:p>
        </w:tc>
        <w:tc>
          <w:tcPr>
            <w:tcW w:w="2410" w:type="dxa"/>
            <w:tcBorders>
              <w:top w:val="single" w:sz="4" w:space="0" w:color="auto"/>
              <w:left w:val="single" w:sz="4" w:space="0" w:color="auto"/>
              <w:bottom w:val="single" w:sz="4" w:space="0" w:color="auto"/>
              <w:right w:val="single" w:sz="4" w:space="0" w:color="auto"/>
            </w:tcBorders>
            <w:noWrap/>
          </w:tcPr>
          <w:p w14:paraId="3939A604" w14:textId="77777777" w:rsidR="00087C4E" w:rsidRPr="00E9068C" w:rsidRDefault="00087C4E" w:rsidP="004B118B">
            <w:pPr>
              <w:spacing w:line="240" w:lineRule="auto"/>
              <w:ind w:firstLine="0"/>
              <w:rPr>
                <w:rFonts w:cs="Times New Roman"/>
                <w:color w:val="auto"/>
                <w:sz w:val="20"/>
                <w:szCs w:val="20"/>
              </w:rPr>
            </w:pPr>
            <w:r>
              <w:rPr>
                <w:rFonts w:cs="Times New Roman"/>
                <w:color w:val="auto"/>
                <w:sz w:val="20"/>
                <w:szCs w:val="20"/>
              </w:rPr>
              <w:t>Пенсия</w:t>
            </w:r>
          </w:p>
        </w:tc>
        <w:tc>
          <w:tcPr>
            <w:tcW w:w="3969" w:type="dxa"/>
            <w:tcBorders>
              <w:top w:val="single" w:sz="4" w:space="0" w:color="auto"/>
              <w:left w:val="single" w:sz="4" w:space="0" w:color="auto"/>
              <w:bottom w:val="single" w:sz="4" w:space="0" w:color="auto"/>
              <w:right w:val="single" w:sz="4" w:space="0" w:color="auto"/>
            </w:tcBorders>
          </w:tcPr>
          <w:p w14:paraId="73A2CC4E"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Доход от получаемой пенсии</w:t>
            </w:r>
          </w:p>
        </w:tc>
      </w:tr>
      <w:tr w:rsidR="00087C4E" w14:paraId="1749E684"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9B67DC3"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90387BD" w14:textId="77777777" w:rsidR="00087C4E" w:rsidRPr="00833BBF" w:rsidRDefault="00087C4E" w:rsidP="004B118B">
            <w:pPr>
              <w:spacing w:line="240" w:lineRule="auto"/>
              <w:ind w:firstLine="0"/>
              <w:rPr>
                <w:rFonts w:cs="Times New Roman"/>
                <w:color w:val="auto"/>
                <w:sz w:val="20"/>
                <w:szCs w:val="20"/>
                <w:lang w:val="en-US"/>
              </w:rPr>
            </w:pPr>
            <w:r>
              <w:rPr>
                <w:rFonts w:cs="Times New Roman"/>
                <w:color w:val="auto"/>
                <w:sz w:val="20"/>
                <w:szCs w:val="20"/>
                <w:lang w:val="en-US"/>
              </w:rPr>
              <w:t>&lt;</w:t>
            </w:r>
            <w:r w:rsidRPr="00833BBF">
              <w:rPr>
                <w:sz w:val="20"/>
                <w:szCs w:val="20"/>
                <w:lang w:val="en-US"/>
              </w:rPr>
              <w:t>d</w:t>
            </w:r>
            <w:r w:rsidRPr="00833BBF">
              <w:rPr>
                <w:rFonts w:cs="Times New Roman"/>
                <w:color w:val="auto"/>
                <w:sz w:val="20"/>
                <w:szCs w:val="20"/>
                <w:lang w:val="en-US"/>
              </w:rPr>
              <w:t>ividends</w:t>
            </w:r>
            <w:r>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177B5F10" w14:textId="77777777" w:rsidR="00087C4E" w:rsidRPr="00E9068C" w:rsidRDefault="00087C4E" w:rsidP="004B118B">
            <w:pPr>
              <w:spacing w:line="240" w:lineRule="auto"/>
              <w:ind w:firstLine="0"/>
              <w:rPr>
                <w:rFonts w:cs="Times New Roman"/>
                <w:color w:val="auto"/>
                <w:sz w:val="20"/>
                <w:szCs w:val="20"/>
              </w:rPr>
            </w:pPr>
            <w:r>
              <w:rPr>
                <w:rFonts w:cs="Times New Roman"/>
                <w:color w:val="auto"/>
                <w:sz w:val="20"/>
                <w:szCs w:val="20"/>
              </w:rPr>
              <w:t>Дивиденды</w:t>
            </w:r>
          </w:p>
        </w:tc>
        <w:tc>
          <w:tcPr>
            <w:tcW w:w="3969" w:type="dxa"/>
            <w:tcBorders>
              <w:top w:val="single" w:sz="4" w:space="0" w:color="auto"/>
              <w:left w:val="single" w:sz="4" w:space="0" w:color="auto"/>
              <w:bottom w:val="single" w:sz="4" w:space="0" w:color="auto"/>
              <w:right w:val="single" w:sz="4" w:space="0" w:color="auto"/>
            </w:tcBorders>
          </w:tcPr>
          <w:p w14:paraId="72FAB6F6"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Доход от получаемых дивидендов</w:t>
            </w:r>
          </w:p>
        </w:tc>
      </w:tr>
      <w:tr w:rsidR="00087C4E" w14:paraId="06480042"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91D2634" w14:textId="77777777" w:rsidR="00087C4E" w:rsidRPr="000160CB" w:rsidRDefault="00087C4E" w:rsidP="004B118B">
            <w:pPr>
              <w:spacing w:line="240" w:lineRule="auto"/>
              <w:ind w:left="360" w:firstLine="0"/>
              <w:rPr>
                <w:color w:val="auto"/>
                <w:sz w:val="20"/>
                <w:szCs w:val="20"/>
              </w:rPr>
            </w:pPr>
          </w:p>
        </w:tc>
        <w:tc>
          <w:tcPr>
            <w:tcW w:w="8503" w:type="dxa"/>
            <w:gridSpan w:val="3"/>
            <w:tcBorders>
              <w:top w:val="single" w:sz="4" w:space="0" w:color="auto"/>
              <w:left w:val="single" w:sz="4" w:space="0" w:color="auto"/>
              <w:bottom w:val="single" w:sz="4" w:space="0" w:color="auto"/>
              <w:right w:val="single" w:sz="4" w:space="0" w:color="auto"/>
            </w:tcBorders>
            <w:noWrap/>
          </w:tcPr>
          <w:p w14:paraId="3E4F60F9" w14:textId="77777777" w:rsidR="00087C4E" w:rsidRDefault="00087C4E" w:rsidP="004B118B">
            <w:pPr>
              <w:spacing w:line="240" w:lineRule="auto"/>
              <w:ind w:firstLine="0"/>
              <w:rPr>
                <w:rFonts w:cs="Times New Roman"/>
                <w:color w:val="auto"/>
                <w:sz w:val="20"/>
                <w:szCs w:val="20"/>
              </w:rPr>
            </w:pPr>
            <w:r>
              <w:rPr>
                <w:rFonts w:cs="Times New Roman"/>
                <w:b/>
                <w:color w:val="auto"/>
                <w:sz w:val="20"/>
                <w:szCs w:val="20"/>
              </w:rPr>
              <w:t xml:space="preserve">Блок «Согласия на обработку </w:t>
            </w:r>
            <w:proofErr w:type="spellStart"/>
            <w:r>
              <w:rPr>
                <w:rFonts w:cs="Times New Roman"/>
                <w:b/>
                <w:color w:val="auto"/>
                <w:sz w:val="20"/>
                <w:szCs w:val="20"/>
              </w:rPr>
              <w:t>ПДн</w:t>
            </w:r>
            <w:proofErr w:type="spellEnd"/>
            <w:r>
              <w:rPr>
                <w:rFonts w:cs="Times New Roman"/>
                <w:b/>
                <w:color w:val="auto"/>
                <w:sz w:val="20"/>
                <w:szCs w:val="20"/>
              </w:rPr>
              <w:t>»</w:t>
            </w:r>
          </w:p>
        </w:tc>
      </w:tr>
      <w:tr w:rsidR="00087C4E" w14:paraId="6071740A"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33EA89D"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5D75132" w14:textId="77777777" w:rsidR="00087C4E" w:rsidRPr="000160CB" w:rsidRDefault="00087C4E" w:rsidP="004B118B">
            <w:pPr>
              <w:spacing w:line="240" w:lineRule="auto"/>
              <w:ind w:firstLine="0"/>
              <w:jc w:val="left"/>
              <w:rPr>
                <w:rFonts w:cs="Times New Roman"/>
                <w:color w:val="auto"/>
                <w:sz w:val="20"/>
                <w:szCs w:val="20"/>
                <w:lang w:val="en-US"/>
              </w:rPr>
            </w:pPr>
            <w:r>
              <w:rPr>
                <w:rFonts w:cs="Times New Roman"/>
                <w:color w:val="auto"/>
                <w:sz w:val="20"/>
                <w:szCs w:val="20"/>
              </w:rPr>
              <w:t>Тег</w:t>
            </w:r>
            <w:r w:rsidRPr="000160CB">
              <w:rPr>
                <w:rFonts w:cs="Times New Roman"/>
                <w:color w:val="auto"/>
                <w:sz w:val="20"/>
                <w:szCs w:val="20"/>
                <w:lang w:val="en-US"/>
              </w:rPr>
              <w:t xml:space="preserve"> 1: &lt;</w:t>
            </w:r>
            <w:proofErr w:type="spellStart"/>
            <w:r w:rsidRPr="000160CB">
              <w:rPr>
                <w:rFonts w:cs="Times New Roman"/>
                <w:color w:val="auto"/>
                <w:sz w:val="20"/>
                <w:szCs w:val="20"/>
                <w:lang w:val="en-US"/>
              </w:rPr>
              <w:t>region_with_type</w:t>
            </w:r>
            <w:proofErr w:type="spellEnd"/>
            <w:r w:rsidRPr="000160CB">
              <w:rPr>
                <w:rFonts w:cs="Times New Roman"/>
                <w:color w:val="auto"/>
                <w:sz w:val="20"/>
                <w:szCs w:val="20"/>
                <w:lang w:val="en-US"/>
              </w:rPr>
              <w:t>&gt;</w:t>
            </w:r>
          </w:p>
          <w:p w14:paraId="1052D3EB"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w:t>
            </w:r>
            <w:proofErr w:type="spellStart"/>
            <w:r w:rsidRPr="000160CB">
              <w:rPr>
                <w:rFonts w:cs="Times New Roman"/>
                <w:color w:val="auto"/>
                <w:sz w:val="20"/>
                <w:szCs w:val="20"/>
                <w:lang w:val="en-US"/>
              </w:rPr>
              <w:t>city_district</w:t>
            </w:r>
            <w:proofErr w:type="spellEnd"/>
            <w:r w:rsidRPr="000160CB">
              <w:rPr>
                <w:rFonts w:cs="Times New Roman"/>
                <w:color w:val="auto"/>
                <w:sz w:val="20"/>
                <w:szCs w:val="20"/>
                <w:lang w:val="en-US"/>
              </w:rPr>
              <w:t>&gt;</w:t>
            </w:r>
          </w:p>
          <w:p w14:paraId="54988F4C"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&lt;city&gt;</w:t>
            </w:r>
          </w:p>
          <w:p w14:paraId="7BBE47E6"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&lt;street&gt;</w:t>
            </w:r>
          </w:p>
          <w:p w14:paraId="4DD934F8"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&lt;house&gt;</w:t>
            </w:r>
          </w:p>
          <w:p w14:paraId="20D1F606"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&lt;block&gt;</w:t>
            </w:r>
          </w:p>
          <w:p w14:paraId="31D7F52F"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&lt;str&gt;</w:t>
            </w:r>
          </w:p>
          <w:p w14:paraId="44E5DDF9" w14:textId="77777777" w:rsidR="00087C4E" w:rsidRPr="00A013C8" w:rsidRDefault="00087C4E" w:rsidP="004B118B">
            <w:pPr>
              <w:spacing w:line="240" w:lineRule="auto"/>
              <w:ind w:firstLine="0"/>
              <w:rPr>
                <w:rFonts w:cs="Times New Roman"/>
                <w:color w:val="auto"/>
                <w:sz w:val="20"/>
                <w:szCs w:val="20"/>
                <w:lang w:val="en-US"/>
              </w:rPr>
            </w:pPr>
            <w:r w:rsidRPr="00A013C8">
              <w:rPr>
                <w:rFonts w:cs="Times New Roman"/>
                <w:color w:val="auto"/>
                <w:sz w:val="20"/>
                <w:szCs w:val="20"/>
                <w:lang w:val="en-US"/>
              </w:rPr>
              <w:t>&lt;flat&gt;</w:t>
            </w:r>
          </w:p>
          <w:p w14:paraId="41816163" w14:textId="77777777" w:rsidR="00087C4E" w:rsidRPr="00A013C8" w:rsidRDefault="00087C4E" w:rsidP="004B118B">
            <w:pPr>
              <w:spacing w:line="240" w:lineRule="auto"/>
              <w:ind w:firstLine="0"/>
              <w:rPr>
                <w:rFonts w:cs="Times New Roman"/>
                <w:color w:val="auto"/>
                <w:sz w:val="20"/>
                <w:szCs w:val="20"/>
                <w:lang w:val="en-US"/>
              </w:rPr>
            </w:pPr>
          </w:p>
          <w:p w14:paraId="1B81FB31" w14:textId="77777777" w:rsidR="00087C4E" w:rsidRPr="00A013C8" w:rsidRDefault="00087C4E" w:rsidP="004B118B">
            <w:pPr>
              <w:spacing w:line="240" w:lineRule="auto"/>
              <w:ind w:firstLine="0"/>
              <w:rPr>
                <w:rFonts w:cs="Times New Roman"/>
                <w:color w:val="auto"/>
                <w:sz w:val="20"/>
                <w:szCs w:val="20"/>
                <w:lang w:val="en-US"/>
              </w:rPr>
            </w:pPr>
            <w:r>
              <w:rPr>
                <w:rFonts w:cs="Times New Roman"/>
                <w:color w:val="auto"/>
                <w:sz w:val="20"/>
                <w:szCs w:val="20"/>
              </w:rPr>
              <w:t>Тег</w:t>
            </w:r>
            <w:r w:rsidRPr="00A013C8">
              <w:rPr>
                <w:rFonts w:cs="Times New Roman"/>
                <w:color w:val="auto"/>
                <w:sz w:val="20"/>
                <w:szCs w:val="20"/>
                <w:lang w:val="en-US"/>
              </w:rPr>
              <w:t xml:space="preserve"> 2: </w:t>
            </w:r>
          </w:p>
          <w:p w14:paraId="648E53AD"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w:t>
            </w:r>
            <w:proofErr w:type="spellStart"/>
            <w:r w:rsidRPr="000160CB">
              <w:rPr>
                <w:rFonts w:cs="Times New Roman"/>
                <w:color w:val="auto"/>
                <w:sz w:val="20"/>
                <w:szCs w:val="20"/>
                <w:lang w:val="en-US"/>
              </w:rPr>
              <w:t>region_with_type</w:t>
            </w:r>
            <w:r w:rsidRPr="003B1DCF">
              <w:rPr>
                <w:rFonts w:cs="Times New Roman"/>
                <w:color w:val="auto"/>
                <w:sz w:val="20"/>
                <w:szCs w:val="20"/>
                <w:lang w:val="en-US"/>
              </w:rPr>
              <w:t>_</w:t>
            </w:r>
            <w:r>
              <w:rPr>
                <w:rFonts w:cs="Times New Roman"/>
                <w:color w:val="auto"/>
                <w:sz w:val="20"/>
                <w:szCs w:val="20"/>
                <w:lang w:val="en-US"/>
              </w:rPr>
              <w:t>reg</w:t>
            </w:r>
            <w:proofErr w:type="spellEnd"/>
            <w:r w:rsidRPr="000160CB">
              <w:rPr>
                <w:rFonts w:cs="Times New Roman"/>
                <w:color w:val="auto"/>
                <w:sz w:val="20"/>
                <w:szCs w:val="20"/>
                <w:lang w:val="en-US"/>
              </w:rPr>
              <w:t>&gt;</w:t>
            </w:r>
          </w:p>
          <w:p w14:paraId="432CFBA0"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w:t>
            </w:r>
            <w:proofErr w:type="spellStart"/>
            <w:r w:rsidRPr="000160CB">
              <w:rPr>
                <w:rFonts w:cs="Times New Roman"/>
                <w:color w:val="auto"/>
                <w:sz w:val="20"/>
                <w:szCs w:val="20"/>
                <w:lang w:val="en-US"/>
              </w:rPr>
              <w:t>city_district</w:t>
            </w:r>
            <w:r w:rsidRPr="003B1DCF">
              <w:rPr>
                <w:rFonts w:cs="Times New Roman"/>
                <w:color w:val="auto"/>
                <w:sz w:val="20"/>
                <w:szCs w:val="20"/>
                <w:lang w:val="en-US"/>
              </w:rPr>
              <w:t>_</w:t>
            </w:r>
            <w:r>
              <w:rPr>
                <w:rFonts w:cs="Times New Roman"/>
                <w:color w:val="auto"/>
                <w:sz w:val="20"/>
                <w:szCs w:val="20"/>
                <w:lang w:val="en-US"/>
              </w:rPr>
              <w:t>reg</w:t>
            </w:r>
            <w:proofErr w:type="spellEnd"/>
            <w:r w:rsidRPr="000160CB">
              <w:rPr>
                <w:rFonts w:cs="Times New Roman"/>
                <w:color w:val="auto"/>
                <w:sz w:val="20"/>
                <w:szCs w:val="20"/>
                <w:lang w:val="en-US"/>
              </w:rPr>
              <w:t>&gt;</w:t>
            </w:r>
          </w:p>
          <w:p w14:paraId="2FBDF28E"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w:t>
            </w:r>
            <w:proofErr w:type="spellStart"/>
            <w:r w:rsidRPr="000160CB">
              <w:rPr>
                <w:rFonts w:cs="Times New Roman"/>
                <w:color w:val="auto"/>
                <w:sz w:val="20"/>
                <w:szCs w:val="20"/>
                <w:lang w:val="en-US"/>
              </w:rPr>
              <w:t>city</w:t>
            </w:r>
            <w:r w:rsidRPr="003B1DCF">
              <w:rPr>
                <w:rFonts w:cs="Times New Roman"/>
                <w:color w:val="auto"/>
                <w:sz w:val="20"/>
                <w:szCs w:val="20"/>
                <w:lang w:val="en-US"/>
              </w:rPr>
              <w:t>_</w:t>
            </w:r>
            <w:r>
              <w:rPr>
                <w:rFonts w:cs="Times New Roman"/>
                <w:color w:val="auto"/>
                <w:sz w:val="20"/>
                <w:szCs w:val="20"/>
                <w:lang w:val="en-US"/>
              </w:rPr>
              <w:t>reg</w:t>
            </w:r>
            <w:proofErr w:type="spellEnd"/>
            <w:r w:rsidRPr="000160CB">
              <w:rPr>
                <w:rFonts w:cs="Times New Roman"/>
                <w:color w:val="auto"/>
                <w:sz w:val="20"/>
                <w:szCs w:val="20"/>
                <w:lang w:val="en-US"/>
              </w:rPr>
              <w:t>&gt;</w:t>
            </w:r>
          </w:p>
          <w:p w14:paraId="250F0BBA"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w:t>
            </w:r>
            <w:proofErr w:type="spellStart"/>
            <w:r w:rsidRPr="000160CB">
              <w:rPr>
                <w:rFonts w:cs="Times New Roman"/>
                <w:color w:val="auto"/>
                <w:sz w:val="20"/>
                <w:szCs w:val="20"/>
                <w:lang w:val="en-US"/>
              </w:rPr>
              <w:t>street</w:t>
            </w:r>
            <w:r w:rsidRPr="003B1DCF">
              <w:rPr>
                <w:rFonts w:cs="Times New Roman"/>
                <w:color w:val="auto"/>
                <w:sz w:val="20"/>
                <w:szCs w:val="20"/>
                <w:lang w:val="en-US"/>
              </w:rPr>
              <w:t>_</w:t>
            </w:r>
            <w:r>
              <w:rPr>
                <w:rFonts w:cs="Times New Roman"/>
                <w:color w:val="auto"/>
                <w:sz w:val="20"/>
                <w:szCs w:val="20"/>
                <w:lang w:val="en-US"/>
              </w:rPr>
              <w:t>reg</w:t>
            </w:r>
            <w:proofErr w:type="spellEnd"/>
            <w:r w:rsidRPr="000160CB">
              <w:rPr>
                <w:rFonts w:cs="Times New Roman"/>
                <w:color w:val="auto"/>
                <w:sz w:val="20"/>
                <w:szCs w:val="20"/>
                <w:lang w:val="en-US"/>
              </w:rPr>
              <w:t>&gt;</w:t>
            </w:r>
          </w:p>
          <w:p w14:paraId="4D41A5C0"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w:t>
            </w:r>
            <w:proofErr w:type="spellStart"/>
            <w:r w:rsidRPr="000160CB">
              <w:rPr>
                <w:rFonts w:cs="Times New Roman"/>
                <w:color w:val="auto"/>
                <w:sz w:val="20"/>
                <w:szCs w:val="20"/>
                <w:lang w:val="en-US"/>
              </w:rPr>
              <w:t>house</w:t>
            </w:r>
            <w:r w:rsidRPr="003B1DCF">
              <w:rPr>
                <w:rFonts w:cs="Times New Roman"/>
                <w:color w:val="auto"/>
                <w:sz w:val="20"/>
                <w:szCs w:val="20"/>
                <w:lang w:val="en-US"/>
              </w:rPr>
              <w:t>_</w:t>
            </w:r>
            <w:r>
              <w:rPr>
                <w:rFonts w:cs="Times New Roman"/>
                <w:color w:val="auto"/>
                <w:sz w:val="20"/>
                <w:szCs w:val="20"/>
                <w:lang w:val="en-US"/>
              </w:rPr>
              <w:t>reg</w:t>
            </w:r>
            <w:proofErr w:type="spellEnd"/>
            <w:r w:rsidRPr="000160CB">
              <w:rPr>
                <w:rFonts w:cs="Times New Roman"/>
                <w:color w:val="auto"/>
                <w:sz w:val="20"/>
                <w:szCs w:val="20"/>
                <w:lang w:val="en-US"/>
              </w:rPr>
              <w:t>&gt;</w:t>
            </w:r>
          </w:p>
          <w:p w14:paraId="6A80A604"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w:t>
            </w:r>
            <w:proofErr w:type="spellStart"/>
            <w:r w:rsidRPr="000160CB">
              <w:rPr>
                <w:rFonts w:cs="Times New Roman"/>
                <w:color w:val="auto"/>
                <w:sz w:val="20"/>
                <w:szCs w:val="20"/>
                <w:lang w:val="en-US"/>
              </w:rPr>
              <w:t>block</w:t>
            </w:r>
            <w:r w:rsidRPr="003B1DCF">
              <w:rPr>
                <w:rFonts w:cs="Times New Roman"/>
                <w:color w:val="auto"/>
                <w:sz w:val="20"/>
                <w:szCs w:val="20"/>
                <w:lang w:val="en-US"/>
              </w:rPr>
              <w:t>_</w:t>
            </w:r>
            <w:r>
              <w:rPr>
                <w:rFonts w:cs="Times New Roman"/>
                <w:color w:val="auto"/>
                <w:sz w:val="20"/>
                <w:szCs w:val="20"/>
                <w:lang w:val="en-US"/>
              </w:rPr>
              <w:t>reg</w:t>
            </w:r>
            <w:proofErr w:type="spellEnd"/>
            <w:r w:rsidRPr="000160CB">
              <w:rPr>
                <w:rFonts w:cs="Times New Roman"/>
                <w:color w:val="auto"/>
                <w:sz w:val="20"/>
                <w:szCs w:val="20"/>
                <w:lang w:val="en-US"/>
              </w:rPr>
              <w:t>&gt;</w:t>
            </w:r>
          </w:p>
          <w:p w14:paraId="646DDD8A" w14:textId="77777777" w:rsidR="00087C4E" w:rsidRPr="000160CB" w:rsidRDefault="00087C4E" w:rsidP="004B118B">
            <w:pPr>
              <w:spacing w:line="240" w:lineRule="auto"/>
              <w:ind w:firstLine="0"/>
              <w:rPr>
                <w:rFonts w:cs="Times New Roman"/>
                <w:color w:val="auto"/>
                <w:sz w:val="20"/>
                <w:szCs w:val="20"/>
                <w:lang w:val="en-US"/>
              </w:rPr>
            </w:pPr>
            <w:r w:rsidRPr="000160CB">
              <w:rPr>
                <w:rFonts w:cs="Times New Roman"/>
                <w:color w:val="auto"/>
                <w:sz w:val="20"/>
                <w:szCs w:val="20"/>
                <w:lang w:val="en-US"/>
              </w:rPr>
              <w:t>&lt;</w:t>
            </w:r>
            <w:proofErr w:type="spellStart"/>
            <w:r w:rsidRPr="000160CB">
              <w:rPr>
                <w:rFonts w:cs="Times New Roman"/>
                <w:color w:val="auto"/>
                <w:sz w:val="20"/>
                <w:szCs w:val="20"/>
                <w:lang w:val="en-US"/>
              </w:rPr>
              <w:t>str</w:t>
            </w:r>
            <w:r w:rsidRPr="003B1DCF">
              <w:rPr>
                <w:rFonts w:cs="Times New Roman"/>
                <w:color w:val="auto"/>
                <w:sz w:val="20"/>
                <w:szCs w:val="20"/>
                <w:lang w:val="en-US"/>
              </w:rPr>
              <w:t>_</w:t>
            </w:r>
            <w:r>
              <w:rPr>
                <w:rFonts w:cs="Times New Roman"/>
                <w:color w:val="auto"/>
                <w:sz w:val="20"/>
                <w:szCs w:val="20"/>
                <w:lang w:val="en-US"/>
              </w:rPr>
              <w:t>reg</w:t>
            </w:r>
            <w:proofErr w:type="spellEnd"/>
            <w:r w:rsidRPr="000160CB">
              <w:rPr>
                <w:rFonts w:cs="Times New Roman"/>
                <w:color w:val="auto"/>
                <w:sz w:val="20"/>
                <w:szCs w:val="20"/>
                <w:lang w:val="en-US"/>
              </w:rPr>
              <w:t>&gt;</w:t>
            </w:r>
          </w:p>
          <w:p w14:paraId="65D8DB29" w14:textId="77777777" w:rsidR="00087C4E" w:rsidRPr="003B1DCF" w:rsidRDefault="00087C4E" w:rsidP="004B118B">
            <w:pPr>
              <w:spacing w:line="240" w:lineRule="auto"/>
              <w:ind w:firstLine="0"/>
              <w:rPr>
                <w:rFonts w:cs="Times New Roman"/>
                <w:color w:val="auto"/>
                <w:sz w:val="20"/>
                <w:szCs w:val="20"/>
                <w:lang w:val="en-US"/>
              </w:rPr>
            </w:pPr>
            <w:r w:rsidRPr="003B1DCF">
              <w:rPr>
                <w:rFonts w:cs="Times New Roman"/>
                <w:color w:val="auto"/>
                <w:sz w:val="20"/>
                <w:szCs w:val="20"/>
                <w:lang w:val="en-US"/>
              </w:rPr>
              <w:t>&lt;</w:t>
            </w:r>
            <w:proofErr w:type="spellStart"/>
            <w:r w:rsidRPr="003B1DCF">
              <w:rPr>
                <w:rFonts w:cs="Times New Roman"/>
                <w:color w:val="auto"/>
                <w:sz w:val="20"/>
                <w:szCs w:val="20"/>
                <w:lang w:val="en-US"/>
              </w:rPr>
              <w:t>flat_</w:t>
            </w:r>
            <w:r>
              <w:rPr>
                <w:rFonts w:cs="Times New Roman"/>
                <w:color w:val="auto"/>
                <w:sz w:val="20"/>
                <w:szCs w:val="20"/>
                <w:lang w:val="en-US"/>
              </w:rPr>
              <w:t>reg</w:t>
            </w:r>
            <w:proofErr w:type="spellEnd"/>
            <w:r w:rsidRPr="003B1DCF">
              <w:rPr>
                <w:rFonts w:cs="Times New Roman"/>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4B5CA08A" w14:textId="77777777" w:rsidR="00087C4E" w:rsidRDefault="00087C4E" w:rsidP="004B118B">
            <w:pPr>
              <w:spacing w:line="240" w:lineRule="auto"/>
              <w:ind w:firstLine="0"/>
              <w:rPr>
                <w:rFonts w:cs="Times New Roman"/>
                <w:color w:val="auto"/>
                <w:sz w:val="20"/>
                <w:szCs w:val="20"/>
              </w:rPr>
            </w:pPr>
            <w:r w:rsidRPr="000160CB">
              <w:rPr>
                <w:rFonts w:cs="Times New Roman"/>
                <w:color w:val="auto"/>
                <w:sz w:val="20"/>
                <w:szCs w:val="20"/>
              </w:rPr>
              <w:t>Адрес регистрации</w:t>
            </w:r>
          </w:p>
        </w:tc>
        <w:tc>
          <w:tcPr>
            <w:tcW w:w="3969" w:type="dxa"/>
            <w:tcBorders>
              <w:top w:val="single" w:sz="4" w:space="0" w:color="auto"/>
              <w:left w:val="single" w:sz="4" w:space="0" w:color="auto"/>
              <w:bottom w:val="single" w:sz="4" w:space="0" w:color="auto"/>
              <w:right w:val="single" w:sz="4" w:space="0" w:color="auto"/>
            </w:tcBorders>
          </w:tcPr>
          <w:p w14:paraId="3B87B682" w14:textId="77777777" w:rsidR="00087C4E" w:rsidRDefault="00087C4E" w:rsidP="004B118B">
            <w:pPr>
              <w:spacing w:line="240" w:lineRule="auto"/>
              <w:ind w:firstLine="0"/>
              <w:rPr>
                <w:rFonts w:cs="Times New Roman"/>
                <w:color w:val="auto"/>
                <w:sz w:val="20"/>
                <w:szCs w:val="20"/>
              </w:rPr>
            </w:pPr>
            <w:r>
              <w:rPr>
                <w:color w:val="000000"/>
                <w:sz w:val="20"/>
                <w:szCs w:val="20"/>
              </w:rPr>
              <w:t>Если «</w:t>
            </w:r>
            <w:r w:rsidRPr="00675E6A">
              <w:rPr>
                <w:color w:val="000000"/>
                <w:sz w:val="20"/>
                <w:szCs w:val="20"/>
              </w:rPr>
              <w:t>Адрес фактического места жительства совпадает</w:t>
            </w:r>
            <w:r>
              <w:rPr>
                <w:color w:val="000000"/>
                <w:sz w:val="20"/>
                <w:szCs w:val="20"/>
              </w:rPr>
              <w:t xml:space="preserve"> с адресом регистрации» = «Да», то тег 1, иначе тег 2, где поля тега 2 – адрес регистрации.</w:t>
            </w:r>
          </w:p>
        </w:tc>
      </w:tr>
      <w:tr w:rsidR="00087C4E" w14:paraId="07303150"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B7D832A"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91DD2CE" w14:textId="77777777" w:rsidR="00087C4E" w:rsidRPr="000160CB" w:rsidRDefault="00087C4E" w:rsidP="004B118B">
            <w:pPr>
              <w:spacing w:line="240" w:lineRule="auto"/>
              <w:ind w:firstLine="0"/>
              <w:rPr>
                <w:rFonts w:cs="Times New Roman"/>
                <w:color w:val="auto"/>
                <w:sz w:val="20"/>
                <w:szCs w:val="20"/>
              </w:rPr>
            </w:pPr>
            <w:r w:rsidRPr="00D704AA">
              <w:rPr>
                <w:rFonts w:cs="Times New Roman"/>
                <w:color w:val="auto"/>
                <w:sz w:val="20"/>
                <w:szCs w:val="20"/>
              </w:rPr>
              <w:t>&lt;</w:t>
            </w:r>
            <w:proofErr w:type="spellStart"/>
            <w:r w:rsidRPr="00D704AA">
              <w:rPr>
                <w:rFonts w:cs="Times New Roman"/>
                <w:color w:val="auto"/>
                <w:sz w:val="20"/>
                <w:szCs w:val="20"/>
              </w:rPr>
              <w:t>dep_code</w:t>
            </w:r>
            <w:proofErr w:type="spellEnd"/>
            <w:r w:rsidRPr="00D704AA">
              <w:rPr>
                <w:rFonts w:cs="Times New Roman"/>
                <w:color w:val="auto"/>
                <w:sz w:val="20"/>
                <w:szCs w:val="20"/>
              </w:rPr>
              <w:t>&gt;</w:t>
            </w:r>
          </w:p>
        </w:tc>
        <w:tc>
          <w:tcPr>
            <w:tcW w:w="2410" w:type="dxa"/>
            <w:tcBorders>
              <w:top w:val="single" w:sz="4" w:space="0" w:color="auto"/>
              <w:left w:val="single" w:sz="4" w:space="0" w:color="auto"/>
              <w:bottom w:val="single" w:sz="4" w:space="0" w:color="auto"/>
              <w:right w:val="single" w:sz="4" w:space="0" w:color="auto"/>
            </w:tcBorders>
            <w:noWrap/>
          </w:tcPr>
          <w:p w14:paraId="282CD5B8" w14:textId="77777777" w:rsidR="00087C4E" w:rsidRPr="00D704AA" w:rsidRDefault="00087C4E" w:rsidP="004B118B">
            <w:pPr>
              <w:spacing w:line="240" w:lineRule="auto"/>
              <w:ind w:firstLine="0"/>
              <w:rPr>
                <w:rFonts w:cs="Times New Roman"/>
                <w:color w:val="auto"/>
                <w:sz w:val="20"/>
                <w:szCs w:val="20"/>
              </w:rPr>
            </w:pPr>
            <w:r>
              <w:rPr>
                <w:rFonts w:cs="Times New Roman"/>
                <w:color w:val="auto"/>
                <w:sz w:val="20"/>
                <w:szCs w:val="20"/>
              </w:rPr>
              <w:t>Код подразделения</w:t>
            </w:r>
          </w:p>
        </w:tc>
        <w:tc>
          <w:tcPr>
            <w:tcW w:w="3969" w:type="dxa"/>
            <w:tcBorders>
              <w:top w:val="single" w:sz="4" w:space="0" w:color="auto"/>
              <w:left w:val="single" w:sz="4" w:space="0" w:color="auto"/>
              <w:bottom w:val="single" w:sz="4" w:space="0" w:color="auto"/>
              <w:right w:val="single" w:sz="4" w:space="0" w:color="auto"/>
            </w:tcBorders>
          </w:tcPr>
          <w:p w14:paraId="5B0FC61D"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Код подразделения действующего паспорта</w:t>
            </w:r>
          </w:p>
        </w:tc>
      </w:tr>
      <w:tr w:rsidR="00087C4E" w14:paraId="28377EBD"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5EE07751"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44E5389"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serial_number</w:t>
            </w:r>
            <w:proofErr w:type="spellEnd"/>
            <w:r>
              <w:rPr>
                <w:color w:val="auto"/>
                <w:sz w:val="20"/>
                <w:szCs w:val="20"/>
              </w:rPr>
              <w:t>_1</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2BE7AB4D"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выданный 1)</w:t>
            </w:r>
          </w:p>
        </w:tc>
        <w:tc>
          <w:tcPr>
            <w:tcW w:w="3969" w:type="dxa"/>
            <w:tcBorders>
              <w:top w:val="single" w:sz="4" w:space="0" w:color="auto"/>
              <w:left w:val="single" w:sz="4" w:space="0" w:color="auto"/>
              <w:bottom w:val="single" w:sz="4" w:space="0" w:color="auto"/>
              <w:right w:val="single" w:sz="4" w:space="0" w:color="auto"/>
            </w:tcBorders>
          </w:tcPr>
          <w:p w14:paraId="71A37E77"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выданного (1) паспорта</w:t>
            </w:r>
          </w:p>
        </w:tc>
      </w:tr>
      <w:tr w:rsidR="00087C4E" w14:paraId="4EFD1988"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7405D486"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EB71DE8"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&lt;number</w:t>
            </w:r>
            <w:r>
              <w:rPr>
                <w:color w:val="auto"/>
                <w:sz w:val="20"/>
                <w:szCs w:val="20"/>
              </w:rPr>
              <w:t>_1</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7202FF41"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выданный 1)</w:t>
            </w:r>
          </w:p>
        </w:tc>
        <w:tc>
          <w:tcPr>
            <w:tcW w:w="3969" w:type="dxa"/>
            <w:tcBorders>
              <w:top w:val="single" w:sz="4" w:space="0" w:color="auto"/>
              <w:left w:val="single" w:sz="4" w:space="0" w:color="auto"/>
              <w:bottom w:val="single" w:sz="4" w:space="0" w:color="auto"/>
              <w:right w:val="single" w:sz="4" w:space="0" w:color="auto"/>
            </w:tcBorders>
          </w:tcPr>
          <w:p w14:paraId="780766BB"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выданного (1) паспорта</w:t>
            </w:r>
          </w:p>
        </w:tc>
      </w:tr>
      <w:tr w:rsidR="00087C4E" w14:paraId="4EA1D5E9"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5EC94B26"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B54DB5A"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issue_date</w:t>
            </w:r>
            <w:proofErr w:type="spellEnd"/>
            <w:r>
              <w:rPr>
                <w:color w:val="auto"/>
                <w:sz w:val="20"/>
                <w:szCs w:val="20"/>
              </w:rPr>
              <w:t>_1</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316FF0C6"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 xml:space="preserve">Дата выдачи </w:t>
            </w:r>
            <w:proofErr w:type="spellStart"/>
            <w:r>
              <w:rPr>
                <w:rFonts w:cs="Times New Roman"/>
                <w:color w:val="auto"/>
                <w:sz w:val="20"/>
                <w:szCs w:val="20"/>
              </w:rPr>
              <w:t>дд.мм.гггг</w:t>
            </w:r>
            <w:proofErr w:type="spellEnd"/>
            <w:r>
              <w:rPr>
                <w:rFonts w:cs="Times New Roman"/>
                <w:color w:val="auto"/>
                <w:sz w:val="20"/>
                <w:szCs w:val="20"/>
              </w:rPr>
              <w:t xml:space="preserve"> (ранее выданный 1)</w:t>
            </w:r>
          </w:p>
        </w:tc>
        <w:tc>
          <w:tcPr>
            <w:tcW w:w="3969" w:type="dxa"/>
            <w:tcBorders>
              <w:top w:val="single" w:sz="4" w:space="0" w:color="auto"/>
              <w:left w:val="single" w:sz="4" w:space="0" w:color="auto"/>
              <w:bottom w:val="single" w:sz="4" w:space="0" w:color="auto"/>
              <w:right w:val="single" w:sz="4" w:space="0" w:color="auto"/>
            </w:tcBorders>
          </w:tcPr>
          <w:p w14:paraId="2E74B71E"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Дата выдачи ранее выданного (1) паспорта</w:t>
            </w:r>
          </w:p>
        </w:tc>
      </w:tr>
      <w:tr w:rsidR="00087C4E" w:rsidDel="00EB6C26" w14:paraId="1BB75B44" w14:textId="34B4FD22" w:rsidTr="008A2B52">
        <w:trPr>
          <w:trHeight w:val="225"/>
          <w:del w:id="156"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31982795" w14:textId="116849D6" w:rsidR="00087C4E" w:rsidDel="00EB6C26" w:rsidRDefault="00087C4E" w:rsidP="004B118B">
            <w:pPr>
              <w:pStyle w:val="ae"/>
              <w:numPr>
                <w:ilvl w:val="0"/>
                <w:numId w:val="16"/>
              </w:numPr>
              <w:spacing w:line="240" w:lineRule="auto"/>
              <w:ind w:hanging="654"/>
              <w:rPr>
                <w:del w:id="157" w:author="Соболева Анна" w:date="2026-07-13T17:35:00Z"/>
                <w:color w:val="auto"/>
                <w:sz w:val="20"/>
                <w:szCs w:val="20"/>
              </w:rPr>
            </w:pPr>
            <w:commentRangeStart w:id="158"/>
          </w:p>
        </w:tc>
        <w:tc>
          <w:tcPr>
            <w:tcW w:w="2124" w:type="dxa"/>
            <w:tcBorders>
              <w:top w:val="single" w:sz="4" w:space="0" w:color="auto"/>
              <w:left w:val="single" w:sz="4" w:space="0" w:color="auto"/>
              <w:bottom w:val="single" w:sz="4" w:space="0" w:color="auto"/>
              <w:right w:val="single" w:sz="4" w:space="0" w:color="auto"/>
            </w:tcBorders>
            <w:noWrap/>
          </w:tcPr>
          <w:p w14:paraId="35335419" w14:textId="192F1A7E" w:rsidR="00087C4E" w:rsidRPr="000160CB" w:rsidDel="00EB6C26" w:rsidRDefault="00087C4E" w:rsidP="004B118B">
            <w:pPr>
              <w:spacing w:line="240" w:lineRule="auto"/>
              <w:ind w:firstLine="0"/>
              <w:rPr>
                <w:del w:id="159" w:author="Соболева Анна" w:date="2026-07-13T17:35:00Z"/>
                <w:rFonts w:cs="Times New Roman"/>
                <w:color w:val="auto"/>
                <w:sz w:val="20"/>
                <w:szCs w:val="20"/>
              </w:rPr>
            </w:pPr>
            <w:del w:id="160" w:author="Соболева Анна" w:date="2026-07-13T17:35:00Z">
              <w:r w:rsidRPr="004F5B74" w:rsidDel="00EB6C26">
                <w:rPr>
                  <w:color w:val="auto"/>
                  <w:sz w:val="20"/>
                  <w:szCs w:val="20"/>
                </w:rPr>
                <w:delText>&lt;</w:delText>
              </w:r>
              <w:r w:rsidRPr="007310AF" w:rsidDel="00EB6C26">
                <w:rPr>
                  <w:color w:val="auto"/>
                  <w:sz w:val="20"/>
                  <w:szCs w:val="20"/>
                  <w:lang w:val="en-US"/>
                </w:rPr>
                <w:delText>issue</w:delText>
              </w:r>
              <w:r w:rsidRPr="004F5B74" w:rsidDel="00EB6C26">
                <w:rPr>
                  <w:color w:val="auto"/>
                  <w:sz w:val="20"/>
                  <w:szCs w:val="20"/>
                </w:rPr>
                <w:delText>_</w:delText>
              </w:r>
              <w:r w:rsidRPr="007310AF" w:rsidDel="00EB6C26">
                <w:rPr>
                  <w:color w:val="auto"/>
                  <w:sz w:val="20"/>
                  <w:szCs w:val="20"/>
                  <w:lang w:val="en-US"/>
                </w:rPr>
                <w:delText>place</w:delText>
              </w:r>
              <w:r w:rsidDel="00EB6C26">
                <w:rPr>
                  <w:color w:val="auto"/>
                  <w:sz w:val="20"/>
                  <w:szCs w:val="20"/>
                </w:rPr>
                <w:delText>_1</w:delText>
              </w:r>
              <w:r w:rsidRPr="004F5B74" w:rsidDel="00EB6C26">
                <w:rPr>
                  <w:color w:val="auto"/>
                  <w:sz w:val="20"/>
                  <w:szCs w:val="20"/>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0D2E1C2D" w14:textId="1C7B3EA4" w:rsidR="00087C4E" w:rsidDel="00EB6C26" w:rsidRDefault="00087C4E" w:rsidP="004B118B">
            <w:pPr>
              <w:spacing w:line="240" w:lineRule="auto"/>
              <w:ind w:firstLine="0"/>
              <w:rPr>
                <w:del w:id="161" w:author="Соболева Анна" w:date="2026-07-13T17:35:00Z"/>
                <w:rFonts w:cs="Times New Roman"/>
                <w:color w:val="auto"/>
                <w:sz w:val="20"/>
                <w:szCs w:val="20"/>
              </w:rPr>
            </w:pPr>
            <w:commentRangeStart w:id="162"/>
            <w:del w:id="163" w:author="Соболева Анна" w:date="2026-07-13T17:35:00Z">
              <w:r w:rsidRPr="007310AF" w:rsidDel="00EB6C26">
                <w:rPr>
                  <w:rFonts w:cs="Times New Roman"/>
                  <w:color w:val="auto"/>
                  <w:sz w:val="20"/>
                  <w:szCs w:val="20"/>
                </w:rPr>
                <w:delText>Наименование органа, выдавшего паспорт</w:delText>
              </w:r>
              <w:r w:rsidDel="00EB6C26">
                <w:rPr>
                  <w:rFonts w:cs="Times New Roman"/>
                  <w:color w:val="auto"/>
                  <w:sz w:val="20"/>
                  <w:szCs w:val="20"/>
                </w:rPr>
                <w:delText xml:space="preserve"> (ранее выданный 1)</w:delText>
              </w:r>
            </w:del>
          </w:p>
        </w:tc>
        <w:tc>
          <w:tcPr>
            <w:tcW w:w="3969" w:type="dxa"/>
            <w:tcBorders>
              <w:top w:val="single" w:sz="4" w:space="0" w:color="auto"/>
              <w:left w:val="single" w:sz="4" w:space="0" w:color="auto"/>
              <w:bottom w:val="single" w:sz="4" w:space="0" w:color="auto"/>
              <w:right w:val="single" w:sz="4" w:space="0" w:color="auto"/>
            </w:tcBorders>
          </w:tcPr>
          <w:p w14:paraId="3CFB9CB3" w14:textId="1E0158B6" w:rsidR="00087C4E" w:rsidDel="00EB6C26" w:rsidRDefault="00087C4E" w:rsidP="004B118B">
            <w:pPr>
              <w:spacing w:line="240" w:lineRule="auto"/>
              <w:ind w:firstLine="0"/>
              <w:rPr>
                <w:del w:id="164" w:author="Соболева Анна" w:date="2026-07-13T17:35:00Z"/>
                <w:rFonts w:cs="Times New Roman"/>
                <w:color w:val="auto"/>
                <w:sz w:val="20"/>
                <w:szCs w:val="20"/>
              </w:rPr>
            </w:pPr>
            <w:del w:id="165" w:author="Соболева Анна" w:date="2026-07-13T17:35:00Z">
              <w:r w:rsidDel="00EB6C26">
                <w:rPr>
                  <w:rFonts w:cs="Times New Roman"/>
                  <w:color w:val="auto"/>
                  <w:sz w:val="20"/>
                  <w:szCs w:val="20"/>
                </w:rPr>
                <w:delText>Поле «Кем выдан» из блока «Паспортные данные» ранее выданного (1) паспорта</w:delText>
              </w:r>
              <w:commentRangeEnd w:id="162"/>
              <w:r w:rsidR="001C1F27" w:rsidDel="00EB6C26">
                <w:rPr>
                  <w:rStyle w:val="af2"/>
                  <w:rFonts w:cs="Times New Roman"/>
                  <w:color w:val="auto"/>
                  <w:sz w:val="20"/>
                  <w:szCs w:val="20"/>
                </w:rPr>
                <w:commentReference w:id="162"/>
              </w:r>
              <w:r w:rsidR="00EB6C26" w:rsidDel="00EB6C26">
                <w:rPr>
                  <w:rStyle w:val="af2"/>
                </w:rPr>
                <w:commentReference w:id="158"/>
              </w:r>
            </w:del>
          </w:p>
        </w:tc>
      </w:tr>
      <w:tr w:rsidR="00087C4E" w:rsidDel="00EB6C26" w14:paraId="7D089F88" w14:textId="30453204" w:rsidTr="008A2B52">
        <w:trPr>
          <w:trHeight w:val="225"/>
          <w:del w:id="166"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64350A2E" w14:textId="1E5FDD7A" w:rsidR="00087C4E" w:rsidDel="00EB6C26" w:rsidRDefault="00087C4E" w:rsidP="004B118B">
            <w:pPr>
              <w:pStyle w:val="ae"/>
              <w:numPr>
                <w:ilvl w:val="0"/>
                <w:numId w:val="16"/>
              </w:numPr>
              <w:spacing w:line="240" w:lineRule="auto"/>
              <w:ind w:hanging="654"/>
              <w:rPr>
                <w:del w:id="167" w:author="Соболева Анна" w:date="2026-07-13T17:35:00Z"/>
                <w:color w:val="auto"/>
                <w:sz w:val="20"/>
                <w:szCs w:val="20"/>
              </w:rPr>
            </w:pPr>
            <w:commentRangeStart w:id="168"/>
            <w:commentRangeEnd w:id="158"/>
          </w:p>
        </w:tc>
        <w:tc>
          <w:tcPr>
            <w:tcW w:w="2124" w:type="dxa"/>
            <w:tcBorders>
              <w:top w:val="single" w:sz="4" w:space="0" w:color="auto"/>
              <w:left w:val="single" w:sz="4" w:space="0" w:color="auto"/>
              <w:bottom w:val="single" w:sz="4" w:space="0" w:color="auto"/>
              <w:right w:val="single" w:sz="4" w:space="0" w:color="auto"/>
            </w:tcBorders>
            <w:noWrap/>
          </w:tcPr>
          <w:p w14:paraId="61D475AE" w14:textId="5E8F3185" w:rsidR="00087C4E" w:rsidRPr="000160CB" w:rsidDel="00EB6C26" w:rsidRDefault="00087C4E" w:rsidP="004B118B">
            <w:pPr>
              <w:spacing w:line="240" w:lineRule="auto"/>
              <w:ind w:firstLine="0"/>
              <w:rPr>
                <w:del w:id="169" w:author="Соболева Анна" w:date="2026-07-13T17:35:00Z"/>
                <w:rFonts w:cs="Times New Roman"/>
                <w:color w:val="auto"/>
                <w:sz w:val="20"/>
                <w:szCs w:val="20"/>
              </w:rPr>
            </w:pPr>
            <w:del w:id="170" w:author="Соболева Анна" w:date="2026-07-13T17:35:00Z">
              <w:r w:rsidRPr="00D704AA" w:rsidDel="00EB6C26">
                <w:rPr>
                  <w:rFonts w:cs="Times New Roman"/>
                  <w:color w:val="auto"/>
                  <w:sz w:val="20"/>
                  <w:szCs w:val="20"/>
                </w:rPr>
                <w:delText>&lt;dep_code</w:delText>
              </w:r>
              <w:r w:rsidDel="00EB6C26">
                <w:rPr>
                  <w:rFonts w:cs="Times New Roman"/>
                  <w:color w:val="auto"/>
                  <w:sz w:val="20"/>
                  <w:szCs w:val="20"/>
                </w:rPr>
                <w:delText>_1</w:delText>
              </w:r>
              <w:r w:rsidRPr="00D704AA" w:rsidDel="00EB6C26">
                <w:rPr>
                  <w:rFonts w:cs="Times New Roman"/>
                  <w:color w:val="auto"/>
                  <w:sz w:val="20"/>
                  <w:szCs w:val="20"/>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2EB36E6D" w14:textId="366BA125" w:rsidR="00087C4E" w:rsidDel="00EB6C26" w:rsidRDefault="00087C4E" w:rsidP="004B118B">
            <w:pPr>
              <w:spacing w:line="240" w:lineRule="auto"/>
              <w:ind w:firstLine="0"/>
              <w:rPr>
                <w:del w:id="171" w:author="Соболева Анна" w:date="2026-07-13T17:35:00Z"/>
                <w:rFonts w:cs="Times New Roman"/>
                <w:color w:val="auto"/>
                <w:sz w:val="20"/>
                <w:szCs w:val="20"/>
              </w:rPr>
            </w:pPr>
            <w:commentRangeStart w:id="172"/>
            <w:del w:id="173" w:author="Соболева Анна" w:date="2026-07-13T17:35:00Z">
              <w:r w:rsidDel="00EB6C26">
                <w:rPr>
                  <w:rFonts w:cs="Times New Roman"/>
                  <w:color w:val="auto"/>
                  <w:sz w:val="20"/>
                  <w:szCs w:val="20"/>
                </w:rPr>
                <w:delText>Код подразделения (ранее выданный 1)</w:delText>
              </w:r>
            </w:del>
          </w:p>
        </w:tc>
        <w:tc>
          <w:tcPr>
            <w:tcW w:w="3969" w:type="dxa"/>
            <w:tcBorders>
              <w:top w:val="single" w:sz="4" w:space="0" w:color="auto"/>
              <w:left w:val="single" w:sz="4" w:space="0" w:color="auto"/>
              <w:bottom w:val="single" w:sz="4" w:space="0" w:color="auto"/>
              <w:right w:val="single" w:sz="4" w:space="0" w:color="auto"/>
            </w:tcBorders>
          </w:tcPr>
          <w:p w14:paraId="34A019C0" w14:textId="09983C12" w:rsidR="00087C4E" w:rsidDel="00EB6C26" w:rsidRDefault="00087C4E" w:rsidP="004B118B">
            <w:pPr>
              <w:spacing w:line="240" w:lineRule="auto"/>
              <w:ind w:firstLine="0"/>
              <w:rPr>
                <w:del w:id="174" w:author="Соболева Анна" w:date="2026-07-13T17:35:00Z"/>
                <w:rFonts w:cs="Times New Roman"/>
                <w:color w:val="auto"/>
                <w:sz w:val="20"/>
                <w:szCs w:val="20"/>
              </w:rPr>
            </w:pPr>
            <w:del w:id="175" w:author="Соболева Анна" w:date="2026-07-13T17:35:00Z">
              <w:r w:rsidDel="00EB6C26">
                <w:rPr>
                  <w:rFonts w:cs="Times New Roman"/>
                  <w:color w:val="auto"/>
                  <w:sz w:val="20"/>
                  <w:szCs w:val="20"/>
                </w:rPr>
                <w:delText>Код подразделения ранее выданного (1) паспорта</w:delText>
              </w:r>
              <w:commentRangeEnd w:id="172"/>
              <w:r w:rsidR="001C1F27" w:rsidDel="00EB6C26">
                <w:rPr>
                  <w:rStyle w:val="af2"/>
                  <w:rFonts w:cs="Times New Roman"/>
                  <w:color w:val="auto"/>
                  <w:sz w:val="20"/>
                  <w:szCs w:val="20"/>
                </w:rPr>
                <w:commentReference w:id="172"/>
              </w:r>
              <w:r w:rsidR="00EB6C26" w:rsidDel="00EB6C26">
                <w:rPr>
                  <w:rStyle w:val="af2"/>
                </w:rPr>
                <w:commentReference w:id="168"/>
              </w:r>
            </w:del>
          </w:p>
        </w:tc>
      </w:tr>
      <w:commentRangeEnd w:id="168"/>
      <w:tr w:rsidR="00087C4E" w14:paraId="23B8E84B"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EDD1ADE"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35C973C"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serial_number</w:t>
            </w:r>
            <w:proofErr w:type="spellEnd"/>
            <w:r>
              <w:rPr>
                <w:color w:val="auto"/>
                <w:sz w:val="20"/>
                <w:szCs w:val="20"/>
              </w:rPr>
              <w:t>_2</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62229171"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выданный 2)</w:t>
            </w:r>
          </w:p>
        </w:tc>
        <w:tc>
          <w:tcPr>
            <w:tcW w:w="3969" w:type="dxa"/>
            <w:tcBorders>
              <w:top w:val="single" w:sz="4" w:space="0" w:color="auto"/>
              <w:left w:val="single" w:sz="4" w:space="0" w:color="auto"/>
              <w:bottom w:val="single" w:sz="4" w:space="0" w:color="auto"/>
              <w:right w:val="single" w:sz="4" w:space="0" w:color="auto"/>
            </w:tcBorders>
          </w:tcPr>
          <w:p w14:paraId="6332822D"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выданного (2) паспорта</w:t>
            </w:r>
          </w:p>
        </w:tc>
      </w:tr>
      <w:tr w:rsidR="00087C4E" w14:paraId="2448E4D8"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7B446F6"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2A130A4F"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&lt;number</w:t>
            </w:r>
            <w:r>
              <w:rPr>
                <w:color w:val="auto"/>
                <w:sz w:val="20"/>
                <w:szCs w:val="20"/>
              </w:rPr>
              <w:t>_2</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377F425B"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выданный 2)</w:t>
            </w:r>
          </w:p>
        </w:tc>
        <w:tc>
          <w:tcPr>
            <w:tcW w:w="3969" w:type="dxa"/>
            <w:tcBorders>
              <w:top w:val="single" w:sz="4" w:space="0" w:color="auto"/>
              <w:left w:val="single" w:sz="4" w:space="0" w:color="auto"/>
              <w:bottom w:val="single" w:sz="4" w:space="0" w:color="auto"/>
              <w:right w:val="single" w:sz="4" w:space="0" w:color="auto"/>
            </w:tcBorders>
          </w:tcPr>
          <w:p w14:paraId="282165BE"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выданного (2) паспорта</w:t>
            </w:r>
          </w:p>
        </w:tc>
      </w:tr>
      <w:tr w:rsidR="00087C4E" w14:paraId="3BA0A156"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B7FFC80"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8067FA9"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issue_date</w:t>
            </w:r>
            <w:proofErr w:type="spellEnd"/>
            <w:r>
              <w:rPr>
                <w:color w:val="auto"/>
                <w:sz w:val="20"/>
                <w:szCs w:val="20"/>
              </w:rPr>
              <w:t>_2</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4C5C42F9"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 xml:space="preserve">Дата выдачи </w:t>
            </w:r>
            <w:proofErr w:type="spellStart"/>
            <w:r>
              <w:rPr>
                <w:rFonts w:cs="Times New Roman"/>
                <w:color w:val="auto"/>
                <w:sz w:val="20"/>
                <w:szCs w:val="20"/>
              </w:rPr>
              <w:t>дд.мм.гггг</w:t>
            </w:r>
            <w:proofErr w:type="spellEnd"/>
            <w:r>
              <w:rPr>
                <w:rFonts w:cs="Times New Roman"/>
                <w:color w:val="auto"/>
                <w:sz w:val="20"/>
                <w:szCs w:val="20"/>
              </w:rPr>
              <w:t xml:space="preserve"> (ранее выданный 2)</w:t>
            </w:r>
          </w:p>
        </w:tc>
        <w:tc>
          <w:tcPr>
            <w:tcW w:w="3969" w:type="dxa"/>
            <w:tcBorders>
              <w:top w:val="single" w:sz="4" w:space="0" w:color="auto"/>
              <w:left w:val="single" w:sz="4" w:space="0" w:color="auto"/>
              <w:bottom w:val="single" w:sz="4" w:space="0" w:color="auto"/>
              <w:right w:val="single" w:sz="4" w:space="0" w:color="auto"/>
            </w:tcBorders>
          </w:tcPr>
          <w:p w14:paraId="0A82165D"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Дата выдачи ранее выданного (2) паспорта</w:t>
            </w:r>
          </w:p>
        </w:tc>
      </w:tr>
      <w:tr w:rsidR="00087C4E" w:rsidDel="00EB6C26" w14:paraId="6E6EB6F0" w14:textId="30AC0FA1" w:rsidTr="008A2B52">
        <w:trPr>
          <w:trHeight w:val="225"/>
          <w:del w:id="176"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1C5A38E3" w14:textId="52229DB4" w:rsidR="00087C4E" w:rsidDel="00EB6C26" w:rsidRDefault="00087C4E" w:rsidP="004B118B">
            <w:pPr>
              <w:pStyle w:val="ae"/>
              <w:numPr>
                <w:ilvl w:val="0"/>
                <w:numId w:val="16"/>
              </w:numPr>
              <w:spacing w:line="240" w:lineRule="auto"/>
              <w:ind w:hanging="654"/>
              <w:rPr>
                <w:del w:id="177" w:author="Соболева Анна" w:date="2026-07-13T17:35:00Z"/>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C450B5F" w14:textId="5E32DF26" w:rsidR="00087C4E" w:rsidRPr="000160CB" w:rsidDel="00EB6C26" w:rsidRDefault="00087C4E" w:rsidP="004B118B">
            <w:pPr>
              <w:spacing w:line="240" w:lineRule="auto"/>
              <w:ind w:firstLine="0"/>
              <w:rPr>
                <w:del w:id="178" w:author="Соболева Анна" w:date="2026-07-13T17:35:00Z"/>
                <w:rFonts w:cs="Times New Roman"/>
                <w:color w:val="auto"/>
                <w:sz w:val="20"/>
                <w:szCs w:val="20"/>
              </w:rPr>
            </w:pPr>
            <w:del w:id="179" w:author="Соболева Анна" w:date="2026-07-13T17:35:00Z">
              <w:r w:rsidRPr="004F5B74" w:rsidDel="00EB6C26">
                <w:rPr>
                  <w:color w:val="auto"/>
                  <w:sz w:val="20"/>
                  <w:szCs w:val="20"/>
                </w:rPr>
                <w:delText>&lt;</w:delText>
              </w:r>
              <w:r w:rsidRPr="007310AF" w:rsidDel="00EB6C26">
                <w:rPr>
                  <w:color w:val="auto"/>
                  <w:sz w:val="20"/>
                  <w:szCs w:val="20"/>
                  <w:lang w:val="en-US"/>
                </w:rPr>
                <w:delText>issue</w:delText>
              </w:r>
              <w:r w:rsidRPr="004F5B74" w:rsidDel="00EB6C26">
                <w:rPr>
                  <w:color w:val="auto"/>
                  <w:sz w:val="20"/>
                  <w:szCs w:val="20"/>
                </w:rPr>
                <w:delText>_</w:delText>
              </w:r>
              <w:r w:rsidRPr="007310AF" w:rsidDel="00EB6C26">
                <w:rPr>
                  <w:color w:val="auto"/>
                  <w:sz w:val="20"/>
                  <w:szCs w:val="20"/>
                  <w:lang w:val="en-US"/>
                </w:rPr>
                <w:delText>place</w:delText>
              </w:r>
              <w:r w:rsidDel="00EB6C26">
                <w:rPr>
                  <w:color w:val="auto"/>
                  <w:sz w:val="20"/>
                  <w:szCs w:val="20"/>
                </w:rPr>
                <w:delText>_2</w:delText>
              </w:r>
              <w:r w:rsidRPr="004F5B74" w:rsidDel="00EB6C26">
                <w:rPr>
                  <w:color w:val="auto"/>
                  <w:sz w:val="20"/>
                  <w:szCs w:val="20"/>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0FD20A1D" w14:textId="17C499DB" w:rsidR="00087C4E" w:rsidDel="00EB6C26" w:rsidRDefault="00087C4E" w:rsidP="004B118B">
            <w:pPr>
              <w:spacing w:line="240" w:lineRule="auto"/>
              <w:ind w:firstLine="0"/>
              <w:rPr>
                <w:del w:id="180" w:author="Соболева Анна" w:date="2026-07-13T17:35:00Z"/>
                <w:rFonts w:cs="Times New Roman"/>
                <w:color w:val="auto"/>
                <w:sz w:val="20"/>
                <w:szCs w:val="20"/>
              </w:rPr>
            </w:pPr>
            <w:del w:id="181" w:author="Соболева Анна" w:date="2026-07-13T17:35:00Z">
              <w:r w:rsidRPr="007310AF" w:rsidDel="00EB6C26">
                <w:rPr>
                  <w:rFonts w:cs="Times New Roman"/>
                  <w:color w:val="auto"/>
                  <w:sz w:val="20"/>
                  <w:szCs w:val="20"/>
                </w:rPr>
                <w:delText>Наименование органа, выдавшего паспорт</w:delText>
              </w:r>
              <w:r w:rsidDel="00EB6C26">
                <w:rPr>
                  <w:rFonts w:cs="Times New Roman"/>
                  <w:color w:val="auto"/>
                  <w:sz w:val="20"/>
                  <w:szCs w:val="20"/>
                </w:rPr>
                <w:delText xml:space="preserve"> (ранее выданный 2)</w:delText>
              </w:r>
            </w:del>
          </w:p>
        </w:tc>
        <w:tc>
          <w:tcPr>
            <w:tcW w:w="3969" w:type="dxa"/>
            <w:tcBorders>
              <w:top w:val="single" w:sz="4" w:space="0" w:color="auto"/>
              <w:left w:val="single" w:sz="4" w:space="0" w:color="auto"/>
              <w:bottom w:val="single" w:sz="4" w:space="0" w:color="auto"/>
              <w:right w:val="single" w:sz="4" w:space="0" w:color="auto"/>
            </w:tcBorders>
          </w:tcPr>
          <w:p w14:paraId="07DAC2C5" w14:textId="3659DE25" w:rsidR="00087C4E" w:rsidDel="00EB6C26" w:rsidRDefault="00087C4E" w:rsidP="004B118B">
            <w:pPr>
              <w:spacing w:line="240" w:lineRule="auto"/>
              <w:ind w:firstLine="0"/>
              <w:rPr>
                <w:del w:id="182" w:author="Соболева Анна" w:date="2026-07-13T17:35:00Z"/>
                <w:rFonts w:cs="Times New Roman"/>
                <w:color w:val="auto"/>
                <w:sz w:val="20"/>
                <w:szCs w:val="20"/>
              </w:rPr>
            </w:pPr>
            <w:commentRangeStart w:id="183"/>
            <w:commentRangeStart w:id="184"/>
            <w:del w:id="185" w:author="Соболева Анна" w:date="2026-07-13T17:35:00Z">
              <w:r w:rsidDel="00EB6C26">
                <w:rPr>
                  <w:rFonts w:cs="Times New Roman"/>
                  <w:color w:val="auto"/>
                  <w:sz w:val="20"/>
                  <w:szCs w:val="20"/>
                </w:rPr>
                <w:delText>Поле «Кем выдан» из блока «Паспортные данные» ранее выданного (2) паспорта</w:delText>
              </w:r>
              <w:commentRangeEnd w:id="183"/>
              <w:r w:rsidR="001C1F27" w:rsidDel="00EB6C26">
                <w:rPr>
                  <w:rStyle w:val="af2"/>
                  <w:rFonts w:cs="Times New Roman"/>
                  <w:color w:val="auto"/>
                  <w:sz w:val="20"/>
                  <w:szCs w:val="20"/>
                </w:rPr>
                <w:commentReference w:id="183"/>
              </w:r>
              <w:commentRangeEnd w:id="184"/>
              <w:r w:rsidR="00EB6C26" w:rsidDel="00EB6C26">
                <w:rPr>
                  <w:rStyle w:val="af2"/>
                </w:rPr>
                <w:commentReference w:id="184"/>
              </w:r>
            </w:del>
          </w:p>
        </w:tc>
      </w:tr>
      <w:tr w:rsidR="00087C4E" w:rsidDel="00EB6C26" w14:paraId="1D31C179" w14:textId="5C46A366" w:rsidTr="008A2B52">
        <w:trPr>
          <w:trHeight w:val="225"/>
          <w:del w:id="186"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286CF7F2" w14:textId="53E05354" w:rsidR="00087C4E" w:rsidDel="00EB6C26" w:rsidRDefault="00087C4E" w:rsidP="004B118B">
            <w:pPr>
              <w:pStyle w:val="ae"/>
              <w:numPr>
                <w:ilvl w:val="0"/>
                <w:numId w:val="16"/>
              </w:numPr>
              <w:spacing w:line="240" w:lineRule="auto"/>
              <w:ind w:hanging="654"/>
              <w:rPr>
                <w:del w:id="187" w:author="Соболева Анна" w:date="2026-07-13T17:35:00Z"/>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770C1F9" w14:textId="1F066F3D" w:rsidR="00087C4E" w:rsidRPr="000160CB" w:rsidDel="00EB6C26" w:rsidRDefault="00087C4E" w:rsidP="004B118B">
            <w:pPr>
              <w:spacing w:line="240" w:lineRule="auto"/>
              <w:ind w:firstLine="0"/>
              <w:rPr>
                <w:del w:id="188" w:author="Соболева Анна" w:date="2026-07-13T17:35:00Z"/>
                <w:rFonts w:cs="Times New Roman"/>
                <w:color w:val="auto"/>
                <w:sz w:val="20"/>
                <w:szCs w:val="20"/>
              </w:rPr>
            </w:pPr>
            <w:del w:id="189" w:author="Соболева Анна" w:date="2026-07-13T17:35:00Z">
              <w:r w:rsidRPr="00D704AA" w:rsidDel="00EB6C26">
                <w:rPr>
                  <w:rFonts w:cs="Times New Roman"/>
                  <w:color w:val="auto"/>
                  <w:sz w:val="20"/>
                  <w:szCs w:val="20"/>
                </w:rPr>
                <w:delText>&lt;dep_code</w:delText>
              </w:r>
              <w:r w:rsidDel="00EB6C26">
                <w:rPr>
                  <w:rFonts w:cs="Times New Roman"/>
                  <w:color w:val="auto"/>
                  <w:sz w:val="20"/>
                  <w:szCs w:val="20"/>
                </w:rPr>
                <w:delText>_2</w:delText>
              </w:r>
              <w:r w:rsidRPr="00D704AA" w:rsidDel="00EB6C26">
                <w:rPr>
                  <w:rFonts w:cs="Times New Roman"/>
                  <w:color w:val="auto"/>
                  <w:sz w:val="20"/>
                  <w:szCs w:val="20"/>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3BCE5D1A" w14:textId="54E62B3C" w:rsidR="00087C4E" w:rsidDel="00EB6C26" w:rsidRDefault="00087C4E" w:rsidP="004B118B">
            <w:pPr>
              <w:spacing w:line="240" w:lineRule="auto"/>
              <w:ind w:firstLine="0"/>
              <w:rPr>
                <w:del w:id="190" w:author="Соболева Анна" w:date="2026-07-13T17:35:00Z"/>
                <w:rFonts w:cs="Times New Roman"/>
                <w:color w:val="auto"/>
                <w:sz w:val="20"/>
                <w:szCs w:val="20"/>
              </w:rPr>
            </w:pPr>
            <w:del w:id="191" w:author="Соболева Анна" w:date="2026-07-13T17:35:00Z">
              <w:r w:rsidDel="00EB6C26">
                <w:rPr>
                  <w:rFonts w:cs="Times New Roman"/>
                  <w:color w:val="auto"/>
                  <w:sz w:val="20"/>
                  <w:szCs w:val="20"/>
                </w:rPr>
                <w:delText>Код подразделения (ранее выданный 2)</w:delText>
              </w:r>
            </w:del>
          </w:p>
        </w:tc>
        <w:tc>
          <w:tcPr>
            <w:tcW w:w="3969" w:type="dxa"/>
            <w:tcBorders>
              <w:top w:val="single" w:sz="4" w:space="0" w:color="auto"/>
              <w:left w:val="single" w:sz="4" w:space="0" w:color="auto"/>
              <w:bottom w:val="single" w:sz="4" w:space="0" w:color="auto"/>
              <w:right w:val="single" w:sz="4" w:space="0" w:color="auto"/>
            </w:tcBorders>
          </w:tcPr>
          <w:p w14:paraId="76D67ACB" w14:textId="1EBD3929" w:rsidR="00087C4E" w:rsidDel="00EB6C26" w:rsidRDefault="00087C4E" w:rsidP="004B118B">
            <w:pPr>
              <w:spacing w:line="240" w:lineRule="auto"/>
              <w:ind w:firstLine="0"/>
              <w:rPr>
                <w:del w:id="192" w:author="Соболева Анна" w:date="2026-07-13T17:35:00Z"/>
                <w:rFonts w:cs="Times New Roman"/>
                <w:color w:val="auto"/>
                <w:sz w:val="20"/>
                <w:szCs w:val="20"/>
              </w:rPr>
            </w:pPr>
            <w:commentRangeStart w:id="193"/>
            <w:commentRangeStart w:id="194"/>
            <w:del w:id="195" w:author="Соболева Анна" w:date="2026-07-13T17:35:00Z">
              <w:r w:rsidDel="00EB6C26">
                <w:rPr>
                  <w:rFonts w:cs="Times New Roman"/>
                  <w:color w:val="auto"/>
                  <w:sz w:val="20"/>
                  <w:szCs w:val="20"/>
                </w:rPr>
                <w:delText>Код подразделения ранее выданного (2) паспорта</w:delText>
              </w:r>
              <w:commentRangeEnd w:id="193"/>
              <w:r w:rsidR="001C1F27" w:rsidDel="00EB6C26">
                <w:rPr>
                  <w:rStyle w:val="af2"/>
                  <w:rFonts w:cs="Times New Roman"/>
                  <w:color w:val="auto"/>
                  <w:sz w:val="20"/>
                  <w:szCs w:val="20"/>
                </w:rPr>
                <w:commentReference w:id="193"/>
              </w:r>
              <w:commentRangeEnd w:id="194"/>
              <w:r w:rsidR="00EB6C26" w:rsidDel="00EB6C26">
                <w:rPr>
                  <w:rStyle w:val="af2"/>
                </w:rPr>
                <w:commentReference w:id="194"/>
              </w:r>
            </w:del>
          </w:p>
        </w:tc>
      </w:tr>
      <w:tr w:rsidR="00087C4E" w14:paraId="12193A50"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8D7FF06"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15F4845"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serial_number</w:t>
            </w:r>
            <w:proofErr w:type="spellEnd"/>
            <w:r>
              <w:rPr>
                <w:color w:val="auto"/>
                <w:sz w:val="20"/>
                <w:szCs w:val="20"/>
              </w:rPr>
              <w:t>_3</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2F6456A9"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выданный 3)</w:t>
            </w:r>
          </w:p>
        </w:tc>
        <w:tc>
          <w:tcPr>
            <w:tcW w:w="3969" w:type="dxa"/>
            <w:tcBorders>
              <w:top w:val="single" w:sz="4" w:space="0" w:color="auto"/>
              <w:left w:val="single" w:sz="4" w:space="0" w:color="auto"/>
              <w:bottom w:val="single" w:sz="4" w:space="0" w:color="auto"/>
              <w:right w:val="single" w:sz="4" w:space="0" w:color="auto"/>
            </w:tcBorders>
          </w:tcPr>
          <w:p w14:paraId="375D51D5"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выданного (3) паспорта</w:t>
            </w:r>
          </w:p>
        </w:tc>
      </w:tr>
      <w:tr w:rsidR="00087C4E" w14:paraId="730B36A2"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6CDED20C"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B2CFF09"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&lt;number</w:t>
            </w:r>
            <w:r>
              <w:rPr>
                <w:color w:val="auto"/>
                <w:sz w:val="20"/>
                <w:szCs w:val="20"/>
              </w:rPr>
              <w:t>_3</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4840CCAB"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выданный 3)</w:t>
            </w:r>
          </w:p>
        </w:tc>
        <w:tc>
          <w:tcPr>
            <w:tcW w:w="3969" w:type="dxa"/>
            <w:tcBorders>
              <w:top w:val="single" w:sz="4" w:space="0" w:color="auto"/>
              <w:left w:val="single" w:sz="4" w:space="0" w:color="auto"/>
              <w:bottom w:val="single" w:sz="4" w:space="0" w:color="auto"/>
              <w:right w:val="single" w:sz="4" w:space="0" w:color="auto"/>
            </w:tcBorders>
          </w:tcPr>
          <w:p w14:paraId="78F89223"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выданного (3) паспорта</w:t>
            </w:r>
          </w:p>
        </w:tc>
      </w:tr>
      <w:tr w:rsidR="00087C4E" w14:paraId="6B8A6CF6"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03BD0AD"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1C13F02"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issue_date</w:t>
            </w:r>
            <w:proofErr w:type="spellEnd"/>
            <w:r>
              <w:rPr>
                <w:color w:val="auto"/>
                <w:sz w:val="20"/>
                <w:szCs w:val="20"/>
              </w:rPr>
              <w:t>_3</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4D9B187A"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 xml:space="preserve">Дата выдачи </w:t>
            </w:r>
            <w:proofErr w:type="spellStart"/>
            <w:r>
              <w:rPr>
                <w:rFonts w:cs="Times New Roman"/>
                <w:color w:val="auto"/>
                <w:sz w:val="20"/>
                <w:szCs w:val="20"/>
              </w:rPr>
              <w:t>дд.мм.гггг</w:t>
            </w:r>
            <w:proofErr w:type="spellEnd"/>
            <w:r>
              <w:rPr>
                <w:rFonts w:cs="Times New Roman"/>
                <w:color w:val="auto"/>
                <w:sz w:val="20"/>
                <w:szCs w:val="20"/>
              </w:rPr>
              <w:t xml:space="preserve"> (ранее выданный 3)</w:t>
            </w:r>
          </w:p>
        </w:tc>
        <w:tc>
          <w:tcPr>
            <w:tcW w:w="3969" w:type="dxa"/>
            <w:tcBorders>
              <w:top w:val="single" w:sz="4" w:space="0" w:color="auto"/>
              <w:left w:val="single" w:sz="4" w:space="0" w:color="auto"/>
              <w:bottom w:val="single" w:sz="4" w:space="0" w:color="auto"/>
              <w:right w:val="single" w:sz="4" w:space="0" w:color="auto"/>
            </w:tcBorders>
          </w:tcPr>
          <w:p w14:paraId="5206D79C"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Дата выдачи ранее выданного (3) паспорта</w:t>
            </w:r>
          </w:p>
        </w:tc>
      </w:tr>
      <w:tr w:rsidR="00087C4E" w:rsidDel="00EB6C26" w14:paraId="6D977133" w14:textId="28292C7A" w:rsidTr="008A2B52">
        <w:trPr>
          <w:trHeight w:val="225"/>
          <w:del w:id="196"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38830BC9" w14:textId="272CED2E" w:rsidR="00087C4E" w:rsidDel="00EB6C26" w:rsidRDefault="00087C4E" w:rsidP="004B118B">
            <w:pPr>
              <w:pStyle w:val="ae"/>
              <w:numPr>
                <w:ilvl w:val="0"/>
                <w:numId w:val="16"/>
              </w:numPr>
              <w:spacing w:line="240" w:lineRule="auto"/>
              <w:ind w:hanging="654"/>
              <w:rPr>
                <w:del w:id="197" w:author="Соболева Анна" w:date="2026-07-13T17:35:00Z"/>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667DF96" w14:textId="6AB252EB" w:rsidR="00087C4E" w:rsidRPr="000160CB" w:rsidDel="00EB6C26" w:rsidRDefault="00087C4E" w:rsidP="004B118B">
            <w:pPr>
              <w:spacing w:line="240" w:lineRule="auto"/>
              <w:ind w:firstLine="0"/>
              <w:rPr>
                <w:del w:id="198" w:author="Соболева Анна" w:date="2026-07-13T17:35:00Z"/>
                <w:rFonts w:cs="Times New Roman"/>
                <w:color w:val="auto"/>
                <w:sz w:val="20"/>
                <w:szCs w:val="20"/>
              </w:rPr>
            </w:pPr>
            <w:del w:id="199" w:author="Соболева Анна" w:date="2026-07-13T17:35:00Z">
              <w:r w:rsidRPr="004F5B74" w:rsidDel="00EB6C26">
                <w:rPr>
                  <w:color w:val="auto"/>
                  <w:sz w:val="20"/>
                  <w:szCs w:val="20"/>
                </w:rPr>
                <w:delText>&lt;</w:delText>
              </w:r>
              <w:r w:rsidRPr="007310AF" w:rsidDel="00EB6C26">
                <w:rPr>
                  <w:color w:val="auto"/>
                  <w:sz w:val="20"/>
                  <w:szCs w:val="20"/>
                  <w:lang w:val="en-US"/>
                </w:rPr>
                <w:delText>issue</w:delText>
              </w:r>
              <w:r w:rsidRPr="004F5B74" w:rsidDel="00EB6C26">
                <w:rPr>
                  <w:color w:val="auto"/>
                  <w:sz w:val="20"/>
                  <w:szCs w:val="20"/>
                </w:rPr>
                <w:delText>_</w:delText>
              </w:r>
              <w:r w:rsidRPr="007310AF" w:rsidDel="00EB6C26">
                <w:rPr>
                  <w:color w:val="auto"/>
                  <w:sz w:val="20"/>
                  <w:szCs w:val="20"/>
                  <w:lang w:val="en-US"/>
                </w:rPr>
                <w:delText>place</w:delText>
              </w:r>
              <w:r w:rsidDel="00EB6C26">
                <w:rPr>
                  <w:color w:val="auto"/>
                  <w:sz w:val="20"/>
                  <w:szCs w:val="20"/>
                </w:rPr>
                <w:delText>_3</w:delText>
              </w:r>
              <w:r w:rsidRPr="004F5B74" w:rsidDel="00EB6C26">
                <w:rPr>
                  <w:color w:val="auto"/>
                  <w:sz w:val="20"/>
                  <w:szCs w:val="20"/>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29F92E7F" w14:textId="3AA5C0E2" w:rsidR="00087C4E" w:rsidDel="00EB6C26" w:rsidRDefault="00087C4E" w:rsidP="004B118B">
            <w:pPr>
              <w:spacing w:line="240" w:lineRule="auto"/>
              <w:ind w:firstLine="0"/>
              <w:rPr>
                <w:del w:id="200" w:author="Соболева Анна" w:date="2026-07-13T17:35:00Z"/>
                <w:rFonts w:cs="Times New Roman"/>
                <w:color w:val="auto"/>
                <w:sz w:val="20"/>
                <w:szCs w:val="20"/>
              </w:rPr>
            </w:pPr>
            <w:del w:id="201" w:author="Соболева Анна" w:date="2026-07-13T17:35:00Z">
              <w:r w:rsidRPr="007310AF" w:rsidDel="00EB6C26">
                <w:rPr>
                  <w:rFonts w:cs="Times New Roman"/>
                  <w:color w:val="auto"/>
                  <w:sz w:val="20"/>
                  <w:szCs w:val="20"/>
                </w:rPr>
                <w:delText>Наименование органа, выдавшего паспорт</w:delText>
              </w:r>
              <w:r w:rsidDel="00EB6C26">
                <w:rPr>
                  <w:rFonts w:cs="Times New Roman"/>
                  <w:color w:val="auto"/>
                  <w:sz w:val="20"/>
                  <w:szCs w:val="20"/>
                </w:rPr>
                <w:delText xml:space="preserve"> (ранее выданный 3)</w:delText>
              </w:r>
            </w:del>
          </w:p>
        </w:tc>
        <w:tc>
          <w:tcPr>
            <w:tcW w:w="3969" w:type="dxa"/>
            <w:tcBorders>
              <w:top w:val="single" w:sz="4" w:space="0" w:color="auto"/>
              <w:left w:val="single" w:sz="4" w:space="0" w:color="auto"/>
              <w:bottom w:val="single" w:sz="4" w:space="0" w:color="auto"/>
              <w:right w:val="single" w:sz="4" w:space="0" w:color="auto"/>
            </w:tcBorders>
          </w:tcPr>
          <w:p w14:paraId="57799008" w14:textId="568ADC10" w:rsidR="00087C4E" w:rsidDel="00EB6C26" w:rsidRDefault="00087C4E" w:rsidP="004B118B">
            <w:pPr>
              <w:spacing w:line="240" w:lineRule="auto"/>
              <w:ind w:firstLine="0"/>
              <w:rPr>
                <w:del w:id="202" w:author="Соболева Анна" w:date="2026-07-13T17:35:00Z"/>
                <w:rFonts w:cs="Times New Roman"/>
                <w:color w:val="auto"/>
                <w:sz w:val="20"/>
                <w:szCs w:val="20"/>
              </w:rPr>
            </w:pPr>
            <w:commentRangeStart w:id="203"/>
            <w:commentRangeStart w:id="204"/>
            <w:del w:id="205" w:author="Соболева Анна" w:date="2026-07-13T17:35:00Z">
              <w:r w:rsidDel="00EB6C26">
                <w:rPr>
                  <w:rFonts w:cs="Times New Roman"/>
                  <w:color w:val="auto"/>
                  <w:sz w:val="20"/>
                  <w:szCs w:val="20"/>
                </w:rPr>
                <w:delText>Поле «Кем выдан» из блока «Паспортные данные» ранее выданного (3) паспорта</w:delText>
              </w:r>
              <w:commentRangeEnd w:id="203"/>
              <w:r w:rsidR="001C1F27" w:rsidDel="00EB6C26">
                <w:rPr>
                  <w:rStyle w:val="af2"/>
                  <w:rFonts w:cs="Times New Roman"/>
                  <w:color w:val="auto"/>
                  <w:sz w:val="20"/>
                  <w:szCs w:val="20"/>
                </w:rPr>
                <w:commentReference w:id="203"/>
              </w:r>
              <w:commentRangeEnd w:id="204"/>
              <w:r w:rsidR="00EB6C26" w:rsidDel="00EB6C26">
                <w:rPr>
                  <w:rStyle w:val="af2"/>
                </w:rPr>
                <w:commentReference w:id="204"/>
              </w:r>
            </w:del>
          </w:p>
        </w:tc>
      </w:tr>
      <w:tr w:rsidR="00087C4E" w:rsidDel="00EB6C26" w14:paraId="3BC4BF7E" w14:textId="17B33961" w:rsidTr="008A2B52">
        <w:trPr>
          <w:trHeight w:val="225"/>
          <w:del w:id="206"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65DE99C0" w14:textId="4E9C15EB" w:rsidR="00087C4E" w:rsidDel="00EB6C26" w:rsidRDefault="00087C4E" w:rsidP="004B118B">
            <w:pPr>
              <w:pStyle w:val="ae"/>
              <w:numPr>
                <w:ilvl w:val="0"/>
                <w:numId w:val="16"/>
              </w:numPr>
              <w:spacing w:line="240" w:lineRule="auto"/>
              <w:ind w:hanging="654"/>
              <w:rPr>
                <w:del w:id="207" w:author="Соболева Анна" w:date="2026-07-13T17:35:00Z"/>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27BD4E11" w14:textId="766EE294" w:rsidR="00087C4E" w:rsidRPr="000160CB" w:rsidDel="00EB6C26" w:rsidRDefault="00087C4E" w:rsidP="004B118B">
            <w:pPr>
              <w:spacing w:line="240" w:lineRule="auto"/>
              <w:ind w:firstLine="0"/>
              <w:rPr>
                <w:del w:id="208" w:author="Соболева Анна" w:date="2026-07-13T17:35:00Z"/>
                <w:rFonts w:cs="Times New Roman"/>
                <w:color w:val="auto"/>
                <w:sz w:val="20"/>
                <w:szCs w:val="20"/>
              </w:rPr>
            </w:pPr>
            <w:del w:id="209" w:author="Соболева Анна" w:date="2026-07-13T17:35:00Z">
              <w:r w:rsidRPr="00D704AA" w:rsidDel="00EB6C26">
                <w:rPr>
                  <w:rFonts w:cs="Times New Roman"/>
                  <w:color w:val="auto"/>
                  <w:sz w:val="20"/>
                  <w:szCs w:val="20"/>
                </w:rPr>
                <w:delText>&lt;dep_code</w:delText>
              </w:r>
              <w:r w:rsidDel="00EB6C26">
                <w:rPr>
                  <w:rFonts w:cs="Times New Roman"/>
                  <w:color w:val="auto"/>
                  <w:sz w:val="20"/>
                  <w:szCs w:val="20"/>
                </w:rPr>
                <w:delText>_3</w:delText>
              </w:r>
              <w:r w:rsidRPr="00D704AA" w:rsidDel="00EB6C26">
                <w:rPr>
                  <w:rFonts w:cs="Times New Roman"/>
                  <w:color w:val="auto"/>
                  <w:sz w:val="20"/>
                  <w:szCs w:val="20"/>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2468AA8F" w14:textId="16F73D42" w:rsidR="00087C4E" w:rsidDel="00EB6C26" w:rsidRDefault="00087C4E" w:rsidP="004B118B">
            <w:pPr>
              <w:spacing w:line="240" w:lineRule="auto"/>
              <w:ind w:firstLine="0"/>
              <w:rPr>
                <w:del w:id="210" w:author="Соболева Анна" w:date="2026-07-13T17:35:00Z"/>
                <w:rFonts w:cs="Times New Roman"/>
                <w:color w:val="auto"/>
                <w:sz w:val="20"/>
                <w:szCs w:val="20"/>
              </w:rPr>
            </w:pPr>
            <w:del w:id="211" w:author="Соболева Анна" w:date="2026-07-13T17:35:00Z">
              <w:r w:rsidDel="00EB6C26">
                <w:rPr>
                  <w:rFonts w:cs="Times New Roman"/>
                  <w:color w:val="auto"/>
                  <w:sz w:val="20"/>
                  <w:szCs w:val="20"/>
                </w:rPr>
                <w:delText>Код подразделения (ранее выданный 3)</w:delText>
              </w:r>
            </w:del>
          </w:p>
        </w:tc>
        <w:tc>
          <w:tcPr>
            <w:tcW w:w="3969" w:type="dxa"/>
            <w:tcBorders>
              <w:top w:val="single" w:sz="4" w:space="0" w:color="auto"/>
              <w:left w:val="single" w:sz="4" w:space="0" w:color="auto"/>
              <w:bottom w:val="single" w:sz="4" w:space="0" w:color="auto"/>
              <w:right w:val="single" w:sz="4" w:space="0" w:color="auto"/>
            </w:tcBorders>
          </w:tcPr>
          <w:p w14:paraId="5E63F542" w14:textId="2A9455FB" w:rsidR="00087C4E" w:rsidDel="00EB6C26" w:rsidRDefault="00087C4E" w:rsidP="004B118B">
            <w:pPr>
              <w:spacing w:line="240" w:lineRule="auto"/>
              <w:ind w:firstLine="0"/>
              <w:rPr>
                <w:del w:id="212" w:author="Соболева Анна" w:date="2026-07-13T17:35:00Z"/>
                <w:rFonts w:cs="Times New Roman"/>
                <w:color w:val="auto"/>
                <w:sz w:val="20"/>
                <w:szCs w:val="20"/>
              </w:rPr>
            </w:pPr>
            <w:commentRangeStart w:id="213"/>
            <w:commentRangeStart w:id="214"/>
            <w:del w:id="215" w:author="Соболева Анна" w:date="2026-07-13T17:35:00Z">
              <w:r w:rsidDel="00EB6C26">
                <w:rPr>
                  <w:rFonts w:cs="Times New Roman"/>
                  <w:color w:val="auto"/>
                  <w:sz w:val="20"/>
                  <w:szCs w:val="20"/>
                </w:rPr>
                <w:delText>Код подразделения ранее выданного (3) паспорта</w:delText>
              </w:r>
              <w:commentRangeEnd w:id="213"/>
              <w:r w:rsidR="001C1F27" w:rsidDel="00EB6C26">
                <w:rPr>
                  <w:rStyle w:val="af2"/>
                  <w:rFonts w:cs="Times New Roman"/>
                  <w:color w:val="auto"/>
                  <w:sz w:val="20"/>
                  <w:szCs w:val="20"/>
                </w:rPr>
                <w:commentReference w:id="213"/>
              </w:r>
              <w:commentRangeEnd w:id="214"/>
              <w:r w:rsidR="00EB6C26" w:rsidDel="00EB6C26">
                <w:rPr>
                  <w:rStyle w:val="af2"/>
                </w:rPr>
                <w:commentReference w:id="214"/>
              </w:r>
            </w:del>
          </w:p>
        </w:tc>
      </w:tr>
      <w:tr w:rsidR="00087C4E" w14:paraId="7D4872A6"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05F30870"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579764FD"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serial_number</w:t>
            </w:r>
            <w:proofErr w:type="spellEnd"/>
            <w:r>
              <w:rPr>
                <w:color w:val="auto"/>
                <w:sz w:val="20"/>
                <w:szCs w:val="20"/>
              </w:rPr>
              <w:t>_4</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660A0F81"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выданный 4)</w:t>
            </w:r>
          </w:p>
        </w:tc>
        <w:tc>
          <w:tcPr>
            <w:tcW w:w="3969" w:type="dxa"/>
            <w:tcBorders>
              <w:top w:val="single" w:sz="4" w:space="0" w:color="auto"/>
              <w:left w:val="single" w:sz="4" w:space="0" w:color="auto"/>
              <w:bottom w:val="single" w:sz="4" w:space="0" w:color="auto"/>
              <w:right w:val="single" w:sz="4" w:space="0" w:color="auto"/>
            </w:tcBorders>
          </w:tcPr>
          <w:p w14:paraId="2B01C0A6"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выданного (4) паспорта</w:t>
            </w:r>
          </w:p>
        </w:tc>
      </w:tr>
      <w:tr w:rsidR="00087C4E" w14:paraId="3BFA72C3"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5F633C0B"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7D036801"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&lt;number</w:t>
            </w:r>
            <w:r>
              <w:rPr>
                <w:color w:val="auto"/>
                <w:sz w:val="20"/>
                <w:szCs w:val="20"/>
              </w:rPr>
              <w:t>_4</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06B9F1CB"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выданный 4)</w:t>
            </w:r>
          </w:p>
        </w:tc>
        <w:tc>
          <w:tcPr>
            <w:tcW w:w="3969" w:type="dxa"/>
            <w:tcBorders>
              <w:top w:val="single" w:sz="4" w:space="0" w:color="auto"/>
              <w:left w:val="single" w:sz="4" w:space="0" w:color="auto"/>
              <w:bottom w:val="single" w:sz="4" w:space="0" w:color="auto"/>
              <w:right w:val="single" w:sz="4" w:space="0" w:color="auto"/>
            </w:tcBorders>
          </w:tcPr>
          <w:p w14:paraId="267D9CF0"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выданного (4) паспорта</w:t>
            </w:r>
          </w:p>
        </w:tc>
      </w:tr>
      <w:tr w:rsidR="00087C4E" w14:paraId="5B1B0A4D"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121178F0"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43593759"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issue_date</w:t>
            </w:r>
            <w:proofErr w:type="spellEnd"/>
            <w:r>
              <w:rPr>
                <w:color w:val="auto"/>
                <w:sz w:val="20"/>
                <w:szCs w:val="20"/>
              </w:rPr>
              <w:t>_4</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50AD38F5"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 xml:space="preserve">Дата выдачи </w:t>
            </w:r>
            <w:proofErr w:type="spellStart"/>
            <w:r>
              <w:rPr>
                <w:rFonts w:cs="Times New Roman"/>
                <w:color w:val="auto"/>
                <w:sz w:val="20"/>
                <w:szCs w:val="20"/>
              </w:rPr>
              <w:t>дд.мм.гггг</w:t>
            </w:r>
            <w:proofErr w:type="spellEnd"/>
            <w:r>
              <w:rPr>
                <w:rFonts w:cs="Times New Roman"/>
                <w:color w:val="auto"/>
                <w:sz w:val="20"/>
                <w:szCs w:val="20"/>
              </w:rPr>
              <w:t xml:space="preserve"> (ранее выданный 4)</w:t>
            </w:r>
          </w:p>
        </w:tc>
        <w:tc>
          <w:tcPr>
            <w:tcW w:w="3969" w:type="dxa"/>
            <w:tcBorders>
              <w:top w:val="single" w:sz="4" w:space="0" w:color="auto"/>
              <w:left w:val="single" w:sz="4" w:space="0" w:color="auto"/>
              <w:bottom w:val="single" w:sz="4" w:space="0" w:color="auto"/>
              <w:right w:val="single" w:sz="4" w:space="0" w:color="auto"/>
            </w:tcBorders>
          </w:tcPr>
          <w:p w14:paraId="206EF0DD"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Дата выдачи ранее выданного (4) паспорта</w:t>
            </w:r>
          </w:p>
        </w:tc>
      </w:tr>
      <w:tr w:rsidR="00087C4E" w:rsidDel="00EB6C26" w14:paraId="7DBB95DD" w14:textId="36511546" w:rsidTr="008A2B52">
        <w:trPr>
          <w:trHeight w:val="225"/>
          <w:del w:id="216"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376718C5" w14:textId="0441942E" w:rsidR="00087C4E" w:rsidDel="00EB6C26" w:rsidRDefault="00087C4E" w:rsidP="004B118B">
            <w:pPr>
              <w:pStyle w:val="ae"/>
              <w:numPr>
                <w:ilvl w:val="0"/>
                <w:numId w:val="16"/>
              </w:numPr>
              <w:spacing w:line="240" w:lineRule="auto"/>
              <w:ind w:hanging="654"/>
              <w:rPr>
                <w:del w:id="217" w:author="Соболева Анна" w:date="2026-07-13T17:35:00Z"/>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092E0D85" w14:textId="4A78C146" w:rsidR="00087C4E" w:rsidRPr="000160CB" w:rsidDel="00EB6C26" w:rsidRDefault="00087C4E" w:rsidP="004B118B">
            <w:pPr>
              <w:spacing w:line="240" w:lineRule="auto"/>
              <w:ind w:firstLine="0"/>
              <w:rPr>
                <w:del w:id="218" w:author="Соболева Анна" w:date="2026-07-13T17:35:00Z"/>
                <w:rFonts w:cs="Times New Roman"/>
                <w:color w:val="auto"/>
                <w:sz w:val="20"/>
                <w:szCs w:val="20"/>
              </w:rPr>
            </w:pPr>
            <w:del w:id="219" w:author="Соболева Анна" w:date="2026-07-13T17:35:00Z">
              <w:r w:rsidRPr="004F5B74" w:rsidDel="00EB6C26">
                <w:rPr>
                  <w:color w:val="auto"/>
                  <w:sz w:val="20"/>
                  <w:szCs w:val="20"/>
                </w:rPr>
                <w:delText>&lt;</w:delText>
              </w:r>
              <w:r w:rsidRPr="007310AF" w:rsidDel="00EB6C26">
                <w:rPr>
                  <w:color w:val="auto"/>
                  <w:sz w:val="20"/>
                  <w:szCs w:val="20"/>
                  <w:lang w:val="en-US"/>
                </w:rPr>
                <w:delText>issue</w:delText>
              </w:r>
              <w:r w:rsidRPr="004F5B74" w:rsidDel="00EB6C26">
                <w:rPr>
                  <w:color w:val="auto"/>
                  <w:sz w:val="20"/>
                  <w:szCs w:val="20"/>
                </w:rPr>
                <w:delText>_</w:delText>
              </w:r>
              <w:r w:rsidRPr="007310AF" w:rsidDel="00EB6C26">
                <w:rPr>
                  <w:color w:val="auto"/>
                  <w:sz w:val="20"/>
                  <w:szCs w:val="20"/>
                  <w:lang w:val="en-US"/>
                </w:rPr>
                <w:delText>place</w:delText>
              </w:r>
              <w:r w:rsidDel="00EB6C26">
                <w:rPr>
                  <w:color w:val="auto"/>
                  <w:sz w:val="20"/>
                  <w:szCs w:val="20"/>
                </w:rPr>
                <w:delText>_4</w:delText>
              </w:r>
              <w:r w:rsidRPr="004F5B74" w:rsidDel="00EB6C26">
                <w:rPr>
                  <w:color w:val="auto"/>
                  <w:sz w:val="20"/>
                  <w:szCs w:val="20"/>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46C95386" w14:textId="0A467008" w:rsidR="00087C4E" w:rsidDel="00EB6C26" w:rsidRDefault="00087C4E" w:rsidP="004B118B">
            <w:pPr>
              <w:spacing w:line="240" w:lineRule="auto"/>
              <w:ind w:firstLine="0"/>
              <w:rPr>
                <w:del w:id="220" w:author="Соболева Анна" w:date="2026-07-13T17:35:00Z"/>
                <w:rFonts w:cs="Times New Roman"/>
                <w:color w:val="auto"/>
                <w:sz w:val="20"/>
                <w:szCs w:val="20"/>
              </w:rPr>
            </w:pPr>
            <w:del w:id="221" w:author="Соболева Анна" w:date="2026-07-13T17:35:00Z">
              <w:r w:rsidRPr="007310AF" w:rsidDel="00EB6C26">
                <w:rPr>
                  <w:rFonts w:cs="Times New Roman"/>
                  <w:color w:val="auto"/>
                  <w:sz w:val="20"/>
                  <w:szCs w:val="20"/>
                </w:rPr>
                <w:delText>Наименование органа, выдавшего паспорт</w:delText>
              </w:r>
              <w:r w:rsidDel="00EB6C26">
                <w:rPr>
                  <w:rFonts w:cs="Times New Roman"/>
                  <w:color w:val="auto"/>
                  <w:sz w:val="20"/>
                  <w:szCs w:val="20"/>
                </w:rPr>
                <w:delText xml:space="preserve"> (ранее выданный 4)</w:delText>
              </w:r>
            </w:del>
          </w:p>
        </w:tc>
        <w:tc>
          <w:tcPr>
            <w:tcW w:w="3969" w:type="dxa"/>
            <w:tcBorders>
              <w:top w:val="single" w:sz="4" w:space="0" w:color="auto"/>
              <w:left w:val="single" w:sz="4" w:space="0" w:color="auto"/>
              <w:bottom w:val="single" w:sz="4" w:space="0" w:color="auto"/>
              <w:right w:val="single" w:sz="4" w:space="0" w:color="auto"/>
            </w:tcBorders>
          </w:tcPr>
          <w:p w14:paraId="34961BF7" w14:textId="5C3D4A1D" w:rsidR="00087C4E" w:rsidDel="00EB6C26" w:rsidRDefault="00087C4E" w:rsidP="004B118B">
            <w:pPr>
              <w:spacing w:line="240" w:lineRule="auto"/>
              <w:ind w:firstLine="0"/>
              <w:rPr>
                <w:del w:id="222" w:author="Соболева Анна" w:date="2026-07-13T17:35:00Z"/>
                <w:rFonts w:cs="Times New Roman"/>
                <w:color w:val="auto"/>
                <w:sz w:val="20"/>
                <w:szCs w:val="20"/>
              </w:rPr>
            </w:pPr>
            <w:commentRangeStart w:id="223"/>
            <w:commentRangeStart w:id="224"/>
            <w:del w:id="225" w:author="Соболева Анна" w:date="2026-07-13T17:35:00Z">
              <w:r w:rsidDel="00EB6C26">
                <w:rPr>
                  <w:rFonts w:cs="Times New Roman"/>
                  <w:color w:val="auto"/>
                  <w:sz w:val="20"/>
                  <w:szCs w:val="20"/>
                </w:rPr>
                <w:delText>Поле «Кем выдан» из блока «Паспортные данные» ранее выданного (4) паспорта</w:delText>
              </w:r>
              <w:commentRangeEnd w:id="223"/>
              <w:r w:rsidR="001C1F27" w:rsidDel="00EB6C26">
                <w:rPr>
                  <w:rStyle w:val="af2"/>
                  <w:rFonts w:cs="Times New Roman"/>
                  <w:color w:val="auto"/>
                  <w:sz w:val="20"/>
                  <w:szCs w:val="20"/>
                </w:rPr>
                <w:commentReference w:id="223"/>
              </w:r>
              <w:commentRangeEnd w:id="224"/>
              <w:r w:rsidR="00EB6C26" w:rsidDel="00EB6C26">
                <w:rPr>
                  <w:rStyle w:val="af2"/>
                </w:rPr>
                <w:commentReference w:id="224"/>
              </w:r>
            </w:del>
          </w:p>
        </w:tc>
      </w:tr>
      <w:tr w:rsidR="00087C4E" w:rsidDel="00EB6C26" w14:paraId="46550FB8" w14:textId="4437DDEE" w:rsidTr="008A2B52">
        <w:trPr>
          <w:trHeight w:val="225"/>
          <w:del w:id="226"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207135E6" w14:textId="5FA9F6FE" w:rsidR="00087C4E" w:rsidDel="00EB6C26" w:rsidRDefault="00087C4E" w:rsidP="004B118B">
            <w:pPr>
              <w:pStyle w:val="ae"/>
              <w:numPr>
                <w:ilvl w:val="0"/>
                <w:numId w:val="16"/>
              </w:numPr>
              <w:spacing w:line="240" w:lineRule="auto"/>
              <w:ind w:hanging="654"/>
              <w:rPr>
                <w:del w:id="227" w:author="Соболева Анна" w:date="2026-07-13T17:35:00Z"/>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22D80B6" w14:textId="4F6D74C2" w:rsidR="00087C4E" w:rsidRPr="000160CB" w:rsidDel="00EB6C26" w:rsidRDefault="00087C4E" w:rsidP="004B118B">
            <w:pPr>
              <w:spacing w:line="240" w:lineRule="auto"/>
              <w:ind w:firstLine="0"/>
              <w:rPr>
                <w:del w:id="228" w:author="Соболева Анна" w:date="2026-07-13T17:35:00Z"/>
                <w:rFonts w:cs="Times New Roman"/>
                <w:color w:val="auto"/>
                <w:sz w:val="20"/>
                <w:szCs w:val="20"/>
              </w:rPr>
            </w:pPr>
            <w:del w:id="229" w:author="Соболева Анна" w:date="2026-07-13T17:35:00Z">
              <w:r w:rsidRPr="00D704AA" w:rsidDel="00EB6C26">
                <w:rPr>
                  <w:rFonts w:cs="Times New Roman"/>
                  <w:color w:val="auto"/>
                  <w:sz w:val="20"/>
                  <w:szCs w:val="20"/>
                </w:rPr>
                <w:delText>&lt;dep_code</w:delText>
              </w:r>
              <w:r w:rsidDel="00EB6C26">
                <w:rPr>
                  <w:rFonts w:cs="Times New Roman"/>
                  <w:color w:val="auto"/>
                  <w:sz w:val="20"/>
                  <w:szCs w:val="20"/>
                </w:rPr>
                <w:delText>_4</w:delText>
              </w:r>
              <w:r w:rsidRPr="00D704AA" w:rsidDel="00EB6C26">
                <w:rPr>
                  <w:rFonts w:cs="Times New Roman"/>
                  <w:color w:val="auto"/>
                  <w:sz w:val="20"/>
                  <w:szCs w:val="20"/>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16AF9CE3" w14:textId="3525077A" w:rsidR="00087C4E" w:rsidDel="00EB6C26" w:rsidRDefault="00087C4E" w:rsidP="004B118B">
            <w:pPr>
              <w:spacing w:line="240" w:lineRule="auto"/>
              <w:ind w:firstLine="0"/>
              <w:rPr>
                <w:del w:id="230" w:author="Соболева Анна" w:date="2026-07-13T17:35:00Z"/>
                <w:rFonts w:cs="Times New Roman"/>
                <w:color w:val="auto"/>
                <w:sz w:val="20"/>
                <w:szCs w:val="20"/>
              </w:rPr>
            </w:pPr>
            <w:del w:id="231" w:author="Соболева Анна" w:date="2026-07-13T17:35:00Z">
              <w:r w:rsidDel="00EB6C26">
                <w:rPr>
                  <w:rFonts w:cs="Times New Roman"/>
                  <w:color w:val="auto"/>
                  <w:sz w:val="20"/>
                  <w:szCs w:val="20"/>
                </w:rPr>
                <w:delText>Код подразделения (ранее выданный 4)</w:delText>
              </w:r>
            </w:del>
          </w:p>
        </w:tc>
        <w:tc>
          <w:tcPr>
            <w:tcW w:w="3969" w:type="dxa"/>
            <w:tcBorders>
              <w:top w:val="single" w:sz="4" w:space="0" w:color="auto"/>
              <w:left w:val="single" w:sz="4" w:space="0" w:color="auto"/>
              <w:bottom w:val="single" w:sz="4" w:space="0" w:color="auto"/>
              <w:right w:val="single" w:sz="4" w:space="0" w:color="auto"/>
            </w:tcBorders>
          </w:tcPr>
          <w:p w14:paraId="6A2270FA" w14:textId="1192B509" w:rsidR="00087C4E" w:rsidDel="00EB6C26" w:rsidRDefault="00087C4E" w:rsidP="004B118B">
            <w:pPr>
              <w:spacing w:line="240" w:lineRule="auto"/>
              <w:ind w:firstLine="0"/>
              <w:rPr>
                <w:del w:id="232" w:author="Соболева Анна" w:date="2026-07-13T17:35:00Z"/>
                <w:rFonts w:cs="Times New Roman"/>
                <w:color w:val="auto"/>
                <w:sz w:val="20"/>
                <w:szCs w:val="20"/>
              </w:rPr>
            </w:pPr>
            <w:commentRangeStart w:id="233"/>
            <w:commentRangeStart w:id="234"/>
            <w:del w:id="235" w:author="Соболева Анна" w:date="2026-07-13T17:35:00Z">
              <w:r w:rsidDel="00EB6C26">
                <w:rPr>
                  <w:rFonts w:cs="Times New Roman"/>
                  <w:color w:val="auto"/>
                  <w:sz w:val="20"/>
                  <w:szCs w:val="20"/>
                </w:rPr>
                <w:delText>Код подразделения ранее выданного (4) паспорта</w:delText>
              </w:r>
              <w:commentRangeEnd w:id="233"/>
              <w:r w:rsidR="001C1F27" w:rsidDel="00EB6C26">
                <w:rPr>
                  <w:rStyle w:val="af2"/>
                  <w:rFonts w:cs="Times New Roman"/>
                  <w:color w:val="auto"/>
                  <w:sz w:val="20"/>
                  <w:szCs w:val="20"/>
                </w:rPr>
                <w:commentReference w:id="233"/>
              </w:r>
              <w:commentRangeEnd w:id="234"/>
              <w:r w:rsidR="00EB6C26" w:rsidDel="00EB6C26">
                <w:rPr>
                  <w:rStyle w:val="af2"/>
                </w:rPr>
                <w:commentReference w:id="234"/>
              </w:r>
            </w:del>
          </w:p>
        </w:tc>
      </w:tr>
      <w:tr w:rsidR="00087C4E" w14:paraId="1AB235A9"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848EB12"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06EFA97"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serial_number</w:t>
            </w:r>
            <w:proofErr w:type="spellEnd"/>
            <w:r>
              <w:rPr>
                <w:color w:val="auto"/>
                <w:sz w:val="20"/>
                <w:szCs w:val="20"/>
              </w:rPr>
              <w:t>_5</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2C903FA9"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выданный 5)</w:t>
            </w:r>
          </w:p>
        </w:tc>
        <w:tc>
          <w:tcPr>
            <w:tcW w:w="3969" w:type="dxa"/>
            <w:tcBorders>
              <w:top w:val="single" w:sz="4" w:space="0" w:color="auto"/>
              <w:left w:val="single" w:sz="4" w:space="0" w:color="auto"/>
              <w:bottom w:val="single" w:sz="4" w:space="0" w:color="auto"/>
              <w:right w:val="single" w:sz="4" w:space="0" w:color="auto"/>
            </w:tcBorders>
          </w:tcPr>
          <w:p w14:paraId="34E6F0D7"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Серия ранее выданного (5) паспорта</w:t>
            </w:r>
          </w:p>
        </w:tc>
      </w:tr>
      <w:tr w:rsidR="00087C4E" w14:paraId="5FC9DD63"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41C147CC"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2EEC27D0"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&lt;number</w:t>
            </w:r>
            <w:r>
              <w:rPr>
                <w:color w:val="auto"/>
                <w:sz w:val="20"/>
                <w:szCs w:val="20"/>
              </w:rPr>
              <w:t>_5</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34C03413"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выданный 5)</w:t>
            </w:r>
          </w:p>
        </w:tc>
        <w:tc>
          <w:tcPr>
            <w:tcW w:w="3969" w:type="dxa"/>
            <w:tcBorders>
              <w:top w:val="single" w:sz="4" w:space="0" w:color="auto"/>
              <w:left w:val="single" w:sz="4" w:space="0" w:color="auto"/>
              <w:bottom w:val="single" w:sz="4" w:space="0" w:color="auto"/>
              <w:right w:val="single" w:sz="4" w:space="0" w:color="auto"/>
            </w:tcBorders>
          </w:tcPr>
          <w:p w14:paraId="4C9A8AC1"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Номер ранее выданного (5) паспорта</w:t>
            </w:r>
          </w:p>
        </w:tc>
      </w:tr>
      <w:tr w:rsidR="00087C4E" w14:paraId="0D240817" w14:textId="77777777" w:rsidTr="008A2B52">
        <w:trPr>
          <w:trHeight w:val="225"/>
        </w:trPr>
        <w:tc>
          <w:tcPr>
            <w:tcW w:w="427" w:type="dxa"/>
            <w:tcBorders>
              <w:top w:val="single" w:sz="4" w:space="0" w:color="auto"/>
              <w:left w:val="single" w:sz="4" w:space="0" w:color="auto"/>
              <w:bottom w:val="single" w:sz="4" w:space="0" w:color="auto"/>
              <w:right w:val="single" w:sz="4" w:space="0" w:color="auto"/>
            </w:tcBorders>
            <w:noWrap/>
          </w:tcPr>
          <w:p w14:paraId="5E3EFF8C" w14:textId="77777777" w:rsidR="00087C4E" w:rsidRDefault="00087C4E" w:rsidP="004B118B">
            <w:pPr>
              <w:pStyle w:val="ae"/>
              <w:numPr>
                <w:ilvl w:val="0"/>
                <w:numId w:val="16"/>
              </w:numPr>
              <w:spacing w:line="240" w:lineRule="auto"/>
              <w:ind w:hanging="654"/>
              <w:rPr>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1DE7CDF" w14:textId="77777777" w:rsidR="00087C4E" w:rsidRPr="000160CB" w:rsidRDefault="00087C4E" w:rsidP="004B118B">
            <w:pPr>
              <w:spacing w:line="240" w:lineRule="auto"/>
              <w:ind w:firstLine="0"/>
              <w:rPr>
                <w:rFonts w:cs="Times New Roman"/>
                <w:color w:val="auto"/>
                <w:sz w:val="20"/>
                <w:szCs w:val="20"/>
              </w:rPr>
            </w:pPr>
            <w:r>
              <w:rPr>
                <w:color w:val="auto"/>
                <w:sz w:val="20"/>
                <w:szCs w:val="20"/>
                <w:lang w:val="en-US"/>
              </w:rPr>
              <w:t>&lt;</w:t>
            </w:r>
            <w:proofErr w:type="spellStart"/>
            <w:r>
              <w:rPr>
                <w:color w:val="auto"/>
                <w:sz w:val="20"/>
                <w:szCs w:val="20"/>
                <w:lang w:val="en-US"/>
              </w:rPr>
              <w:t>issue_date</w:t>
            </w:r>
            <w:proofErr w:type="spellEnd"/>
            <w:r>
              <w:rPr>
                <w:color w:val="auto"/>
                <w:sz w:val="20"/>
                <w:szCs w:val="20"/>
              </w:rPr>
              <w:t>_5</w:t>
            </w:r>
            <w:r>
              <w:rPr>
                <w:color w:val="auto"/>
                <w:sz w:val="20"/>
                <w:szCs w:val="20"/>
                <w:lang w:val="en-US"/>
              </w:rPr>
              <w:t>&gt;</w:t>
            </w:r>
          </w:p>
        </w:tc>
        <w:tc>
          <w:tcPr>
            <w:tcW w:w="2410" w:type="dxa"/>
            <w:tcBorders>
              <w:top w:val="single" w:sz="4" w:space="0" w:color="auto"/>
              <w:left w:val="single" w:sz="4" w:space="0" w:color="auto"/>
              <w:bottom w:val="single" w:sz="4" w:space="0" w:color="auto"/>
              <w:right w:val="single" w:sz="4" w:space="0" w:color="auto"/>
            </w:tcBorders>
            <w:noWrap/>
          </w:tcPr>
          <w:p w14:paraId="3F6936C7"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 xml:space="preserve">Дата выдачи </w:t>
            </w:r>
            <w:proofErr w:type="spellStart"/>
            <w:r>
              <w:rPr>
                <w:rFonts w:cs="Times New Roman"/>
                <w:color w:val="auto"/>
                <w:sz w:val="20"/>
                <w:szCs w:val="20"/>
              </w:rPr>
              <w:t>дд.мм.гггг</w:t>
            </w:r>
            <w:proofErr w:type="spellEnd"/>
            <w:r>
              <w:rPr>
                <w:rFonts w:cs="Times New Roman"/>
                <w:color w:val="auto"/>
                <w:sz w:val="20"/>
                <w:szCs w:val="20"/>
              </w:rPr>
              <w:t xml:space="preserve"> (ранее выданный 5)</w:t>
            </w:r>
          </w:p>
        </w:tc>
        <w:tc>
          <w:tcPr>
            <w:tcW w:w="3969" w:type="dxa"/>
            <w:tcBorders>
              <w:top w:val="single" w:sz="4" w:space="0" w:color="auto"/>
              <w:left w:val="single" w:sz="4" w:space="0" w:color="auto"/>
              <w:bottom w:val="single" w:sz="4" w:space="0" w:color="auto"/>
              <w:right w:val="single" w:sz="4" w:space="0" w:color="auto"/>
            </w:tcBorders>
          </w:tcPr>
          <w:p w14:paraId="426739DF" w14:textId="77777777" w:rsidR="00087C4E" w:rsidRDefault="00087C4E" w:rsidP="004B118B">
            <w:pPr>
              <w:spacing w:line="240" w:lineRule="auto"/>
              <w:ind w:firstLine="0"/>
              <w:rPr>
                <w:rFonts w:cs="Times New Roman"/>
                <w:color w:val="auto"/>
                <w:sz w:val="20"/>
                <w:szCs w:val="20"/>
              </w:rPr>
            </w:pPr>
            <w:r>
              <w:rPr>
                <w:rFonts w:cs="Times New Roman"/>
                <w:color w:val="auto"/>
                <w:sz w:val="20"/>
                <w:szCs w:val="20"/>
              </w:rPr>
              <w:t>Дата выдачи ранее выданного (5) паспорта</w:t>
            </w:r>
          </w:p>
        </w:tc>
      </w:tr>
      <w:tr w:rsidR="00547A40" w14:paraId="4230A692" w14:textId="77777777" w:rsidTr="008A2B52">
        <w:trPr>
          <w:trHeight w:val="225"/>
          <w:ins w:id="236" w:author="Соболева Анна" w:date="2026-07-13T19:24:00Z"/>
        </w:trPr>
        <w:tc>
          <w:tcPr>
            <w:tcW w:w="427" w:type="dxa"/>
            <w:tcBorders>
              <w:top w:val="single" w:sz="4" w:space="0" w:color="auto"/>
              <w:left w:val="single" w:sz="4" w:space="0" w:color="auto"/>
              <w:bottom w:val="single" w:sz="4" w:space="0" w:color="auto"/>
              <w:right w:val="single" w:sz="4" w:space="0" w:color="auto"/>
            </w:tcBorders>
            <w:noWrap/>
          </w:tcPr>
          <w:p w14:paraId="41A82D13" w14:textId="77777777" w:rsidR="00547A40" w:rsidRDefault="00547A40" w:rsidP="004B118B">
            <w:pPr>
              <w:pStyle w:val="ae"/>
              <w:numPr>
                <w:ilvl w:val="0"/>
                <w:numId w:val="16"/>
              </w:numPr>
              <w:spacing w:line="240" w:lineRule="auto"/>
              <w:ind w:hanging="654"/>
              <w:rPr>
                <w:ins w:id="237" w:author="Соболева Анна" w:date="2026-07-13T19:24:00Z"/>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6BD605F8" w14:textId="50C47362" w:rsidR="00547A40" w:rsidRDefault="00547A40" w:rsidP="004B118B">
            <w:pPr>
              <w:spacing w:line="240" w:lineRule="auto"/>
              <w:ind w:firstLine="0"/>
              <w:rPr>
                <w:ins w:id="238" w:author="Соболева Анна" w:date="2026-07-13T19:24:00Z"/>
                <w:color w:val="auto"/>
                <w:sz w:val="20"/>
                <w:szCs w:val="20"/>
                <w:lang w:val="en-US"/>
              </w:rPr>
            </w:pPr>
            <w:ins w:id="239" w:author="Соболева Анна" w:date="2026-07-13T19:24:00Z">
              <w:r>
                <w:rPr>
                  <w:color w:val="auto"/>
                  <w:sz w:val="20"/>
                  <w:szCs w:val="20"/>
                  <w:lang w:val="en-US"/>
                </w:rPr>
                <w:t>&lt;QR&gt;</w:t>
              </w:r>
            </w:ins>
          </w:p>
        </w:tc>
        <w:tc>
          <w:tcPr>
            <w:tcW w:w="2410" w:type="dxa"/>
            <w:tcBorders>
              <w:top w:val="single" w:sz="4" w:space="0" w:color="auto"/>
              <w:left w:val="single" w:sz="4" w:space="0" w:color="auto"/>
              <w:bottom w:val="single" w:sz="4" w:space="0" w:color="auto"/>
              <w:right w:val="single" w:sz="4" w:space="0" w:color="auto"/>
            </w:tcBorders>
            <w:noWrap/>
          </w:tcPr>
          <w:p w14:paraId="0CAFF3A8" w14:textId="39EF58CA" w:rsidR="00547A40" w:rsidRPr="00547A40" w:rsidRDefault="00547A40" w:rsidP="004B118B">
            <w:pPr>
              <w:spacing w:line="240" w:lineRule="auto"/>
              <w:ind w:firstLine="0"/>
              <w:rPr>
                <w:ins w:id="240" w:author="Соболева Анна" w:date="2026-07-13T19:24:00Z"/>
                <w:rFonts w:cs="Times New Roman"/>
                <w:color w:val="auto"/>
                <w:sz w:val="20"/>
                <w:szCs w:val="20"/>
              </w:rPr>
            </w:pPr>
            <w:ins w:id="241" w:author="Соболева Анна" w:date="2026-07-13T19:25:00Z">
              <w:r>
                <w:rPr>
                  <w:rFonts w:cs="Times New Roman"/>
                  <w:color w:val="auto"/>
                  <w:sz w:val="20"/>
                  <w:szCs w:val="20"/>
                  <w:lang w:val="en-US"/>
                </w:rPr>
                <w:t>QR</w:t>
              </w:r>
              <w:r w:rsidRPr="00547A40">
                <w:rPr>
                  <w:rFonts w:cs="Times New Roman"/>
                  <w:color w:val="auto"/>
                  <w:sz w:val="20"/>
                  <w:szCs w:val="20"/>
                  <w:rPrChange w:id="242" w:author="Соболева Анна" w:date="2026-07-13T19:26:00Z">
                    <w:rPr>
                      <w:rFonts w:cs="Times New Roman"/>
                      <w:color w:val="auto"/>
                      <w:sz w:val="20"/>
                      <w:szCs w:val="20"/>
                      <w:lang w:val="en-US"/>
                    </w:rPr>
                  </w:rPrChange>
                </w:rPr>
                <w:t>-</w:t>
              </w:r>
              <w:r>
                <w:rPr>
                  <w:rFonts w:cs="Times New Roman"/>
                  <w:color w:val="auto"/>
                  <w:sz w:val="20"/>
                  <w:szCs w:val="20"/>
                </w:rPr>
                <w:t xml:space="preserve">код </w:t>
              </w:r>
              <w:proofErr w:type="spellStart"/>
              <w:r>
                <w:rPr>
                  <w:rFonts w:cs="Times New Roman"/>
                  <w:color w:val="auto"/>
                  <w:sz w:val="20"/>
                  <w:szCs w:val="20"/>
                </w:rPr>
                <w:t>дляперехода</w:t>
              </w:r>
              <w:proofErr w:type="spellEnd"/>
              <w:r>
                <w:rPr>
                  <w:rFonts w:cs="Times New Roman"/>
                  <w:color w:val="auto"/>
                  <w:sz w:val="20"/>
                  <w:szCs w:val="20"/>
                </w:rPr>
                <w:t xml:space="preserve"> на госуслуги</w:t>
              </w:r>
            </w:ins>
          </w:p>
        </w:tc>
        <w:tc>
          <w:tcPr>
            <w:tcW w:w="3969" w:type="dxa"/>
            <w:tcBorders>
              <w:top w:val="single" w:sz="4" w:space="0" w:color="auto"/>
              <w:left w:val="single" w:sz="4" w:space="0" w:color="auto"/>
              <w:bottom w:val="single" w:sz="4" w:space="0" w:color="auto"/>
              <w:right w:val="single" w:sz="4" w:space="0" w:color="auto"/>
            </w:tcBorders>
          </w:tcPr>
          <w:p w14:paraId="5523318C" w14:textId="77777777" w:rsidR="00547A40" w:rsidRDefault="00547A40" w:rsidP="004B118B">
            <w:pPr>
              <w:spacing w:line="240" w:lineRule="auto"/>
              <w:ind w:firstLine="0"/>
              <w:rPr>
                <w:ins w:id="243" w:author="Соболева Анна" w:date="2026-07-13T19:24:00Z"/>
                <w:rFonts w:cs="Times New Roman"/>
                <w:color w:val="auto"/>
                <w:sz w:val="20"/>
                <w:szCs w:val="20"/>
              </w:rPr>
            </w:pPr>
          </w:p>
        </w:tc>
      </w:tr>
      <w:tr w:rsidR="00087C4E" w:rsidDel="00EB6C26" w14:paraId="5B38040C" w14:textId="329C8483" w:rsidTr="008A2B52">
        <w:trPr>
          <w:trHeight w:val="225"/>
          <w:del w:id="244"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3A57194C" w14:textId="73C4C812" w:rsidR="00087C4E" w:rsidDel="00EB6C26" w:rsidRDefault="00087C4E" w:rsidP="004B118B">
            <w:pPr>
              <w:pStyle w:val="ae"/>
              <w:numPr>
                <w:ilvl w:val="0"/>
                <w:numId w:val="16"/>
              </w:numPr>
              <w:spacing w:line="240" w:lineRule="auto"/>
              <w:ind w:hanging="654"/>
              <w:rPr>
                <w:del w:id="245" w:author="Соболева Анна" w:date="2026-07-13T17:35:00Z"/>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3A724244" w14:textId="2AF3EB9E" w:rsidR="00087C4E" w:rsidRPr="000160CB" w:rsidDel="00EB6C26" w:rsidRDefault="00087C4E" w:rsidP="004B118B">
            <w:pPr>
              <w:spacing w:line="240" w:lineRule="auto"/>
              <w:ind w:firstLine="0"/>
              <w:rPr>
                <w:del w:id="246" w:author="Соболева Анна" w:date="2026-07-13T17:35:00Z"/>
                <w:rFonts w:cs="Times New Roman"/>
                <w:color w:val="auto"/>
                <w:sz w:val="20"/>
                <w:szCs w:val="20"/>
              </w:rPr>
            </w:pPr>
            <w:del w:id="247" w:author="Соболева Анна" w:date="2026-07-13T17:35:00Z">
              <w:r w:rsidRPr="00547A40" w:rsidDel="00EB6C26">
                <w:rPr>
                  <w:color w:val="auto"/>
                  <w:sz w:val="20"/>
                  <w:szCs w:val="20"/>
                  <w:rPrChange w:id="248" w:author="Соболева Анна" w:date="2026-07-13T19:26:00Z">
                    <w:rPr>
                      <w:color w:val="auto"/>
                      <w:sz w:val="20"/>
                      <w:szCs w:val="20"/>
                      <w:lang w:val="en-US"/>
                    </w:rPr>
                  </w:rPrChange>
                </w:rPr>
                <w:delText>&lt;</w:delText>
              </w:r>
              <w:r w:rsidRPr="007310AF" w:rsidDel="00EB6C26">
                <w:rPr>
                  <w:color w:val="auto"/>
                  <w:sz w:val="20"/>
                  <w:szCs w:val="20"/>
                  <w:lang w:val="en-US"/>
                </w:rPr>
                <w:delText>issue</w:delText>
              </w:r>
              <w:r w:rsidRPr="00547A40" w:rsidDel="00EB6C26">
                <w:rPr>
                  <w:color w:val="auto"/>
                  <w:sz w:val="20"/>
                  <w:szCs w:val="20"/>
                  <w:rPrChange w:id="249" w:author="Соболева Анна" w:date="2026-07-13T19:26:00Z">
                    <w:rPr>
                      <w:color w:val="auto"/>
                      <w:sz w:val="20"/>
                      <w:szCs w:val="20"/>
                      <w:lang w:val="en-US"/>
                    </w:rPr>
                  </w:rPrChange>
                </w:rPr>
                <w:delText>_</w:delText>
              </w:r>
              <w:r w:rsidRPr="007310AF" w:rsidDel="00EB6C26">
                <w:rPr>
                  <w:color w:val="auto"/>
                  <w:sz w:val="20"/>
                  <w:szCs w:val="20"/>
                  <w:lang w:val="en-US"/>
                </w:rPr>
                <w:delText>place</w:delText>
              </w:r>
              <w:r w:rsidDel="00EB6C26">
                <w:rPr>
                  <w:color w:val="auto"/>
                  <w:sz w:val="20"/>
                  <w:szCs w:val="20"/>
                </w:rPr>
                <w:delText>_5</w:delText>
              </w:r>
              <w:r w:rsidRPr="00547A40" w:rsidDel="00EB6C26">
                <w:rPr>
                  <w:color w:val="auto"/>
                  <w:sz w:val="20"/>
                  <w:szCs w:val="20"/>
                  <w:rPrChange w:id="250" w:author="Соболева Анна" w:date="2026-07-13T19:26:00Z">
                    <w:rPr>
                      <w:color w:val="auto"/>
                      <w:sz w:val="20"/>
                      <w:szCs w:val="20"/>
                      <w:lang w:val="en-US"/>
                    </w:rPr>
                  </w:rPrChange>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4C64F362" w14:textId="034867CA" w:rsidR="00087C4E" w:rsidDel="00EB6C26" w:rsidRDefault="00087C4E" w:rsidP="004B118B">
            <w:pPr>
              <w:spacing w:line="240" w:lineRule="auto"/>
              <w:ind w:firstLine="0"/>
              <w:rPr>
                <w:del w:id="251" w:author="Соболева Анна" w:date="2026-07-13T17:35:00Z"/>
                <w:rFonts w:cs="Times New Roman"/>
                <w:color w:val="auto"/>
                <w:sz w:val="20"/>
                <w:szCs w:val="20"/>
              </w:rPr>
            </w:pPr>
            <w:del w:id="252" w:author="Соболева Анна" w:date="2026-07-13T17:35:00Z">
              <w:r w:rsidRPr="007310AF" w:rsidDel="00EB6C26">
                <w:rPr>
                  <w:rFonts w:cs="Times New Roman"/>
                  <w:color w:val="auto"/>
                  <w:sz w:val="20"/>
                  <w:szCs w:val="20"/>
                </w:rPr>
                <w:delText>Наименование органа, выдавшего паспорт</w:delText>
              </w:r>
              <w:r w:rsidDel="00EB6C26">
                <w:rPr>
                  <w:rFonts w:cs="Times New Roman"/>
                  <w:color w:val="auto"/>
                  <w:sz w:val="20"/>
                  <w:szCs w:val="20"/>
                </w:rPr>
                <w:delText xml:space="preserve"> (ранее выданный 5)</w:delText>
              </w:r>
            </w:del>
          </w:p>
        </w:tc>
        <w:tc>
          <w:tcPr>
            <w:tcW w:w="3969" w:type="dxa"/>
            <w:tcBorders>
              <w:top w:val="single" w:sz="4" w:space="0" w:color="auto"/>
              <w:left w:val="single" w:sz="4" w:space="0" w:color="auto"/>
              <w:bottom w:val="single" w:sz="4" w:space="0" w:color="auto"/>
              <w:right w:val="single" w:sz="4" w:space="0" w:color="auto"/>
            </w:tcBorders>
          </w:tcPr>
          <w:p w14:paraId="57D9D7C8" w14:textId="161B5BC6" w:rsidR="00087C4E" w:rsidDel="00EB6C26" w:rsidRDefault="00087C4E" w:rsidP="004B118B">
            <w:pPr>
              <w:spacing w:line="240" w:lineRule="auto"/>
              <w:ind w:firstLine="0"/>
              <w:rPr>
                <w:del w:id="253" w:author="Соболева Анна" w:date="2026-07-13T17:35:00Z"/>
                <w:rFonts w:cs="Times New Roman"/>
                <w:color w:val="auto"/>
                <w:sz w:val="20"/>
                <w:szCs w:val="20"/>
              </w:rPr>
            </w:pPr>
            <w:commentRangeStart w:id="254"/>
            <w:commentRangeStart w:id="255"/>
            <w:del w:id="256" w:author="Соболева Анна" w:date="2026-07-13T17:35:00Z">
              <w:r w:rsidDel="00EB6C26">
                <w:rPr>
                  <w:rFonts w:cs="Times New Roman"/>
                  <w:color w:val="auto"/>
                  <w:sz w:val="20"/>
                  <w:szCs w:val="20"/>
                </w:rPr>
                <w:delText>Поле «Кем выдан» из блока «Паспортные данные» ранее выданного (5) паспорта</w:delText>
              </w:r>
              <w:commentRangeEnd w:id="254"/>
              <w:r w:rsidR="001C1F27" w:rsidDel="00EB6C26">
                <w:rPr>
                  <w:rStyle w:val="af2"/>
                  <w:rFonts w:cs="Times New Roman"/>
                  <w:color w:val="auto"/>
                  <w:sz w:val="20"/>
                  <w:szCs w:val="20"/>
                </w:rPr>
                <w:commentReference w:id="254"/>
              </w:r>
              <w:commentRangeEnd w:id="255"/>
              <w:r w:rsidR="00EB6C26" w:rsidDel="00EB6C26">
                <w:rPr>
                  <w:rStyle w:val="af2"/>
                </w:rPr>
                <w:commentReference w:id="255"/>
              </w:r>
            </w:del>
          </w:p>
        </w:tc>
      </w:tr>
      <w:tr w:rsidR="00087C4E" w:rsidDel="00EB6C26" w14:paraId="2E1AC26B" w14:textId="0F087018" w:rsidTr="008A2B52">
        <w:trPr>
          <w:trHeight w:val="225"/>
          <w:del w:id="257" w:author="Соболева Анна" w:date="2026-07-13T17:35:00Z"/>
        </w:trPr>
        <w:tc>
          <w:tcPr>
            <w:tcW w:w="427" w:type="dxa"/>
            <w:tcBorders>
              <w:top w:val="single" w:sz="4" w:space="0" w:color="auto"/>
              <w:left w:val="single" w:sz="4" w:space="0" w:color="auto"/>
              <w:bottom w:val="single" w:sz="4" w:space="0" w:color="auto"/>
              <w:right w:val="single" w:sz="4" w:space="0" w:color="auto"/>
            </w:tcBorders>
            <w:noWrap/>
          </w:tcPr>
          <w:p w14:paraId="0F002BE3" w14:textId="3994574D" w:rsidR="00087C4E" w:rsidDel="00EB6C26" w:rsidRDefault="00087C4E" w:rsidP="004B118B">
            <w:pPr>
              <w:pStyle w:val="ae"/>
              <w:numPr>
                <w:ilvl w:val="0"/>
                <w:numId w:val="16"/>
              </w:numPr>
              <w:spacing w:line="240" w:lineRule="auto"/>
              <w:ind w:hanging="654"/>
              <w:rPr>
                <w:del w:id="258" w:author="Соболева Анна" w:date="2026-07-13T17:35:00Z"/>
                <w:color w:val="auto"/>
                <w:sz w:val="20"/>
                <w:szCs w:val="20"/>
              </w:rPr>
            </w:pPr>
          </w:p>
        </w:tc>
        <w:tc>
          <w:tcPr>
            <w:tcW w:w="2124" w:type="dxa"/>
            <w:tcBorders>
              <w:top w:val="single" w:sz="4" w:space="0" w:color="auto"/>
              <w:left w:val="single" w:sz="4" w:space="0" w:color="auto"/>
              <w:bottom w:val="single" w:sz="4" w:space="0" w:color="auto"/>
              <w:right w:val="single" w:sz="4" w:space="0" w:color="auto"/>
            </w:tcBorders>
            <w:noWrap/>
          </w:tcPr>
          <w:p w14:paraId="14A049AE" w14:textId="79C9A4AF" w:rsidR="00087C4E" w:rsidRPr="000160CB" w:rsidDel="00EB6C26" w:rsidRDefault="00087C4E" w:rsidP="004B118B">
            <w:pPr>
              <w:spacing w:line="240" w:lineRule="auto"/>
              <w:ind w:firstLine="0"/>
              <w:rPr>
                <w:del w:id="259" w:author="Соболева Анна" w:date="2026-07-13T17:35:00Z"/>
                <w:rFonts w:cs="Times New Roman"/>
                <w:color w:val="auto"/>
                <w:sz w:val="20"/>
                <w:szCs w:val="20"/>
              </w:rPr>
            </w:pPr>
            <w:del w:id="260" w:author="Соболева Анна" w:date="2026-07-13T17:35:00Z">
              <w:r w:rsidRPr="00D704AA" w:rsidDel="00EB6C26">
                <w:rPr>
                  <w:rFonts w:cs="Times New Roman"/>
                  <w:color w:val="auto"/>
                  <w:sz w:val="20"/>
                  <w:szCs w:val="20"/>
                </w:rPr>
                <w:delText>&lt;dep_code</w:delText>
              </w:r>
              <w:r w:rsidDel="00EB6C26">
                <w:rPr>
                  <w:rFonts w:cs="Times New Roman"/>
                  <w:color w:val="auto"/>
                  <w:sz w:val="20"/>
                  <w:szCs w:val="20"/>
                </w:rPr>
                <w:delText>_5</w:delText>
              </w:r>
              <w:r w:rsidRPr="00D704AA" w:rsidDel="00EB6C26">
                <w:rPr>
                  <w:rFonts w:cs="Times New Roman"/>
                  <w:color w:val="auto"/>
                  <w:sz w:val="20"/>
                  <w:szCs w:val="20"/>
                </w:rPr>
                <w:delText>&gt;</w:delText>
              </w:r>
            </w:del>
          </w:p>
        </w:tc>
        <w:tc>
          <w:tcPr>
            <w:tcW w:w="2410" w:type="dxa"/>
            <w:tcBorders>
              <w:top w:val="single" w:sz="4" w:space="0" w:color="auto"/>
              <w:left w:val="single" w:sz="4" w:space="0" w:color="auto"/>
              <w:bottom w:val="single" w:sz="4" w:space="0" w:color="auto"/>
              <w:right w:val="single" w:sz="4" w:space="0" w:color="auto"/>
            </w:tcBorders>
            <w:noWrap/>
          </w:tcPr>
          <w:p w14:paraId="6437641D" w14:textId="47BFBDF7" w:rsidR="00087C4E" w:rsidDel="00EB6C26" w:rsidRDefault="00087C4E" w:rsidP="004B118B">
            <w:pPr>
              <w:spacing w:line="240" w:lineRule="auto"/>
              <w:ind w:firstLine="0"/>
              <w:rPr>
                <w:del w:id="261" w:author="Соболева Анна" w:date="2026-07-13T17:35:00Z"/>
                <w:rFonts w:cs="Times New Roman"/>
                <w:color w:val="auto"/>
                <w:sz w:val="20"/>
                <w:szCs w:val="20"/>
              </w:rPr>
            </w:pPr>
            <w:del w:id="262" w:author="Соболева Анна" w:date="2026-07-13T17:35:00Z">
              <w:r w:rsidDel="00EB6C26">
                <w:rPr>
                  <w:rFonts w:cs="Times New Roman"/>
                  <w:color w:val="auto"/>
                  <w:sz w:val="20"/>
                  <w:szCs w:val="20"/>
                </w:rPr>
                <w:delText>Код подразделения (ранее выданный 5)</w:delText>
              </w:r>
            </w:del>
          </w:p>
        </w:tc>
        <w:tc>
          <w:tcPr>
            <w:tcW w:w="3969" w:type="dxa"/>
            <w:tcBorders>
              <w:top w:val="single" w:sz="4" w:space="0" w:color="auto"/>
              <w:left w:val="single" w:sz="4" w:space="0" w:color="auto"/>
              <w:bottom w:val="single" w:sz="4" w:space="0" w:color="auto"/>
              <w:right w:val="single" w:sz="4" w:space="0" w:color="auto"/>
            </w:tcBorders>
          </w:tcPr>
          <w:p w14:paraId="3C088673" w14:textId="5D0474FA" w:rsidR="00087C4E" w:rsidDel="00EB6C26" w:rsidRDefault="00087C4E" w:rsidP="004B118B">
            <w:pPr>
              <w:spacing w:line="240" w:lineRule="auto"/>
              <w:ind w:firstLine="0"/>
              <w:rPr>
                <w:del w:id="263" w:author="Соболева Анна" w:date="2026-07-13T17:35:00Z"/>
                <w:rFonts w:cs="Times New Roman"/>
                <w:color w:val="auto"/>
                <w:sz w:val="20"/>
                <w:szCs w:val="20"/>
              </w:rPr>
            </w:pPr>
            <w:commentRangeStart w:id="264"/>
            <w:commentRangeStart w:id="265"/>
            <w:del w:id="266" w:author="Соболева Анна" w:date="2026-07-13T17:35:00Z">
              <w:r w:rsidDel="00EB6C26">
                <w:rPr>
                  <w:rFonts w:cs="Times New Roman"/>
                  <w:color w:val="auto"/>
                  <w:sz w:val="20"/>
                  <w:szCs w:val="20"/>
                </w:rPr>
                <w:delText>Код подразделения ранее выданного (5) паспорта</w:delText>
              </w:r>
              <w:commentRangeEnd w:id="264"/>
              <w:r w:rsidR="001C1F27" w:rsidDel="00EB6C26">
                <w:rPr>
                  <w:rStyle w:val="af2"/>
                  <w:rFonts w:cs="Times New Roman"/>
                  <w:color w:val="auto"/>
                  <w:sz w:val="20"/>
                  <w:szCs w:val="20"/>
                </w:rPr>
                <w:commentReference w:id="264"/>
              </w:r>
              <w:commentRangeEnd w:id="265"/>
              <w:r w:rsidR="00EB6C26" w:rsidDel="00EB6C26">
                <w:rPr>
                  <w:rStyle w:val="af2"/>
                </w:rPr>
                <w:commentReference w:id="265"/>
              </w:r>
            </w:del>
          </w:p>
        </w:tc>
      </w:tr>
    </w:tbl>
    <w:p w14:paraId="5B859942" w14:textId="77777777" w:rsidR="00087C4E" w:rsidRDefault="00087C4E" w:rsidP="006748B3"/>
    <w:p w14:paraId="04437216" w14:textId="77777777" w:rsidR="00F94C85" w:rsidRPr="00696E55" w:rsidRDefault="00F94C85" w:rsidP="00696E55">
      <w:pPr>
        <w:pStyle w:val="10"/>
        <w:numPr>
          <w:ilvl w:val="0"/>
          <w:numId w:val="38"/>
        </w:numPr>
      </w:pPr>
      <w:bookmarkStart w:id="267" w:name="_Toc234517542"/>
      <w:r w:rsidRPr="00696E55">
        <w:lastRenderedPageBreak/>
        <w:t>Общие действия в карточке Универсальной заявки</w:t>
      </w:r>
      <w:bookmarkEnd w:id="267"/>
    </w:p>
    <w:tbl>
      <w:tblPr>
        <w:tblStyle w:val="13"/>
        <w:tblW w:w="5092" w:type="pct"/>
        <w:tblLayout w:type="fixed"/>
        <w:tblLook w:val="04A0" w:firstRow="1" w:lastRow="0" w:firstColumn="1" w:lastColumn="0" w:noHBand="0" w:noVBand="1"/>
      </w:tblPr>
      <w:tblGrid>
        <w:gridCol w:w="2408"/>
        <w:gridCol w:w="1983"/>
        <w:gridCol w:w="1372"/>
        <w:gridCol w:w="3753"/>
      </w:tblGrid>
      <w:tr w:rsidR="00F94C85" w:rsidRPr="00696E55" w14:paraId="653FED87" w14:textId="77777777" w:rsidTr="00F94C85">
        <w:trPr>
          <w:trHeight w:val="20"/>
          <w:tblHeader/>
        </w:trPr>
        <w:tc>
          <w:tcPr>
            <w:tcW w:w="1265" w:type="pct"/>
          </w:tcPr>
          <w:p w14:paraId="2A7C61D4" w14:textId="77777777" w:rsidR="00F94C85" w:rsidRPr="00696E55" w:rsidRDefault="00F94C85" w:rsidP="00F94C85">
            <w:pPr>
              <w:spacing w:line="240" w:lineRule="auto"/>
              <w:ind w:firstLine="0"/>
              <w:rPr>
                <w:b/>
                <w:sz w:val="20"/>
              </w:rPr>
            </w:pPr>
            <w:proofErr w:type="spellStart"/>
            <w:r w:rsidRPr="00696E55">
              <w:rPr>
                <w:b/>
                <w:sz w:val="20"/>
              </w:rPr>
              <w:t>Кнопка</w:t>
            </w:r>
            <w:proofErr w:type="spellEnd"/>
          </w:p>
        </w:tc>
        <w:tc>
          <w:tcPr>
            <w:tcW w:w="1042" w:type="pct"/>
          </w:tcPr>
          <w:p w14:paraId="00C1BF76" w14:textId="77777777" w:rsidR="00F94C85" w:rsidRPr="00696E55" w:rsidRDefault="00F94C85" w:rsidP="00F94C85">
            <w:pPr>
              <w:spacing w:line="240" w:lineRule="auto"/>
              <w:ind w:firstLine="0"/>
              <w:rPr>
                <w:b/>
                <w:sz w:val="20"/>
              </w:rPr>
            </w:pPr>
            <w:proofErr w:type="spellStart"/>
            <w:r w:rsidRPr="00696E55">
              <w:rPr>
                <w:b/>
                <w:sz w:val="20"/>
              </w:rPr>
              <w:t>Бизнес-потребность</w:t>
            </w:r>
            <w:proofErr w:type="spellEnd"/>
          </w:p>
        </w:tc>
        <w:tc>
          <w:tcPr>
            <w:tcW w:w="721" w:type="pct"/>
          </w:tcPr>
          <w:p w14:paraId="23DAC33F" w14:textId="77777777" w:rsidR="00F94C85" w:rsidRPr="00696E55" w:rsidRDefault="00F94C85" w:rsidP="00F94C85">
            <w:pPr>
              <w:spacing w:line="240" w:lineRule="auto"/>
              <w:ind w:firstLine="0"/>
              <w:rPr>
                <w:b/>
                <w:sz w:val="20"/>
              </w:rPr>
            </w:pPr>
            <w:proofErr w:type="spellStart"/>
            <w:r w:rsidRPr="00696E55">
              <w:rPr>
                <w:b/>
                <w:sz w:val="20"/>
              </w:rPr>
              <w:t>Действие</w:t>
            </w:r>
            <w:proofErr w:type="spellEnd"/>
            <w:r w:rsidRPr="00696E55">
              <w:rPr>
                <w:b/>
                <w:sz w:val="20"/>
              </w:rPr>
              <w:t xml:space="preserve"> </w:t>
            </w:r>
          </w:p>
        </w:tc>
        <w:tc>
          <w:tcPr>
            <w:tcW w:w="1972" w:type="pct"/>
          </w:tcPr>
          <w:p w14:paraId="1A811644" w14:textId="77777777" w:rsidR="00F94C85" w:rsidRPr="00696E55" w:rsidRDefault="00F94C85" w:rsidP="00F94C85">
            <w:pPr>
              <w:spacing w:line="240" w:lineRule="auto"/>
              <w:ind w:firstLine="0"/>
              <w:rPr>
                <w:b/>
                <w:sz w:val="20"/>
              </w:rPr>
            </w:pPr>
            <w:proofErr w:type="spellStart"/>
            <w:r w:rsidRPr="00696E55">
              <w:rPr>
                <w:b/>
                <w:sz w:val="20"/>
              </w:rPr>
              <w:t>Описание</w:t>
            </w:r>
            <w:proofErr w:type="spellEnd"/>
          </w:p>
        </w:tc>
      </w:tr>
      <w:tr w:rsidR="00F94C85" w:rsidRPr="00025AD2" w14:paraId="54BDD823" w14:textId="77777777" w:rsidTr="00F94C85">
        <w:trPr>
          <w:trHeight w:val="20"/>
        </w:trPr>
        <w:tc>
          <w:tcPr>
            <w:tcW w:w="1265" w:type="pct"/>
          </w:tcPr>
          <w:p w14:paraId="50723250" w14:textId="77777777" w:rsidR="00F94C85" w:rsidRPr="00696E55" w:rsidRDefault="00F94C85" w:rsidP="00F94C85">
            <w:pPr>
              <w:spacing w:line="240" w:lineRule="auto"/>
              <w:ind w:firstLine="0"/>
              <w:rPr>
                <w:bCs/>
                <w:sz w:val="20"/>
                <w:szCs w:val="18"/>
              </w:rPr>
            </w:pPr>
            <w:r w:rsidRPr="00696E55">
              <w:rPr>
                <w:bCs/>
                <w:sz w:val="20"/>
                <w:szCs w:val="18"/>
              </w:rPr>
              <w:t>«</w:t>
            </w:r>
            <w:proofErr w:type="spellStart"/>
            <w:r w:rsidRPr="00696E55">
              <w:rPr>
                <w:bCs/>
                <w:sz w:val="20"/>
                <w:szCs w:val="18"/>
              </w:rPr>
              <w:t>История</w:t>
            </w:r>
            <w:proofErr w:type="spellEnd"/>
            <w:r w:rsidRPr="00696E55">
              <w:rPr>
                <w:bCs/>
                <w:sz w:val="20"/>
                <w:szCs w:val="18"/>
              </w:rPr>
              <w:t xml:space="preserve"> </w:t>
            </w:r>
            <w:proofErr w:type="spellStart"/>
            <w:r w:rsidRPr="00696E55">
              <w:rPr>
                <w:bCs/>
                <w:sz w:val="20"/>
                <w:szCs w:val="18"/>
              </w:rPr>
              <w:t>заявки</w:t>
            </w:r>
            <w:proofErr w:type="spellEnd"/>
            <w:r w:rsidRPr="00696E55">
              <w:rPr>
                <w:bCs/>
                <w:sz w:val="20"/>
                <w:szCs w:val="18"/>
              </w:rPr>
              <w:t>»</w:t>
            </w:r>
          </w:p>
        </w:tc>
        <w:tc>
          <w:tcPr>
            <w:tcW w:w="1042" w:type="pct"/>
          </w:tcPr>
          <w:p w14:paraId="480108FE" w14:textId="77777777" w:rsidR="00F94C85" w:rsidRPr="00696E55" w:rsidRDefault="00F94C85" w:rsidP="00F94C85">
            <w:pPr>
              <w:spacing w:line="240" w:lineRule="auto"/>
              <w:ind w:firstLine="0"/>
              <w:rPr>
                <w:bCs/>
                <w:sz w:val="20"/>
                <w:szCs w:val="18"/>
              </w:rPr>
            </w:pPr>
            <w:proofErr w:type="spellStart"/>
            <w:r w:rsidRPr="00696E55">
              <w:rPr>
                <w:bCs/>
                <w:sz w:val="20"/>
                <w:szCs w:val="18"/>
              </w:rPr>
              <w:t>Просмотреть</w:t>
            </w:r>
            <w:proofErr w:type="spellEnd"/>
            <w:r w:rsidRPr="00696E55">
              <w:rPr>
                <w:bCs/>
                <w:sz w:val="20"/>
                <w:szCs w:val="18"/>
              </w:rPr>
              <w:t xml:space="preserve"> </w:t>
            </w:r>
            <w:proofErr w:type="spellStart"/>
            <w:r w:rsidRPr="00696E55">
              <w:rPr>
                <w:bCs/>
                <w:sz w:val="20"/>
                <w:szCs w:val="18"/>
              </w:rPr>
              <w:t>историю</w:t>
            </w:r>
            <w:proofErr w:type="spellEnd"/>
            <w:r w:rsidRPr="00696E55">
              <w:rPr>
                <w:bCs/>
                <w:sz w:val="20"/>
                <w:szCs w:val="18"/>
              </w:rPr>
              <w:t xml:space="preserve"> </w:t>
            </w:r>
            <w:proofErr w:type="spellStart"/>
            <w:r w:rsidRPr="00696E55">
              <w:rPr>
                <w:bCs/>
                <w:sz w:val="20"/>
                <w:szCs w:val="18"/>
              </w:rPr>
              <w:t>заявки</w:t>
            </w:r>
            <w:proofErr w:type="spellEnd"/>
          </w:p>
        </w:tc>
        <w:tc>
          <w:tcPr>
            <w:tcW w:w="721" w:type="pct"/>
          </w:tcPr>
          <w:p w14:paraId="6AC2E19F" w14:textId="77777777" w:rsidR="00F94C85" w:rsidRPr="00696E55" w:rsidRDefault="00F94C85" w:rsidP="00F94C85">
            <w:pPr>
              <w:spacing w:line="240" w:lineRule="auto"/>
              <w:ind w:firstLine="0"/>
              <w:rPr>
                <w:bCs/>
                <w:sz w:val="20"/>
                <w:szCs w:val="18"/>
              </w:rPr>
            </w:pPr>
            <w:proofErr w:type="spellStart"/>
            <w:r w:rsidRPr="00696E55">
              <w:rPr>
                <w:bCs/>
                <w:sz w:val="20"/>
                <w:szCs w:val="18"/>
              </w:rPr>
              <w:t>Нажатие</w:t>
            </w:r>
            <w:proofErr w:type="spellEnd"/>
          </w:p>
          <w:p w14:paraId="51567970" w14:textId="77777777" w:rsidR="00F94C85" w:rsidRPr="00696E55" w:rsidRDefault="00F94C85" w:rsidP="00F94C85">
            <w:pPr>
              <w:spacing w:line="240" w:lineRule="auto"/>
              <w:ind w:firstLine="0"/>
              <w:rPr>
                <w:bCs/>
                <w:sz w:val="20"/>
                <w:szCs w:val="18"/>
              </w:rPr>
            </w:pPr>
          </w:p>
        </w:tc>
        <w:tc>
          <w:tcPr>
            <w:tcW w:w="1972" w:type="pct"/>
          </w:tcPr>
          <w:p w14:paraId="7D7D8E02" w14:textId="6E22F0A0" w:rsidR="00F94C85" w:rsidRPr="00696E55" w:rsidRDefault="00F94C85" w:rsidP="004F5B74">
            <w:pPr>
              <w:pStyle w:val="ae"/>
              <w:numPr>
                <w:ilvl w:val="0"/>
                <w:numId w:val="4"/>
              </w:numPr>
              <w:spacing w:line="240" w:lineRule="auto"/>
              <w:ind w:left="358" w:hanging="141"/>
              <w:rPr>
                <w:color w:val="000000"/>
                <w:sz w:val="20"/>
                <w:lang w:val="ru-RU"/>
              </w:rPr>
            </w:pPr>
            <w:r w:rsidRPr="00696E55">
              <w:rPr>
                <w:color w:val="000000"/>
                <w:sz w:val="20"/>
                <w:lang w:val="ru-RU"/>
              </w:rPr>
              <w:t>Открывается</w:t>
            </w:r>
            <w:r w:rsidR="005519F0" w:rsidRPr="00696E55">
              <w:rPr>
                <w:color w:val="000000"/>
                <w:sz w:val="20"/>
                <w:lang w:val="ru-RU"/>
              </w:rPr>
              <w:t xml:space="preserve"> окно просмотра истории заявки</w:t>
            </w:r>
            <w:r w:rsidR="005D1BB5" w:rsidRPr="00696E55">
              <w:rPr>
                <w:color w:val="000000"/>
                <w:sz w:val="20"/>
                <w:lang w:val="ru-RU"/>
              </w:rPr>
              <w:t>. Окно будет описано в ФТ «Общие требования».</w:t>
            </w:r>
          </w:p>
        </w:tc>
      </w:tr>
    </w:tbl>
    <w:p w14:paraId="09859F88" w14:textId="1898130B" w:rsidR="00A707F9" w:rsidRDefault="00A707F9">
      <w:pPr>
        <w:spacing w:after="160" w:line="259" w:lineRule="auto"/>
        <w:ind w:firstLine="0"/>
        <w:jc w:val="left"/>
      </w:pPr>
    </w:p>
    <w:p w14:paraId="57923553" w14:textId="689D18BE" w:rsidR="009B7E4D" w:rsidRDefault="00A707F9" w:rsidP="00634241">
      <w:pPr>
        <w:pStyle w:val="10"/>
        <w:ind w:left="720"/>
      </w:pPr>
      <w:bookmarkStart w:id="268" w:name="_Ref230629995"/>
      <w:bookmarkStart w:id="269" w:name="_Toc234517543"/>
      <w:r>
        <w:t>Приложение 1. Критерии визуальной оценки клиента</w:t>
      </w:r>
      <w:bookmarkEnd w:id="268"/>
      <w:bookmarkEnd w:id="269"/>
    </w:p>
    <w:p w14:paraId="54DABEDB" w14:textId="31D169DD" w:rsidR="005D1BB5" w:rsidRPr="005D1BB5" w:rsidRDefault="005D1BB5" w:rsidP="005D1BB5">
      <w:pPr>
        <w:ind w:firstLine="0"/>
        <w:rPr>
          <w:rFonts w:cs="Times New Roman"/>
        </w:rPr>
      </w:pPr>
      <w:r w:rsidRPr="005D1BB5">
        <w:rPr>
          <w:rFonts w:cs="Times New Roman"/>
        </w:rPr>
        <w:t>Визуальная оценка клиента:</w:t>
      </w:r>
    </w:p>
    <w:p w14:paraId="2225E736" w14:textId="70B088E6" w:rsidR="005D1BB5" w:rsidRPr="005D1BB5" w:rsidRDefault="005D1BB5" w:rsidP="007B35B3">
      <w:pPr>
        <w:pStyle w:val="ae"/>
        <w:numPr>
          <w:ilvl w:val="3"/>
          <w:numId w:val="68"/>
        </w:numPr>
        <w:ind w:left="357" w:hanging="357"/>
        <w:rPr>
          <w:rFonts w:cs="Times New Roman"/>
          <w:b/>
          <w:bCs/>
        </w:rPr>
      </w:pPr>
      <w:r w:rsidRPr="005D1BB5">
        <w:rPr>
          <w:rFonts w:cs="Times New Roman"/>
          <w:b/>
          <w:bCs/>
        </w:rPr>
        <w:t>Признаки алкоголика</w:t>
      </w:r>
    </w:p>
    <w:p w14:paraId="6A51110B" w14:textId="77777777" w:rsidR="005D1BB5" w:rsidRPr="005D1BB5" w:rsidRDefault="005D1BB5" w:rsidP="005D1BB5">
      <w:pPr>
        <w:pStyle w:val="ae"/>
        <w:numPr>
          <w:ilvl w:val="0"/>
          <w:numId w:val="53"/>
        </w:numPr>
        <w:rPr>
          <w:rFonts w:cs="Times New Roman"/>
        </w:rPr>
      </w:pPr>
      <w:r w:rsidRPr="005D1BB5">
        <w:rPr>
          <w:rFonts w:cs="Times New Roman"/>
        </w:rPr>
        <w:t>Запах алкоголя / перегара / сильный запах духов, перебивающий перегар</w:t>
      </w:r>
    </w:p>
    <w:p w14:paraId="6B98CB5B" w14:textId="77777777" w:rsidR="005D1BB5" w:rsidRPr="005D1BB5" w:rsidRDefault="005D1BB5" w:rsidP="005D1BB5">
      <w:pPr>
        <w:pStyle w:val="ae"/>
        <w:numPr>
          <w:ilvl w:val="0"/>
          <w:numId w:val="53"/>
        </w:numPr>
        <w:rPr>
          <w:rFonts w:cs="Times New Roman"/>
        </w:rPr>
      </w:pPr>
      <w:r w:rsidRPr="005D1BB5">
        <w:rPr>
          <w:rFonts w:cs="Times New Roman"/>
        </w:rPr>
        <w:t>Отечность, нездоровый цвет лица, синяки под глазами</w:t>
      </w:r>
    </w:p>
    <w:p w14:paraId="6560DFFB" w14:textId="77777777" w:rsidR="005D1BB5" w:rsidRPr="005D1BB5" w:rsidRDefault="005D1BB5" w:rsidP="005D1BB5">
      <w:pPr>
        <w:pStyle w:val="ae"/>
        <w:numPr>
          <w:ilvl w:val="0"/>
          <w:numId w:val="53"/>
        </w:numPr>
        <w:rPr>
          <w:rFonts w:cs="Times New Roman"/>
        </w:rPr>
      </w:pPr>
      <w:r w:rsidRPr="005D1BB5">
        <w:rPr>
          <w:rFonts w:cs="Times New Roman"/>
        </w:rPr>
        <w:t>Шатающаяся походка, несвязная речь, сильно трясутся руки</w:t>
      </w:r>
    </w:p>
    <w:p w14:paraId="181A8958" w14:textId="77777777" w:rsidR="005D1BB5" w:rsidRPr="005D1BB5" w:rsidRDefault="005D1BB5" w:rsidP="005D1BB5">
      <w:pPr>
        <w:pStyle w:val="ae"/>
        <w:numPr>
          <w:ilvl w:val="0"/>
          <w:numId w:val="53"/>
        </w:numPr>
        <w:rPr>
          <w:rFonts w:cs="Times New Roman"/>
        </w:rPr>
      </w:pPr>
      <w:r w:rsidRPr="005D1BB5">
        <w:rPr>
          <w:rFonts w:cs="Times New Roman"/>
        </w:rPr>
        <w:t>Неадекватная реакция на задаваемые вопросы, плохая ориентация во времени</w:t>
      </w:r>
    </w:p>
    <w:p w14:paraId="4D8D0173" w14:textId="77777777" w:rsidR="005D1BB5" w:rsidRPr="005D1BB5" w:rsidRDefault="005D1BB5" w:rsidP="005D1BB5">
      <w:pPr>
        <w:pStyle w:val="ae"/>
        <w:numPr>
          <w:ilvl w:val="0"/>
          <w:numId w:val="53"/>
        </w:numPr>
        <w:rPr>
          <w:rFonts w:cs="Times New Roman"/>
        </w:rPr>
      </w:pPr>
      <w:r w:rsidRPr="005D1BB5">
        <w:rPr>
          <w:rFonts w:cs="Times New Roman"/>
        </w:rPr>
        <w:t>Другое (комментарий обязателен)</w:t>
      </w:r>
    </w:p>
    <w:p w14:paraId="0092B563" w14:textId="1B7E0B87" w:rsidR="005D1BB5" w:rsidRPr="005D1BB5" w:rsidRDefault="005D1BB5" w:rsidP="00A013C8">
      <w:pPr>
        <w:pStyle w:val="ae"/>
        <w:numPr>
          <w:ilvl w:val="0"/>
          <w:numId w:val="53"/>
        </w:numPr>
        <w:rPr>
          <w:rFonts w:cs="Times New Roman"/>
        </w:rPr>
      </w:pPr>
      <w:r w:rsidRPr="005D1BB5">
        <w:rPr>
          <w:rFonts w:cs="Times New Roman"/>
        </w:rPr>
        <w:t>Комментарий</w:t>
      </w:r>
    </w:p>
    <w:p w14:paraId="174543B3" w14:textId="43A94199" w:rsidR="005D1BB5" w:rsidRPr="005D1BB5" w:rsidRDefault="005D1BB5" w:rsidP="008A2B52">
      <w:pPr>
        <w:pStyle w:val="ae"/>
        <w:numPr>
          <w:ilvl w:val="0"/>
          <w:numId w:val="67"/>
        </w:numPr>
        <w:ind w:left="357" w:hanging="357"/>
        <w:rPr>
          <w:rFonts w:cs="Times New Roman"/>
          <w:b/>
          <w:bCs/>
        </w:rPr>
      </w:pPr>
      <w:r w:rsidRPr="005D1BB5">
        <w:rPr>
          <w:rFonts w:cs="Times New Roman"/>
          <w:b/>
          <w:bCs/>
        </w:rPr>
        <w:t>Признаки наркомана</w:t>
      </w:r>
    </w:p>
    <w:p w14:paraId="4BF02EDB" w14:textId="77777777" w:rsidR="005D1BB5" w:rsidRPr="005D1BB5" w:rsidRDefault="005D1BB5" w:rsidP="005D1BB5">
      <w:pPr>
        <w:pStyle w:val="ae"/>
        <w:numPr>
          <w:ilvl w:val="0"/>
          <w:numId w:val="54"/>
        </w:numPr>
        <w:rPr>
          <w:rFonts w:cs="Times New Roman"/>
        </w:rPr>
      </w:pPr>
      <w:r w:rsidRPr="005D1BB5">
        <w:rPr>
          <w:rFonts w:cs="Times New Roman"/>
        </w:rPr>
        <w:t>Длинные, спущенные рукава в любую погоду, отрешенный взгляд</w:t>
      </w:r>
    </w:p>
    <w:p w14:paraId="5D511983" w14:textId="77777777" w:rsidR="005D1BB5" w:rsidRPr="005D1BB5" w:rsidRDefault="005D1BB5" w:rsidP="005D1BB5">
      <w:pPr>
        <w:pStyle w:val="ae"/>
        <w:numPr>
          <w:ilvl w:val="0"/>
          <w:numId w:val="54"/>
        </w:numPr>
        <w:rPr>
          <w:rFonts w:cs="Times New Roman"/>
        </w:rPr>
      </w:pPr>
      <w:r w:rsidRPr="005D1BB5">
        <w:rPr>
          <w:rFonts w:cs="Times New Roman"/>
        </w:rPr>
        <w:t>Неоправданно резкие перемены настроения</w:t>
      </w:r>
    </w:p>
    <w:p w14:paraId="2E6589A2" w14:textId="77777777" w:rsidR="005D1BB5" w:rsidRPr="005D1BB5" w:rsidRDefault="005D1BB5" w:rsidP="005D1BB5">
      <w:pPr>
        <w:pStyle w:val="ae"/>
        <w:numPr>
          <w:ilvl w:val="0"/>
          <w:numId w:val="54"/>
        </w:numPr>
        <w:rPr>
          <w:rFonts w:cs="Times New Roman"/>
        </w:rPr>
      </w:pPr>
      <w:r w:rsidRPr="005D1BB5">
        <w:rPr>
          <w:rFonts w:cs="Times New Roman"/>
        </w:rPr>
        <w:t>Отечность, нездоровый цвет лица, синяки под глазами</w:t>
      </w:r>
    </w:p>
    <w:p w14:paraId="3C499640" w14:textId="77777777" w:rsidR="005D1BB5" w:rsidRPr="005D1BB5" w:rsidRDefault="005D1BB5" w:rsidP="005D1BB5">
      <w:pPr>
        <w:pStyle w:val="ae"/>
        <w:numPr>
          <w:ilvl w:val="0"/>
          <w:numId w:val="54"/>
        </w:numPr>
        <w:rPr>
          <w:rFonts w:cs="Times New Roman"/>
        </w:rPr>
      </w:pPr>
      <w:r w:rsidRPr="005D1BB5">
        <w:rPr>
          <w:rFonts w:cs="Times New Roman"/>
        </w:rPr>
        <w:t>Следы многочисленных уколов на кистях</w:t>
      </w:r>
    </w:p>
    <w:p w14:paraId="73AB6B81" w14:textId="77777777" w:rsidR="005D1BB5" w:rsidRPr="005D1BB5" w:rsidRDefault="005D1BB5" w:rsidP="005D1BB5">
      <w:pPr>
        <w:pStyle w:val="ae"/>
        <w:numPr>
          <w:ilvl w:val="0"/>
          <w:numId w:val="54"/>
        </w:numPr>
        <w:rPr>
          <w:rFonts w:cs="Times New Roman"/>
        </w:rPr>
      </w:pPr>
      <w:r w:rsidRPr="005D1BB5">
        <w:rPr>
          <w:rFonts w:cs="Times New Roman"/>
        </w:rPr>
        <w:t>Неестественно суженные / расширенные зрачки</w:t>
      </w:r>
    </w:p>
    <w:p w14:paraId="2C79FBA5" w14:textId="77777777" w:rsidR="005D1BB5" w:rsidRPr="005D1BB5" w:rsidRDefault="005D1BB5" w:rsidP="005D1BB5">
      <w:pPr>
        <w:pStyle w:val="ae"/>
        <w:numPr>
          <w:ilvl w:val="0"/>
          <w:numId w:val="54"/>
        </w:numPr>
        <w:rPr>
          <w:rFonts w:cs="Times New Roman"/>
        </w:rPr>
      </w:pPr>
      <w:r w:rsidRPr="005D1BB5">
        <w:rPr>
          <w:rFonts w:cs="Times New Roman"/>
        </w:rPr>
        <w:t>Шатающаяся походка, несвязная речь, плохая координация движений</w:t>
      </w:r>
    </w:p>
    <w:p w14:paraId="0D28C6C7" w14:textId="77777777" w:rsidR="005D1BB5" w:rsidRPr="005D1BB5" w:rsidRDefault="005D1BB5" w:rsidP="005D1BB5">
      <w:pPr>
        <w:pStyle w:val="ae"/>
        <w:numPr>
          <w:ilvl w:val="0"/>
          <w:numId w:val="54"/>
        </w:numPr>
        <w:rPr>
          <w:rFonts w:cs="Times New Roman"/>
        </w:rPr>
      </w:pPr>
      <w:r w:rsidRPr="005D1BB5">
        <w:rPr>
          <w:rFonts w:cs="Times New Roman"/>
        </w:rPr>
        <w:t>Неприятный запах кислоты</w:t>
      </w:r>
    </w:p>
    <w:p w14:paraId="7B16B313" w14:textId="6AC7C6F6" w:rsidR="009B7E4D" w:rsidRPr="005D1BB5" w:rsidRDefault="005D1BB5" w:rsidP="005D1BB5">
      <w:pPr>
        <w:pStyle w:val="ae"/>
        <w:numPr>
          <w:ilvl w:val="0"/>
          <w:numId w:val="54"/>
        </w:numPr>
        <w:rPr>
          <w:rFonts w:cs="Times New Roman"/>
        </w:rPr>
      </w:pPr>
      <w:r w:rsidRPr="005D1BB5">
        <w:rPr>
          <w:rFonts w:cs="Times New Roman"/>
        </w:rPr>
        <w:t>Другое (комментарий обязателен)</w:t>
      </w:r>
    </w:p>
    <w:p w14:paraId="074FF5DF" w14:textId="1A73089B" w:rsidR="005D1BB5" w:rsidRPr="005D1BB5" w:rsidRDefault="005D1BB5" w:rsidP="005D1BB5">
      <w:pPr>
        <w:pStyle w:val="ae"/>
        <w:numPr>
          <w:ilvl w:val="0"/>
          <w:numId w:val="54"/>
        </w:numPr>
        <w:rPr>
          <w:rFonts w:cs="Times New Roman"/>
        </w:rPr>
      </w:pPr>
      <w:r w:rsidRPr="005D1BB5">
        <w:rPr>
          <w:rFonts w:cs="Times New Roman"/>
        </w:rPr>
        <w:t>Комментарий</w:t>
      </w:r>
    </w:p>
    <w:p w14:paraId="2FCB5060" w14:textId="3BEB1C69" w:rsidR="005D1BB5" w:rsidRPr="005D1BB5" w:rsidRDefault="005D1BB5" w:rsidP="008A2B52">
      <w:pPr>
        <w:pStyle w:val="ae"/>
        <w:numPr>
          <w:ilvl w:val="0"/>
          <w:numId w:val="6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hanging="357"/>
        <w:jc w:val="left"/>
        <w:rPr>
          <w:rFonts w:cs="Times New Roman"/>
          <w:b/>
          <w:bCs/>
          <w:color w:val="auto"/>
          <w:szCs w:val="24"/>
        </w:rPr>
      </w:pPr>
      <w:r w:rsidRPr="00A013C8">
        <w:rPr>
          <w:rFonts w:ascii="Calibri" w:hAnsi="Calibri" w:cs="Calibri"/>
          <w:color w:val="auto"/>
          <w:szCs w:val="24"/>
        </w:rPr>
        <w:t>﻿</w:t>
      </w:r>
      <w:r w:rsidRPr="00A013C8">
        <w:rPr>
          <w:rFonts w:cs="Times New Roman"/>
          <w:b/>
          <w:bCs/>
          <w:color w:val="auto"/>
          <w:szCs w:val="24"/>
        </w:rPr>
        <w:t>Признаки бывшего заключенного</w:t>
      </w:r>
    </w:p>
    <w:p w14:paraId="0F649359" w14:textId="793A5FB8" w:rsidR="005D1BB5" w:rsidRPr="005D1BB5" w:rsidRDefault="005D1BB5" w:rsidP="005D1BB5">
      <w:pPr>
        <w:pStyle w:val="ae"/>
        <w:numPr>
          <w:ilvl w:val="0"/>
          <w:numId w:val="5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14" w:hanging="357"/>
        <w:jc w:val="left"/>
        <w:rPr>
          <w:rFonts w:cs="Times New Roman"/>
          <w:color w:val="auto"/>
          <w:szCs w:val="24"/>
        </w:rPr>
      </w:pPr>
      <w:r w:rsidRPr="00A013C8">
        <w:rPr>
          <w:rFonts w:cs="Times New Roman"/>
          <w:color w:val="auto"/>
          <w:szCs w:val="24"/>
        </w:rPr>
        <w:t>Татуировки уголовного содержания на кистях, пальцах (например, с изображением перстней, крестов, четырех точек, образующих квадрат с пятой точкой посередине и др.)</w:t>
      </w:r>
    </w:p>
    <w:p w14:paraId="1615CB08" w14:textId="6DEBB854" w:rsidR="005D1BB5" w:rsidRPr="005D1BB5" w:rsidRDefault="005D1BB5" w:rsidP="005D1BB5">
      <w:pPr>
        <w:pStyle w:val="ae"/>
        <w:numPr>
          <w:ilvl w:val="0"/>
          <w:numId w:val="5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14" w:hanging="357"/>
        <w:jc w:val="left"/>
        <w:rPr>
          <w:rFonts w:cs="Times New Roman"/>
          <w:color w:val="auto"/>
          <w:szCs w:val="24"/>
        </w:rPr>
      </w:pPr>
      <w:r w:rsidRPr="00A013C8">
        <w:rPr>
          <w:rFonts w:cs="Times New Roman"/>
          <w:color w:val="auto"/>
          <w:szCs w:val="24"/>
        </w:rPr>
        <w:t>Характерный для заключенных жаргон</w:t>
      </w:r>
    </w:p>
    <w:p w14:paraId="678F774D" w14:textId="2FD8C4B3" w:rsidR="005D1BB5" w:rsidRPr="00A013C8" w:rsidRDefault="005D1BB5" w:rsidP="00A013C8">
      <w:pPr>
        <w:pStyle w:val="ae"/>
        <w:numPr>
          <w:ilvl w:val="0"/>
          <w:numId w:val="5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14" w:hanging="357"/>
        <w:jc w:val="left"/>
        <w:rPr>
          <w:rFonts w:cs="Times New Roman"/>
          <w:color w:val="auto"/>
          <w:szCs w:val="24"/>
        </w:rPr>
      </w:pPr>
      <w:r w:rsidRPr="005D1BB5">
        <w:rPr>
          <w:rFonts w:cs="Times New Roman"/>
          <w:color w:val="auto"/>
          <w:szCs w:val="24"/>
        </w:rPr>
        <w:t xml:space="preserve">  </w:t>
      </w:r>
      <w:r w:rsidRPr="00A013C8">
        <w:rPr>
          <w:rFonts w:cs="Times New Roman"/>
          <w:color w:val="auto"/>
          <w:szCs w:val="24"/>
        </w:rPr>
        <w:t>Другое (комментарий обязателен)</w:t>
      </w:r>
    </w:p>
    <w:p w14:paraId="22928FB0" w14:textId="5ED19D51" w:rsidR="005D1BB5" w:rsidRPr="005D1BB5" w:rsidRDefault="005D1BB5" w:rsidP="008A2B52">
      <w:pPr>
        <w:pStyle w:val="ae"/>
        <w:numPr>
          <w:ilvl w:val="0"/>
          <w:numId w:val="6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jc w:val="left"/>
        <w:rPr>
          <w:rFonts w:cs="Times New Roman"/>
          <w:color w:val="auto"/>
          <w:szCs w:val="24"/>
        </w:rPr>
      </w:pPr>
      <w:r w:rsidRPr="00A013C8">
        <w:rPr>
          <w:rFonts w:ascii="Calibri" w:hAnsi="Calibri" w:cs="Calibri"/>
          <w:color w:val="auto"/>
          <w:szCs w:val="24"/>
        </w:rPr>
        <w:t>﻿﻿</w:t>
      </w:r>
      <w:r w:rsidRPr="00A013C8">
        <w:rPr>
          <w:rFonts w:cs="Times New Roman"/>
          <w:b/>
          <w:bCs/>
          <w:color w:val="auto"/>
          <w:szCs w:val="24"/>
        </w:rPr>
        <w:t>Признаки «преображенного» бомжа</w:t>
      </w:r>
    </w:p>
    <w:p w14:paraId="78A8C9AC" w14:textId="6E3DD5AF" w:rsidR="005D1BB5" w:rsidRPr="005D1BB5" w:rsidRDefault="005D1BB5" w:rsidP="005D1BB5">
      <w:pPr>
        <w:pStyle w:val="ae"/>
        <w:numPr>
          <w:ilvl w:val="0"/>
          <w:numId w:val="5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 xml:space="preserve">Несоответствие внешнего вида Клиента данным, которые он указывает в анкете (например, в анкете указано, что Клиент — гендиректор крупной организации, </w:t>
      </w:r>
      <w:r w:rsidRPr="00A013C8">
        <w:rPr>
          <w:rFonts w:cs="Times New Roman"/>
          <w:color w:val="auto"/>
          <w:szCs w:val="24"/>
        </w:rPr>
        <w:lastRenderedPageBreak/>
        <w:t>однако состояние зубов, волос, лица или кистей рук говорит о том, что ему полностью безразличны его внешний вид и здоровье).</w:t>
      </w:r>
    </w:p>
    <w:p w14:paraId="1BCF0EF2" w14:textId="116F3476" w:rsidR="005D1BB5" w:rsidRPr="005D1BB5" w:rsidRDefault="005D1BB5" w:rsidP="005D1BB5">
      <w:pPr>
        <w:pStyle w:val="ae"/>
        <w:numPr>
          <w:ilvl w:val="0"/>
          <w:numId w:val="5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Признаки алкоголика / наркомана / бывшего заключенного.</w:t>
      </w:r>
    </w:p>
    <w:p w14:paraId="24E72E76" w14:textId="3600FF72" w:rsidR="005D1BB5" w:rsidRPr="005D1BB5" w:rsidRDefault="005D1BB5" w:rsidP="005D1BB5">
      <w:pPr>
        <w:pStyle w:val="ae"/>
        <w:numPr>
          <w:ilvl w:val="0"/>
          <w:numId w:val="5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Несоответствие размеров / стиля одежды.</w:t>
      </w:r>
    </w:p>
    <w:p w14:paraId="16E9E457" w14:textId="44DB2CA4" w:rsidR="005D1BB5" w:rsidRPr="005D1BB5" w:rsidRDefault="005D1BB5" w:rsidP="005D1BB5">
      <w:pPr>
        <w:pStyle w:val="ae"/>
        <w:numPr>
          <w:ilvl w:val="0"/>
          <w:numId w:val="5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Сильный макияж / использует парик.</w:t>
      </w:r>
    </w:p>
    <w:p w14:paraId="05E0C1CF" w14:textId="4054F939" w:rsidR="005D1BB5" w:rsidRPr="00A013C8" w:rsidRDefault="005D1BB5" w:rsidP="00A013C8">
      <w:pPr>
        <w:pStyle w:val="ae"/>
        <w:numPr>
          <w:ilvl w:val="0"/>
          <w:numId w:val="5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Другое (комментарий обязателен)</w:t>
      </w:r>
    </w:p>
    <w:p w14:paraId="679A765B" w14:textId="358263F5" w:rsidR="005D1BB5" w:rsidRPr="005D1BB5" w:rsidRDefault="005D1BB5" w:rsidP="008A2B52">
      <w:pPr>
        <w:pStyle w:val="ae"/>
        <w:numPr>
          <w:ilvl w:val="0"/>
          <w:numId w:val="6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jc w:val="left"/>
        <w:rPr>
          <w:rFonts w:cs="Times New Roman"/>
          <w:b/>
          <w:bCs/>
          <w:color w:val="auto"/>
          <w:szCs w:val="24"/>
        </w:rPr>
      </w:pPr>
      <w:r w:rsidRPr="00A013C8">
        <w:rPr>
          <w:rFonts w:ascii="Calibri" w:hAnsi="Calibri" w:cs="Calibri"/>
          <w:color w:val="auto"/>
          <w:szCs w:val="24"/>
        </w:rPr>
        <w:t>﻿</w:t>
      </w:r>
      <w:r w:rsidRPr="00A013C8">
        <w:rPr>
          <w:rFonts w:cs="Times New Roman"/>
          <w:b/>
          <w:bCs/>
          <w:color w:val="auto"/>
          <w:szCs w:val="24"/>
        </w:rPr>
        <w:t>Поведенческие признаки потенциального неплательщика</w:t>
      </w:r>
    </w:p>
    <w:p w14:paraId="2CC20929" w14:textId="6D8436C3" w:rsidR="005D1BB5" w:rsidRPr="005D1BB5" w:rsidRDefault="005D1BB5" w:rsidP="005D1BB5">
      <w:pPr>
        <w:pStyle w:val="ae"/>
        <w:numPr>
          <w:ilvl w:val="0"/>
          <w:numId w:val="5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Клиент не может внятно объяснить, откуда он узнал о Банке / для чего ему необходим кредит, при этом испытывает волнение / раздражение</w:t>
      </w:r>
    </w:p>
    <w:p w14:paraId="60BD23D3" w14:textId="215740FD" w:rsidR="005D1BB5" w:rsidRPr="005D1BB5" w:rsidRDefault="005D1BB5" w:rsidP="005D1BB5">
      <w:pPr>
        <w:pStyle w:val="ae"/>
        <w:numPr>
          <w:ilvl w:val="0"/>
          <w:numId w:val="5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Мнимые семейные пары, часто с детьми (например Клиент называет свою "супругу" Надей, а в штампе паспорта имя супруги - Елена); неадекватная реакция на вопросы о супруге / детях</w:t>
      </w:r>
    </w:p>
    <w:p w14:paraId="0B4953B8" w14:textId="263EFA3A" w:rsidR="005D1BB5" w:rsidRPr="005D1BB5" w:rsidRDefault="005D1BB5" w:rsidP="005D1BB5">
      <w:pPr>
        <w:pStyle w:val="ae"/>
        <w:numPr>
          <w:ilvl w:val="0"/>
          <w:numId w:val="5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5D1BB5">
        <w:rPr>
          <w:rFonts w:cs="Times New Roman"/>
          <w:color w:val="auto"/>
          <w:szCs w:val="24"/>
        </w:rPr>
        <w:t xml:space="preserve">  </w:t>
      </w:r>
      <w:r w:rsidRPr="00A013C8">
        <w:rPr>
          <w:rFonts w:cs="Times New Roman"/>
          <w:color w:val="auto"/>
          <w:szCs w:val="24"/>
        </w:rPr>
        <w:t>Сильное волнение клиента в ходе анкетирования, особенно при ответах на дополнительные / уточняющие вопросы</w:t>
      </w:r>
    </w:p>
    <w:p w14:paraId="46BBDE9E" w14:textId="2EB9B64D" w:rsidR="005D1BB5" w:rsidRPr="005D1BB5" w:rsidRDefault="005D1BB5" w:rsidP="005D1BB5">
      <w:pPr>
        <w:pStyle w:val="ae"/>
        <w:numPr>
          <w:ilvl w:val="0"/>
          <w:numId w:val="5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Слишком заострено внимание на последствиях неплатежей</w:t>
      </w:r>
    </w:p>
    <w:p w14:paraId="1A77C6D7" w14:textId="420B4DFE" w:rsidR="005D1BB5" w:rsidRPr="00A013C8" w:rsidRDefault="005D1BB5" w:rsidP="00A013C8">
      <w:pPr>
        <w:pStyle w:val="ae"/>
        <w:numPr>
          <w:ilvl w:val="0"/>
          <w:numId w:val="5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Другое (комментарий обязателен)</w:t>
      </w:r>
    </w:p>
    <w:p w14:paraId="0D776B7F" w14:textId="119ABE14" w:rsidR="005D1BB5" w:rsidRPr="005D1BB5" w:rsidRDefault="005D1BB5" w:rsidP="008A2B52">
      <w:pPr>
        <w:pStyle w:val="ae"/>
        <w:numPr>
          <w:ilvl w:val="0"/>
          <w:numId w:val="6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jc w:val="left"/>
        <w:rPr>
          <w:rFonts w:cs="Times New Roman"/>
          <w:color w:val="auto"/>
          <w:szCs w:val="24"/>
        </w:rPr>
      </w:pPr>
      <w:r w:rsidRPr="00A013C8">
        <w:rPr>
          <w:rFonts w:ascii="Calibri" w:hAnsi="Calibri" w:cs="Calibri"/>
          <w:color w:val="auto"/>
          <w:szCs w:val="24"/>
        </w:rPr>
        <w:t>﻿﻿﻿</w:t>
      </w:r>
      <w:r w:rsidRPr="00A013C8">
        <w:rPr>
          <w:rFonts w:cs="Times New Roman"/>
          <w:b/>
          <w:bCs/>
          <w:color w:val="auto"/>
          <w:szCs w:val="24"/>
        </w:rPr>
        <w:t>Сопровождение Клиента</w:t>
      </w:r>
    </w:p>
    <w:p w14:paraId="554F2133" w14:textId="7F93F735" w:rsidR="005D1BB5" w:rsidRPr="005D1BB5" w:rsidRDefault="005D1BB5" w:rsidP="005D1BB5">
      <w:pPr>
        <w:pStyle w:val="ae"/>
        <w:numPr>
          <w:ilvl w:val="0"/>
          <w:numId w:val="5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Клиент находится в сопровождении подозрительных лиц, осуществляющих подсказки по заполнению анкеты</w:t>
      </w:r>
    </w:p>
    <w:p w14:paraId="70D8DADC" w14:textId="6F803E32" w:rsidR="005D1BB5" w:rsidRPr="005D1BB5" w:rsidRDefault="005D1BB5" w:rsidP="005D1BB5">
      <w:pPr>
        <w:pStyle w:val="ae"/>
        <w:numPr>
          <w:ilvl w:val="0"/>
          <w:numId w:val="5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8A2B52">
        <w:rPr>
          <w:rFonts w:cs="Times New Roman"/>
          <w:color w:val="auto"/>
          <w:szCs w:val="24"/>
        </w:rPr>
        <w:t>Клиент находится в сопровождении подозрительных лиц, осуществляющих давление на Клиента</w:t>
      </w:r>
    </w:p>
    <w:p w14:paraId="5CE2FC18" w14:textId="5BEAB207" w:rsidR="005D1BB5" w:rsidRPr="005D1BB5" w:rsidRDefault="005D1BB5" w:rsidP="005D1BB5">
      <w:pPr>
        <w:pStyle w:val="ae"/>
        <w:numPr>
          <w:ilvl w:val="0"/>
          <w:numId w:val="5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8A2B52">
        <w:rPr>
          <w:rFonts w:cs="Times New Roman"/>
          <w:color w:val="auto"/>
          <w:szCs w:val="24"/>
        </w:rPr>
        <w:t>Клиент использовал "шпаргалку" при заполнении анкеты</w:t>
      </w:r>
    </w:p>
    <w:p w14:paraId="705B145A" w14:textId="3B53C7CC" w:rsidR="005D1BB5" w:rsidRPr="005D1BB5" w:rsidRDefault="005D1BB5" w:rsidP="005D1BB5">
      <w:pPr>
        <w:pStyle w:val="ae"/>
        <w:numPr>
          <w:ilvl w:val="0"/>
          <w:numId w:val="5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8A2B52">
        <w:rPr>
          <w:rFonts w:cs="Times New Roman"/>
          <w:color w:val="auto"/>
          <w:szCs w:val="24"/>
        </w:rPr>
        <w:t>Клиент неоднократно звонил по телефону для выяснения ответов на вопросы анкеты</w:t>
      </w:r>
    </w:p>
    <w:p w14:paraId="454436F3" w14:textId="185E9D83" w:rsidR="005D1BB5" w:rsidRPr="005D1BB5" w:rsidRDefault="005D1BB5" w:rsidP="005D1BB5">
      <w:pPr>
        <w:pStyle w:val="ae"/>
        <w:numPr>
          <w:ilvl w:val="0"/>
          <w:numId w:val="5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8A2B52">
        <w:rPr>
          <w:rFonts w:cs="Times New Roman"/>
          <w:color w:val="auto"/>
          <w:szCs w:val="24"/>
        </w:rPr>
        <w:t>Клиент замечен в сопровождении лиц, ранее приводивших мошенников / подставных лиц для получения кредитов</w:t>
      </w:r>
    </w:p>
    <w:p w14:paraId="0013F921" w14:textId="33906374" w:rsidR="005D1BB5" w:rsidRPr="00A013C8" w:rsidRDefault="005D1BB5" w:rsidP="005D1BB5">
      <w:pPr>
        <w:pStyle w:val="ae"/>
        <w:numPr>
          <w:ilvl w:val="0"/>
          <w:numId w:val="5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t>Другое (комментарий обязателен)</w:t>
      </w:r>
    </w:p>
    <w:p w14:paraId="2DBFFF67" w14:textId="748C54FD" w:rsidR="005D1BB5" w:rsidRPr="005D1BB5" w:rsidRDefault="005D1BB5" w:rsidP="008A2B52">
      <w:pPr>
        <w:pStyle w:val="ae"/>
        <w:numPr>
          <w:ilvl w:val="0"/>
          <w:numId w:val="6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jc w:val="left"/>
        <w:rPr>
          <w:rFonts w:cs="Times New Roman"/>
          <w:color w:val="auto"/>
          <w:szCs w:val="24"/>
        </w:rPr>
      </w:pPr>
      <w:r w:rsidRPr="00A013C8">
        <w:rPr>
          <w:rFonts w:ascii="Calibri" w:hAnsi="Calibri" w:cs="Calibri"/>
          <w:color w:val="auto"/>
          <w:szCs w:val="24"/>
        </w:rPr>
        <w:t>﻿﻿﻿</w:t>
      </w:r>
      <w:r w:rsidRPr="00A013C8">
        <w:rPr>
          <w:rFonts w:cs="Times New Roman"/>
          <w:b/>
          <w:bCs/>
          <w:color w:val="auto"/>
          <w:szCs w:val="24"/>
        </w:rPr>
        <w:t>Признаки подделки документов</w:t>
      </w:r>
    </w:p>
    <w:p w14:paraId="7B43412C" w14:textId="510095AE" w:rsidR="005D1BB5" w:rsidRPr="005D1BB5" w:rsidRDefault="005D1BB5" w:rsidP="005D1BB5">
      <w:pPr>
        <w:pStyle w:val="ae"/>
        <w:numPr>
          <w:ilvl w:val="0"/>
          <w:numId w:val="6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8A2B52">
        <w:rPr>
          <w:rFonts w:cs="Times New Roman"/>
          <w:color w:val="auto"/>
          <w:szCs w:val="24"/>
        </w:rPr>
        <w:t>Заметны следы подчистки документов, химического травления текста</w:t>
      </w:r>
    </w:p>
    <w:p w14:paraId="62372983" w14:textId="2021F962" w:rsidR="005D1BB5" w:rsidRPr="005D1BB5" w:rsidRDefault="005D1BB5" w:rsidP="005D1BB5">
      <w:pPr>
        <w:pStyle w:val="ae"/>
        <w:numPr>
          <w:ilvl w:val="0"/>
          <w:numId w:val="6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8A2B52">
        <w:rPr>
          <w:rFonts w:cs="Times New Roman"/>
          <w:color w:val="auto"/>
          <w:szCs w:val="24"/>
        </w:rPr>
        <w:t>Заметны следы подделки подписей, оттисков печатей и штампов</w:t>
      </w:r>
    </w:p>
    <w:p w14:paraId="2CA231E6" w14:textId="29BE13DE" w:rsidR="005D1BB5" w:rsidRPr="005D1BB5" w:rsidRDefault="005D1BB5" w:rsidP="005D1BB5">
      <w:pPr>
        <w:pStyle w:val="ae"/>
        <w:numPr>
          <w:ilvl w:val="0"/>
          <w:numId w:val="6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8A2B52">
        <w:rPr>
          <w:rFonts w:cs="Times New Roman"/>
          <w:color w:val="auto"/>
          <w:szCs w:val="24"/>
        </w:rPr>
        <w:t>Наличие в документах дописок, допечаток, исправлений, орфографических ошибок</w:t>
      </w:r>
    </w:p>
    <w:p w14:paraId="2C904CED" w14:textId="65F72043" w:rsidR="005D1BB5" w:rsidRPr="005D1BB5" w:rsidRDefault="005D1BB5" w:rsidP="005D1BB5">
      <w:pPr>
        <w:pStyle w:val="ae"/>
        <w:numPr>
          <w:ilvl w:val="0"/>
          <w:numId w:val="6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8A2B52">
        <w:rPr>
          <w:rFonts w:cs="Times New Roman"/>
          <w:color w:val="auto"/>
          <w:szCs w:val="24"/>
        </w:rPr>
        <w:t>Личность заемщика не может быть достоверно подтверждена (заемщик явно не похож по фотографии)</w:t>
      </w:r>
    </w:p>
    <w:p w14:paraId="1741F338" w14:textId="38FF9D02" w:rsidR="005D1BB5" w:rsidRPr="005D1BB5" w:rsidRDefault="005D1BB5" w:rsidP="005D1BB5">
      <w:pPr>
        <w:pStyle w:val="ae"/>
        <w:numPr>
          <w:ilvl w:val="0"/>
          <w:numId w:val="6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8A2B52">
        <w:rPr>
          <w:rFonts w:cs="Times New Roman"/>
          <w:color w:val="auto"/>
          <w:szCs w:val="24"/>
        </w:rPr>
        <w:t>Заметны следы замены фотографии в паспорте, листов в многостраничных документах</w:t>
      </w:r>
    </w:p>
    <w:p w14:paraId="1949245B" w14:textId="786D617D" w:rsidR="005D1BB5" w:rsidRPr="00A013C8" w:rsidRDefault="005D1BB5" w:rsidP="005D1BB5">
      <w:pPr>
        <w:pStyle w:val="ae"/>
        <w:numPr>
          <w:ilvl w:val="0"/>
          <w:numId w:val="6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Times New Roman"/>
          <w:color w:val="auto"/>
          <w:szCs w:val="24"/>
        </w:rPr>
      </w:pPr>
      <w:r w:rsidRPr="00A013C8">
        <w:rPr>
          <w:rFonts w:cs="Times New Roman"/>
          <w:color w:val="auto"/>
          <w:szCs w:val="24"/>
        </w:rPr>
        <w:lastRenderedPageBreak/>
        <w:t>Другое (комментарий обязателен)</w:t>
      </w:r>
    </w:p>
    <w:p w14:paraId="260487D6" w14:textId="780C6829" w:rsidR="005D1BB5" w:rsidRPr="00A013C8" w:rsidRDefault="005D1BB5" w:rsidP="008A2B52">
      <w:pPr>
        <w:pStyle w:val="ae"/>
        <w:numPr>
          <w:ilvl w:val="0"/>
          <w:numId w:val="6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jc w:val="left"/>
        <w:rPr>
          <w:rFonts w:cs="Times New Roman"/>
          <w:color w:val="auto"/>
          <w:szCs w:val="24"/>
        </w:rPr>
      </w:pPr>
      <w:r w:rsidRPr="00A013C8">
        <w:rPr>
          <w:rFonts w:ascii="Calibri" w:hAnsi="Calibri" w:cs="Calibri"/>
          <w:color w:val="auto"/>
          <w:szCs w:val="24"/>
        </w:rPr>
        <w:t>﻿﻿﻿</w:t>
      </w:r>
      <w:r w:rsidRPr="00A013C8">
        <w:rPr>
          <w:rFonts w:cs="Times New Roman"/>
          <w:b/>
          <w:bCs/>
          <w:color w:val="auto"/>
          <w:szCs w:val="24"/>
        </w:rPr>
        <w:t>Прочие признаки (комментарий обязателен)</w:t>
      </w:r>
    </w:p>
    <w:p w14:paraId="1CA89EAB" w14:textId="16DBD689" w:rsidR="005D1BB5" w:rsidRPr="005D1BB5" w:rsidRDefault="005D1BB5" w:rsidP="00A013C8">
      <w:pPr>
        <w:pStyle w:val="ae"/>
        <w:numPr>
          <w:ilvl w:val="0"/>
          <w:numId w:val="61"/>
        </w:numPr>
        <w:rPr>
          <w:rFonts w:cs="Times New Roman"/>
        </w:rPr>
      </w:pPr>
      <w:r w:rsidRPr="00A013C8">
        <w:rPr>
          <w:rFonts w:cs="Times New Roman"/>
          <w:color w:val="auto"/>
          <w:szCs w:val="24"/>
        </w:rPr>
        <w:t>Комментарий</w:t>
      </w:r>
    </w:p>
    <w:p w14:paraId="6A26288F" w14:textId="0CD517F4" w:rsidR="00241ED4" w:rsidRPr="009C0FBB" w:rsidRDefault="00241ED4" w:rsidP="005D1BB5">
      <w:pPr>
        <w:ind w:firstLine="0"/>
      </w:pPr>
    </w:p>
    <w:p w14:paraId="60CA9EFD" w14:textId="77777777" w:rsidR="00335EFF" w:rsidRPr="009C0FBB" w:rsidRDefault="00335EFF" w:rsidP="006748B3">
      <w:pPr>
        <w:ind w:firstLine="0"/>
      </w:pPr>
    </w:p>
    <w:p w14:paraId="14061AB8" w14:textId="7352854F" w:rsidR="00696E55" w:rsidRDefault="00696E55" w:rsidP="00696E55">
      <w:pPr>
        <w:pStyle w:val="10"/>
      </w:pPr>
      <w:bookmarkStart w:id="270" w:name="_Toc234517544"/>
      <w:r>
        <w:t>Приложение 2. Согласия/Проверки</w:t>
      </w:r>
      <w:bookmarkEnd w:id="270"/>
    </w:p>
    <w:p w14:paraId="2D331808" w14:textId="38B0C57F" w:rsidR="00696E55" w:rsidRDefault="00696E55" w:rsidP="00696E55">
      <w:r>
        <w:t>Блок «Согласия / Проверки» содержит подблоки и поля в них:</w:t>
      </w:r>
    </w:p>
    <w:p w14:paraId="46905BE2" w14:textId="6642CA2E" w:rsidR="00696E55" w:rsidRDefault="00696E55" w:rsidP="008A2B52">
      <w:pPr>
        <w:pStyle w:val="ae"/>
        <w:numPr>
          <w:ilvl w:val="1"/>
          <w:numId w:val="67"/>
        </w:numPr>
        <w:ind w:left="357" w:hanging="357"/>
      </w:pPr>
      <w:r>
        <w:t>Подблок «Согласия»:</w:t>
      </w:r>
    </w:p>
    <w:p w14:paraId="4A257D0C" w14:textId="77777777" w:rsidR="00696E55" w:rsidRPr="00696E55" w:rsidRDefault="00696E55" w:rsidP="00696E55">
      <w:pPr>
        <w:pStyle w:val="ae"/>
        <w:numPr>
          <w:ilvl w:val="0"/>
          <w:numId w:val="62"/>
        </w:numPr>
      </w:pPr>
      <w:r w:rsidRPr="00696E55">
        <w:t>БКИ и персональные данные</w:t>
      </w:r>
    </w:p>
    <w:p w14:paraId="68601251" w14:textId="0DFEA2B7" w:rsidR="00696E55" w:rsidRDefault="00696E55" w:rsidP="00696E55">
      <w:pPr>
        <w:pStyle w:val="ae"/>
        <w:ind w:firstLine="0"/>
      </w:pPr>
      <w:r w:rsidRPr="00696E55">
        <w:t>Согласие на передачу данных в БКИ, на получение данных из БКИ, на обработку персональных данных, на запрос в ПФР, налоговую</w:t>
      </w:r>
    </w:p>
    <w:p w14:paraId="7B015856" w14:textId="2122269E" w:rsidR="00696E55" w:rsidRDefault="00696E55" w:rsidP="008A2B52">
      <w:pPr>
        <w:pStyle w:val="ae"/>
        <w:numPr>
          <w:ilvl w:val="1"/>
          <w:numId w:val="67"/>
        </w:numPr>
        <w:ind w:left="357" w:hanging="357"/>
      </w:pPr>
      <w:r>
        <w:t>Подблок «</w:t>
      </w:r>
      <w:r w:rsidR="008803B5">
        <w:rPr>
          <w:lang w:val="en-US"/>
        </w:rPr>
        <w:t>FATCA</w:t>
      </w:r>
      <w:r w:rsidR="008803B5" w:rsidRPr="003B24F4">
        <w:t>/</w:t>
      </w:r>
      <w:r w:rsidR="008803B5">
        <w:rPr>
          <w:lang w:val="en-US"/>
        </w:rPr>
        <w:t>CRS</w:t>
      </w:r>
      <w:r w:rsidRPr="00696E55">
        <w:t xml:space="preserve"> проверка</w:t>
      </w:r>
      <w:r>
        <w:t>»:</w:t>
      </w:r>
    </w:p>
    <w:p w14:paraId="079B6640" w14:textId="2DF1BE78" w:rsidR="00696E55" w:rsidRDefault="008803B5" w:rsidP="00696E55">
      <w:pPr>
        <w:pStyle w:val="ae"/>
        <w:numPr>
          <w:ilvl w:val="0"/>
          <w:numId w:val="63"/>
        </w:numPr>
      </w:pPr>
      <w:r>
        <w:rPr>
          <w:lang w:val="en-US"/>
        </w:rPr>
        <w:t>FATCA</w:t>
      </w:r>
      <w:r w:rsidRPr="003B24F4">
        <w:t>/</w:t>
      </w:r>
      <w:r>
        <w:rPr>
          <w:lang w:val="en-US"/>
        </w:rPr>
        <w:t>CRS</w:t>
      </w:r>
      <w:r w:rsidR="00696E55" w:rsidRPr="00696E55">
        <w:t xml:space="preserve"> проверка</w:t>
      </w:r>
    </w:p>
    <w:p w14:paraId="2155101E" w14:textId="27FD6D3D" w:rsidR="00696E55" w:rsidRDefault="00696E55" w:rsidP="008A2B52">
      <w:pPr>
        <w:pStyle w:val="ae"/>
        <w:numPr>
          <w:ilvl w:val="1"/>
          <w:numId w:val="67"/>
        </w:numPr>
        <w:ind w:left="357" w:hanging="357"/>
      </w:pPr>
      <w:r>
        <w:t>Подблок «</w:t>
      </w:r>
      <w:r w:rsidRPr="00696E55">
        <w:t>AML проверка</w:t>
      </w:r>
      <w:r>
        <w:t>»</w:t>
      </w:r>
    </w:p>
    <w:p w14:paraId="3E5F11DE" w14:textId="77777777" w:rsidR="00696E55" w:rsidRPr="00696E55" w:rsidRDefault="00696E55" w:rsidP="00696E55">
      <w:pPr>
        <w:pStyle w:val="ae"/>
        <w:numPr>
          <w:ilvl w:val="0"/>
          <w:numId w:val="64"/>
        </w:numPr>
      </w:pPr>
      <w:r w:rsidRPr="00696E55">
        <w:t>Иностранное публичное должностное лицо</w:t>
      </w:r>
    </w:p>
    <w:p w14:paraId="603D4CC2" w14:textId="77777777" w:rsidR="00696E55" w:rsidRPr="00696E55" w:rsidRDefault="00696E55" w:rsidP="00696E55">
      <w:pPr>
        <w:pStyle w:val="ae"/>
        <w:numPr>
          <w:ilvl w:val="0"/>
          <w:numId w:val="64"/>
        </w:numPr>
      </w:pPr>
      <w:r w:rsidRPr="00696E55">
        <w:t>Должностное лицо публичной международной</w:t>
      </w:r>
    </w:p>
    <w:p w14:paraId="2AB6A9E3" w14:textId="77777777" w:rsidR="00696E55" w:rsidRPr="00696E55" w:rsidRDefault="00696E55" w:rsidP="00EB6C26">
      <w:pPr>
        <w:pStyle w:val="ae"/>
        <w:ind w:firstLine="0"/>
      </w:pPr>
      <w:r w:rsidRPr="00696E55">
        <w:t>организации</w:t>
      </w:r>
    </w:p>
    <w:p w14:paraId="6328F25A" w14:textId="77777777" w:rsidR="008803B5" w:rsidRDefault="00696E55" w:rsidP="008803B5">
      <w:pPr>
        <w:pStyle w:val="ae"/>
        <w:numPr>
          <w:ilvl w:val="0"/>
          <w:numId w:val="64"/>
        </w:numPr>
      </w:pPr>
      <w:r w:rsidRPr="00696E55">
        <w:t>Должностное лицо Российской Федерации, включенное в перечни должностей, определяемые Президентом Российской Федерации, а также назначаемое/ освобождаемое от должности Президентом или Правительством Российской Федерации (РПДЛ)</w:t>
      </w:r>
    </w:p>
    <w:p w14:paraId="66F7EDBA" w14:textId="77777777" w:rsidR="008803B5" w:rsidRPr="00A013C8" w:rsidRDefault="008803B5" w:rsidP="008803B5">
      <w:pPr>
        <w:pStyle w:val="ae"/>
        <w:numPr>
          <w:ilvl w:val="0"/>
          <w:numId w:val="64"/>
        </w:numPr>
        <w:rPr>
          <w:rFonts w:cs="Times New Roman"/>
        </w:rPr>
      </w:pPr>
      <w:r w:rsidRPr="00A013C8">
        <w:rPr>
          <w:rFonts w:cs="Times New Roman"/>
          <w:color w:val="auto"/>
          <w:szCs w:val="24"/>
        </w:rPr>
        <w:t>Родственник ИПДЛ</w:t>
      </w:r>
    </w:p>
    <w:p w14:paraId="44C1CE8D" w14:textId="0257377A" w:rsidR="008803B5" w:rsidRPr="008803B5" w:rsidRDefault="008803B5" w:rsidP="00A013C8">
      <w:pPr>
        <w:pStyle w:val="ae"/>
        <w:numPr>
          <w:ilvl w:val="0"/>
          <w:numId w:val="64"/>
        </w:numPr>
        <w:rPr>
          <w:rFonts w:cs="Times New Roman"/>
        </w:rPr>
      </w:pPr>
      <w:r w:rsidRPr="00A013C8">
        <w:rPr>
          <w:rFonts w:cs="Times New Roman"/>
          <w:color w:val="auto"/>
          <w:szCs w:val="24"/>
        </w:rPr>
        <w:t>Родственник МПДЛ</w:t>
      </w:r>
    </w:p>
    <w:p w14:paraId="51192D2F" w14:textId="5A1DC4EC" w:rsidR="00696E55" w:rsidRPr="008803B5" w:rsidRDefault="008803B5" w:rsidP="00A013C8">
      <w:pPr>
        <w:pStyle w:val="ae"/>
        <w:numPr>
          <w:ilvl w:val="0"/>
          <w:numId w:val="65"/>
        </w:numPr>
        <w:rPr>
          <w:rFonts w:cs="Times New Roman"/>
        </w:rPr>
      </w:pPr>
      <w:r w:rsidRPr="00A013C8">
        <w:rPr>
          <w:rFonts w:cs="Times New Roman"/>
          <w:color w:val="auto"/>
          <w:szCs w:val="24"/>
        </w:rPr>
        <w:t>Родственник РПДЛ</w:t>
      </w:r>
    </w:p>
    <w:p w14:paraId="1E2CE4FE" w14:textId="77777777" w:rsidR="00335EFF" w:rsidRDefault="00335EFF" w:rsidP="006748B3">
      <w:pPr>
        <w:ind w:firstLine="0"/>
      </w:pPr>
    </w:p>
    <w:p w14:paraId="1779D268" w14:textId="1B234C5B" w:rsidR="00150698" w:rsidRDefault="00335EFF" w:rsidP="006748B3">
      <w:pPr>
        <w:ind w:firstLine="0"/>
      </w:pPr>
      <w:r>
        <w:t xml:space="preserve"> </w:t>
      </w:r>
    </w:p>
    <w:p w14:paraId="6EA82000" w14:textId="73FCE938" w:rsidR="00150698" w:rsidRPr="00335EFF" w:rsidRDefault="00150698" w:rsidP="006748B3">
      <w:pPr>
        <w:ind w:firstLine="0"/>
      </w:pPr>
    </w:p>
    <w:sectPr w:rsidR="00150698" w:rsidRPr="00335EFF" w:rsidSect="006748B3">
      <w:pgSz w:w="11906" w:h="16838"/>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7" w:author="NOVINKOV Daniil" w:date="2026-07-10T19:51:00Z" w:initials="ND">
    <w:p w14:paraId="40DB43A9" w14:textId="4363E682" w:rsidR="00F97CAE" w:rsidRDefault="00F97CAE">
      <w:pPr>
        <w:pStyle w:val="af3"/>
      </w:pPr>
      <w:r>
        <w:rPr>
          <w:rStyle w:val="af2"/>
        </w:rPr>
        <w:annotationRef/>
      </w:r>
      <w:r>
        <w:t xml:space="preserve">В очередной раз прошу добавьте пожалуйста цель документа и область применения </w:t>
      </w:r>
    </w:p>
  </w:comment>
  <w:comment w:id="48" w:author="Соболева Анна" w:date="2026-07-13T16:45:00Z" w:initials="СА">
    <w:p w14:paraId="3DEFBA48" w14:textId="19547E67" w:rsidR="00F97CAE" w:rsidRDefault="00F97CAE">
      <w:pPr>
        <w:pStyle w:val="af3"/>
      </w:pPr>
      <w:r>
        <w:rPr>
          <w:rStyle w:val="af2"/>
        </w:rPr>
        <w:annotationRef/>
      </w:r>
      <w:r>
        <w:t>Документ был согласован до получения этого документа. Добавила в пункт «Описание меню»</w:t>
      </w:r>
    </w:p>
  </w:comment>
  <w:comment w:id="76" w:author="NOVINKOV Daniil" w:date="2026-07-10T19:50:00Z" w:initials="ND">
    <w:p w14:paraId="0E433ED6" w14:textId="5313508B" w:rsidR="00F97CAE" w:rsidRDefault="00F97CAE">
      <w:pPr>
        <w:pStyle w:val="af3"/>
      </w:pPr>
      <w:r>
        <w:rPr>
          <w:rStyle w:val="af2"/>
        </w:rPr>
        <w:annotationRef/>
      </w:r>
      <w:r>
        <w:t>Давайте добавим в таблицу программу</w:t>
      </w:r>
    </w:p>
  </w:comment>
  <w:comment w:id="77" w:author="Соболева Анна" w:date="2026-07-13T16:46:00Z" w:initials="СА">
    <w:p w14:paraId="7D68037A" w14:textId="4EA51245" w:rsidR="00F97CAE" w:rsidRDefault="00F97CAE" w:rsidP="00EB6C26">
      <w:pPr>
        <w:pStyle w:val="af3"/>
      </w:pPr>
      <w:r>
        <w:rPr>
          <w:rStyle w:val="af2"/>
        </w:rPr>
        <w:annotationRef/>
      </w:r>
      <w:r w:rsidR="00547A40">
        <w:t xml:space="preserve">Т.к. документ был согласован (и разработка окончена, готовится поставка на банк), добавить поле не сможем. </w:t>
      </w:r>
    </w:p>
    <w:p w14:paraId="01445271" w14:textId="48186D55" w:rsidR="00547A40" w:rsidRDefault="00547A40" w:rsidP="00EB6C26">
      <w:pPr>
        <w:pStyle w:val="af3"/>
      </w:pPr>
      <w:r>
        <w:t>Как компромисс: можно добавить в рамках будущих этапов или, после прохождения обучения, банк добавит поле самостоятельно</w:t>
      </w:r>
    </w:p>
  </w:comment>
  <w:comment w:id="99" w:author="NOVINKOV Daniil" w:date="2026-07-10T19:49:00Z" w:initials="ND">
    <w:p w14:paraId="5344A9D9" w14:textId="7B521E8F" w:rsidR="00F97CAE" w:rsidRDefault="00F97CAE">
      <w:pPr>
        <w:pStyle w:val="af3"/>
      </w:pPr>
      <w:r>
        <w:rPr>
          <w:rStyle w:val="af2"/>
        </w:rPr>
        <w:annotationRef/>
      </w:r>
      <w:r>
        <w:t>Можно отображать наименование кредитной программы?</w:t>
      </w:r>
    </w:p>
  </w:comment>
  <w:comment w:id="100" w:author="Соболева Анна" w:date="2026-07-13T16:57:00Z" w:initials="СА">
    <w:p w14:paraId="749C470A" w14:textId="77777777" w:rsidR="00547A40" w:rsidRDefault="000D2912" w:rsidP="00547A40">
      <w:pPr>
        <w:pStyle w:val="af3"/>
      </w:pPr>
      <w:r>
        <w:rPr>
          <w:rStyle w:val="af2"/>
        </w:rPr>
        <w:annotationRef/>
      </w:r>
      <w:r w:rsidR="00547A40">
        <w:t xml:space="preserve">Т.к. документ был согласован (и разработка окончена, готовится поставка на банк), добавить поле не сможем. </w:t>
      </w:r>
    </w:p>
    <w:p w14:paraId="1FB9F821" w14:textId="2A5E4B10" w:rsidR="000D2912" w:rsidRDefault="00547A40" w:rsidP="00547A40">
      <w:pPr>
        <w:pStyle w:val="af3"/>
      </w:pPr>
      <w:r>
        <w:t>Как компромисс: можно добавить в рамках будущих этапов или, после прохождения обучения, банк добавит поле самостоятельно</w:t>
      </w:r>
    </w:p>
  </w:comment>
  <w:comment w:id="101" w:author="NOVINKOV Daniil" w:date="2026-07-10T19:48:00Z" w:initials="ND">
    <w:p w14:paraId="03F833F4" w14:textId="32A22C93" w:rsidR="00F97CAE" w:rsidRPr="00967542" w:rsidRDefault="00F97CAE">
      <w:pPr>
        <w:pStyle w:val="af3"/>
      </w:pPr>
      <w:r>
        <w:rPr>
          <w:rStyle w:val="af2"/>
        </w:rPr>
        <w:annotationRef/>
      </w:r>
      <w:r>
        <w:t>Зачем?</w:t>
      </w:r>
    </w:p>
  </w:comment>
  <w:comment w:id="102" w:author="Соболева Анна" w:date="2026-07-13T16:58:00Z" w:initials="СА">
    <w:p w14:paraId="73475C10" w14:textId="08A31D5E" w:rsidR="000D2912" w:rsidRDefault="000D2912">
      <w:pPr>
        <w:pStyle w:val="af3"/>
      </w:pPr>
      <w:r>
        <w:rPr>
          <w:rStyle w:val="af2"/>
        </w:rPr>
        <w:annotationRef/>
      </w:r>
      <w:r>
        <w:t>Бизнес запросил, т.к. вин иногда известен на этапе калькулятора (есть ряд ограничений по программам)</w:t>
      </w:r>
    </w:p>
  </w:comment>
  <w:comment w:id="103" w:author="NOVINKOV Daniil" w:date="2026-07-10T19:53:00Z" w:initials="ND">
    <w:p w14:paraId="068FF7B4" w14:textId="39DE6260" w:rsidR="00F97CAE" w:rsidRDefault="00F97CAE">
      <w:pPr>
        <w:pStyle w:val="af3"/>
      </w:pPr>
      <w:r>
        <w:rPr>
          <w:rStyle w:val="af2"/>
        </w:rPr>
        <w:annotationRef/>
      </w:r>
      <w:r>
        <w:t xml:space="preserve">Обратите </w:t>
      </w:r>
      <w:proofErr w:type="spellStart"/>
      <w:r>
        <w:t>пжл</w:t>
      </w:r>
      <w:proofErr w:type="spellEnd"/>
      <w:r>
        <w:t xml:space="preserve"> внимание, что нет поле «Тип города», «Тип улицы» </w:t>
      </w:r>
      <w:proofErr w:type="spellStart"/>
      <w:r>
        <w:t>итд</w:t>
      </w:r>
      <w:proofErr w:type="spellEnd"/>
      <w:r>
        <w:t xml:space="preserve">., эта информация должна быть отправлена в ЦФТ при сделке. Нормализации данных из </w:t>
      </w:r>
      <w:proofErr w:type="spellStart"/>
      <w:r>
        <w:rPr>
          <w:lang w:val="en-US"/>
        </w:rPr>
        <w:t>dadata</w:t>
      </w:r>
      <w:proofErr w:type="spellEnd"/>
      <w:r>
        <w:t xml:space="preserve"> на стороне НКК нет.</w:t>
      </w:r>
    </w:p>
  </w:comment>
  <w:comment w:id="104" w:author="Соболева Анна" w:date="2026-07-13T16:59:00Z" w:initials="СА">
    <w:p w14:paraId="20A2D681" w14:textId="20D674D6" w:rsidR="000D2912" w:rsidRDefault="00547A40" w:rsidP="00547A40">
      <w:pPr>
        <w:pStyle w:val="af3"/>
        <w:ind w:firstLine="0"/>
      </w:pPr>
      <w:r w:rsidRPr="001D00C4">
        <w:rPr>
          <w:highlight w:val="green"/>
        </w:rPr>
        <w:t>Т.к. данные поля являются обязательными для НКК, прошу прислать перечень необходимых полей</w:t>
      </w:r>
      <w:r w:rsidR="000D2912" w:rsidRPr="001D00C4">
        <w:rPr>
          <w:rStyle w:val="af2"/>
          <w:highlight w:val="green"/>
        </w:rPr>
        <w:annotationRef/>
      </w:r>
    </w:p>
  </w:comment>
  <w:comment w:id="106" w:author="Сергей Сенцов" w:date="2026-07-10T13:58:00Z" w:initials="СС">
    <w:p w14:paraId="79F39362" w14:textId="7F965F50" w:rsidR="00F97CAE" w:rsidRDefault="00F97CAE">
      <w:pPr>
        <w:pStyle w:val="af3"/>
      </w:pPr>
      <w:r>
        <w:rPr>
          <w:rStyle w:val="af2"/>
        </w:rPr>
        <w:annotationRef/>
      </w:r>
      <w:r>
        <w:t>Переформулировать: состоите ли вы в зарегистрированном браке</w:t>
      </w:r>
      <w:proofErr w:type="gramStart"/>
      <w:r>
        <w:t>? :</w:t>
      </w:r>
      <w:proofErr w:type="gramEnd"/>
      <w:r>
        <w:t xml:space="preserve"> да/нет</w:t>
      </w:r>
    </w:p>
  </w:comment>
  <w:comment w:id="107" w:author="Соболева Анна" w:date="2026-07-13T17:00:00Z" w:initials="СА">
    <w:p w14:paraId="039672BB" w14:textId="65FA0578" w:rsidR="000D2912" w:rsidRDefault="000D2912">
      <w:pPr>
        <w:pStyle w:val="af3"/>
      </w:pPr>
      <w:r>
        <w:rPr>
          <w:rStyle w:val="af2"/>
        </w:rPr>
        <w:annotationRef/>
      </w:r>
      <w:r>
        <w:t>Документ был согласован.</w:t>
      </w:r>
    </w:p>
    <w:p w14:paraId="43B0C527" w14:textId="725AF56B" w:rsidR="000D2912" w:rsidRDefault="000D2912">
      <w:pPr>
        <w:pStyle w:val="af3"/>
      </w:pPr>
      <w:r>
        <w:t>Т.к. логика не меняется здесь и далее, а поле и значение только переименовываются, поправила</w:t>
      </w:r>
    </w:p>
  </w:comment>
  <w:comment w:id="123" w:author="Сергей Сенцов" w:date="2026-07-10T12:07:00Z" w:initials="СС">
    <w:p w14:paraId="0766565A" w14:textId="1757C5DC" w:rsidR="00F97CAE" w:rsidRPr="004B65C8" w:rsidRDefault="00F97CAE">
      <w:pPr>
        <w:pStyle w:val="af3"/>
      </w:pPr>
      <w:r>
        <w:rPr>
          <w:rStyle w:val="af2"/>
        </w:rPr>
        <w:annotationRef/>
      </w:r>
      <w:r>
        <w:t>Что это за поле? Чем оно отличается от «</w:t>
      </w:r>
      <w:r w:rsidRPr="00CC5E10">
        <w:rPr>
          <w:color w:val="000000"/>
        </w:rPr>
        <w:t>Среднемесячный доход после вычета налогов</w:t>
      </w:r>
      <w:r>
        <w:t xml:space="preserve">»? кажется что либо оно не нужно, либо сюда автоматом должна дублироваться сумма из среднемесячного </w:t>
      </w:r>
      <w:proofErr w:type="spellStart"/>
      <w:r>
        <w:t>дохода+доп</w:t>
      </w:r>
      <w:proofErr w:type="spellEnd"/>
      <w:r>
        <w:t xml:space="preserve"> доходы (лучше вот это вариант – сумму выводить). </w:t>
      </w:r>
    </w:p>
    <w:p w14:paraId="79B677AB" w14:textId="073C99A3" w:rsidR="00F97CAE" w:rsidRPr="004B65C8" w:rsidRDefault="00F97CAE">
      <w:pPr>
        <w:pStyle w:val="af3"/>
      </w:pPr>
      <w:r>
        <w:t>В блоке «Требования к формированию печатных форм документов» так и указано</w:t>
      </w:r>
    </w:p>
  </w:comment>
  <w:comment w:id="124" w:author="Соболева Анна" w:date="2026-07-13T17:02:00Z" w:initials="СА">
    <w:p w14:paraId="4EF7C3FD" w14:textId="77777777" w:rsidR="00547A40" w:rsidRDefault="000D2912" w:rsidP="00547A40">
      <w:pPr>
        <w:pStyle w:val="af3"/>
      </w:pPr>
      <w:r>
        <w:rPr>
          <w:rStyle w:val="af2"/>
        </w:rPr>
        <w:annotationRef/>
      </w:r>
      <w:r w:rsidR="00547A40">
        <w:t xml:space="preserve">Т.к. документ был согласован (и разработка окончена, готовится поставка на банк), добавить поле не сможем. </w:t>
      </w:r>
    </w:p>
    <w:p w14:paraId="07035677" w14:textId="1226A70A" w:rsidR="000D2912" w:rsidRDefault="00547A40" w:rsidP="00547A40">
      <w:pPr>
        <w:pStyle w:val="af3"/>
      </w:pPr>
      <w:r>
        <w:t>Как компромисс: можно добавить в рамках будущих этапов или, после прохождения обучения, банк добавит поле самостоятельно</w:t>
      </w:r>
    </w:p>
  </w:comment>
  <w:comment w:id="137" w:author="Сергей Сенцов" w:date="2026-07-10T15:08:00Z" w:initials="СС">
    <w:p w14:paraId="3A260D77" w14:textId="160707C4" w:rsidR="00F97CAE" w:rsidRDefault="00F97CAE">
      <w:pPr>
        <w:pStyle w:val="af3"/>
      </w:pPr>
      <w:r>
        <w:rPr>
          <w:rStyle w:val="af2"/>
        </w:rPr>
        <w:annotationRef/>
      </w:r>
      <w:r>
        <w:t>автокредита</w:t>
      </w:r>
    </w:p>
  </w:comment>
  <w:comment w:id="138" w:author="Соболева Анна" w:date="2026-07-13T17:32:00Z" w:initials="СА">
    <w:p w14:paraId="7CB5A045" w14:textId="68567680" w:rsidR="00FD49CB" w:rsidRDefault="00FD49CB">
      <w:pPr>
        <w:pStyle w:val="af3"/>
      </w:pPr>
      <w:r>
        <w:rPr>
          <w:rStyle w:val="af2"/>
        </w:rPr>
        <w:annotationRef/>
      </w:r>
      <w:r>
        <w:t>Поправила</w:t>
      </w:r>
    </w:p>
  </w:comment>
  <w:comment w:id="142" w:author="NOVINKOV Daniil" w:date="2026-07-10T19:51:00Z" w:initials="ND">
    <w:p w14:paraId="19C6569E" w14:textId="798AFE8A" w:rsidR="00F97CAE" w:rsidRPr="00967542" w:rsidRDefault="00F97CAE">
      <w:pPr>
        <w:pStyle w:val="af3"/>
      </w:pPr>
      <w:r>
        <w:rPr>
          <w:rStyle w:val="af2"/>
        </w:rPr>
        <w:annotationRef/>
      </w:r>
      <w:r>
        <w:t xml:space="preserve">Нет сущности про </w:t>
      </w:r>
      <w:r>
        <w:rPr>
          <w:lang w:val="en-US"/>
        </w:rPr>
        <w:t>QR</w:t>
      </w:r>
      <w:r>
        <w:t>, который ведет пользователя на госуслуги</w:t>
      </w:r>
    </w:p>
  </w:comment>
  <w:comment w:id="143" w:author="Соболева Анна" w:date="2026-07-13T19:26:00Z" w:initials="СА">
    <w:p w14:paraId="2C23CC46" w14:textId="4C471AB7" w:rsidR="00547A40" w:rsidRPr="00547A40" w:rsidRDefault="00547A40">
      <w:pPr>
        <w:pStyle w:val="af3"/>
      </w:pPr>
      <w:r>
        <w:rPr>
          <w:rStyle w:val="af2"/>
        </w:rPr>
        <w:annotationRef/>
      </w:r>
      <w:r w:rsidRPr="001D00C4">
        <w:rPr>
          <w:highlight w:val="green"/>
          <w:lang w:val="en-US"/>
        </w:rPr>
        <w:t>QR</w:t>
      </w:r>
      <w:r w:rsidRPr="001D00C4">
        <w:rPr>
          <w:highlight w:val="green"/>
        </w:rPr>
        <w:t xml:space="preserve">-код добавила, прошу прислать требования по формированию </w:t>
      </w:r>
      <w:r w:rsidRPr="001D00C4">
        <w:rPr>
          <w:highlight w:val="green"/>
          <w:lang w:val="en-US"/>
        </w:rPr>
        <w:t>QR</w:t>
      </w:r>
      <w:r w:rsidRPr="001D00C4">
        <w:rPr>
          <w:highlight w:val="green"/>
        </w:rPr>
        <w:t>-кода, добавлю ее в описание</w:t>
      </w:r>
    </w:p>
  </w:comment>
  <w:comment w:id="146" w:author="Сергей Сенцов" w:date="2026-07-10T14:56:00Z" w:initials="СС">
    <w:p w14:paraId="25CFF2A2" w14:textId="3787D47D" w:rsidR="00F97CAE" w:rsidRDefault="00F97CAE">
      <w:pPr>
        <w:pStyle w:val="af3"/>
      </w:pPr>
      <w:r>
        <w:rPr>
          <w:rStyle w:val="af2"/>
        </w:rPr>
        <w:annotationRef/>
      </w:r>
      <w:r>
        <w:t>автокредита</w:t>
      </w:r>
    </w:p>
  </w:comment>
  <w:comment w:id="147" w:author="Соболева Анна" w:date="2026-07-13T17:32:00Z" w:initials="СА">
    <w:p w14:paraId="7C1C216B" w14:textId="438DDB8B" w:rsidR="00FD49CB" w:rsidRDefault="00FD49CB">
      <w:pPr>
        <w:pStyle w:val="af3"/>
      </w:pPr>
      <w:r>
        <w:rPr>
          <w:rStyle w:val="af2"/>
        </w:rPr>
        <w:annotationRef/>
      </w:r>
      <w:r>
        <w:t>Поправила</w:t>
      </w:r>
    </w:p>
  </w:comment>
  <w:comment w:id="150" w:author="Сергей Сенцов" w:date="2026-07-10T15:09:00Z" w:initials="СС">
    <w:p w14:paraId="57AAB8E1" w14:textId="50C95601" w:rsidR="00F97CAE" w:rsidRDefault="00F97CAE">
      <w:pPr>
        <w:pStyle w:val="af3"/>
      </w:pPr>
      <w:r>
        <w:rPr>
          <w:rStyle w:val="af2"/>
        </w:rPr>
        <w:annotationRef/>
      </w:r>
      <w:r>
        <w:t>состоите ли вы в зарегистрированном браке? – да/нет</w:t>
      </w:r>
    </w:p>
  </w:comment>
  <w:comment w:id="151" w:author="Соболева Анна" w:date="2026-07-13T17:34:00Z" w:initials="СА">
    <w:p w14:paraId="26DFB14A" w14:textId="1A6A1ECB" w:rsidR="00EB6C26" w:rsidRDefault="00EB6C26">
      <w:pPr>
        <w:pStyle w:val="af3"/>
      </w:pPr>
      <w:r>
        <w:rPr>
          <w:rStyle w:val="af2"/>
        </w:rPr>
        <w:annotationRef/>
      </w:r>
      <w:r>
        <w:t>Исправлено</w:t>
      </w:r>
    </w:p>
  </w:comment>
  <w:comment w:id="162" w:author="Сергей Сенцов" w:date="2026-07-10T14:07:00Z" w:initials="СС">
    <w:p w14:paraId="353CE40F" w14:textId="6662DE56" w:rsidR="00F97CAE" w:rsidRDefault="00F97CAE">
      <w:pPr>
        <w:pStyle w:val="af3"/>
      </w:pPr>
      <w:r>
        <w:rPr>
          <w:rStyle w:val="af2"/>
        </w:rPr>
        <w:annotationRef/>
      </w:r>
      <w:r>
        <w:t>Откуда вы планируете это брать? Среди полей в заявке эти данные отсутствуют – там только серия, номер и дата выдачи паспорта</w:t>
      </w:r>
    </w:p>
  </w:comment>
  <w:comment w:id="158" w:author="Соболева Анна" w:date="2026-07-13T17:34:00Z" w:initials="СА">
    <w:p w14:paraId="581EC6FA" w14:textId="0B95BEF4"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 w:id="172" w:author="Сергей Сенцов" w:date="2026-07-10T14:07:00Z" w:initials="СС">
    <w:p w14:paraId="472F423B" w14:textId="0CC04820" w:rsidR="00F97CAE" w:rsidRDefault="00F97CAE">
      <w:pPr>
        <w:pStyle w:val="af3"/>
      </w:pPr>
      <w:r>
        <w:rPr>
          <w:rStyle w:val="af2"/>
        </w:rPr>
        <w:annotationRef/>
      </w:r>
      <w:r>
        <w:t>Откуда вы планируете это брать? Среди полей в заявке эти данные отсутствуют. Там только серия, номер и дата выдачи</w:t>
      </w:r>
    </w:p>
  </w:comment>
  <w:comment w:id="168" w:author="Соболева Анна" w:date="2026-07-13T17:34:00Z" w:initials="СА">
    <w:p w14:paraId="2825F9C7" w14:textId="47F98EEA"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 w:id="183" w:author="Сергей Сенцов" w:date="2026-07-10T14:08:00Z" w:initials="СС">
    <w:p w14:paraId="2524BFF7" w14:textId="74D043B8" w:rsidR="00F97CAE" w:rsidRDefault="00F97CAE">
      <w:pPr>
        <w:pStyle w:val="af3"/>
      </w:pPr>
      <w:r>
        <w:rPr>
          <w:rStyle w:val="af2"/>
        </w:rPr>
        <w:annotationRef/>
      </w:r>
      <w:r>
        <w:t>Откуда вы планируете это брать? Среди полей в заявке эти данные отсутствуют</w:t>
      </w:r>
    </w:p>
  </w:comment>
  <w:comment w:id="184" w:author="Соболева Анна" w:date="2026-07-13T17:34:00Z" w:initials="СА">
    <w:p w14:paraId="0B84B43F" w14:textId="209C6B65"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 w:id="193" w:author="Сергей Сенцов" w:date="2026-07-10T14:08:00Z" w:initials="СС">
    <w:p w14:paraId="43DE39CC" w14:textId="502E734D" w:rsidR="00F97CAE" w:rsidRDefault="00F97CAE">
      <w:pPr>
        <w:pStyle w:val="af3"/>
      </w:pPr>
      <w:r>
        <w:rPr>
          <w:rStyle w:val="af2"/>
        </w:rPr>
        <w:annotationRef/>
      </w:r>
      <w:r>
        <w:t>Откуда вы планируете это брать? Среди полей в заявке эти данные отсутствуют</w:t>
      </w:r>
    </w:p>
  </w:comment>
  <w:comment w:id="194" w:author="Соболева Анна" w:date="2026-07-13T17:34:00Z" w:initials="СА">
    <w:p w14:paraId="1BDC9A15" w14:textId="6C14D934"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 w:id="203" w:author="Сергей Сенцов" w:date="2026-07-10T14:08:00Z" w:initials="СС">
    <w:p w14:paraId="75A77E44" w14:textId="3CA86857" w:rsidR="00F97CAE" w:rsidRDefault="00F97CAE">
      <w:pPr>
        <w:pStyle w:val="af3"/>
      </w:pPr>
      <w:r>
        <w:rPr>
          <w:rStyle w:val="af2"/>
        </w:rPr>
        <w:annotationRef/>
      </w:r>
      <w:r>
        <w:t>Комментарий как выше</w:t>
      </w:r>
    </w:p>
  </w:comment>
  <w:comment w:id="204" w:author="Соболева Анна" w:date="2026-07-13T17:34:00Z" w:initials="СА">
    <w:p w14:paraId="5257180E" w14:textId="0D3C87C3"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 w:id="213" w:author="Сергей Сенцов" w:date="2026-07-10T14:09:00Z" w:initials="СС">
    <w:p w14:paraId="05157FA9" w14:textId="69E4B355" w:rsidR="00F97CAE" w:rsidRDefault="00F97CAE">
      <w:pPr>
        <w:pStyle w:val="af3"/>
      </w:pPr>
      <w:r>
        <w:rPr>
          <w:rStyle w:val="af2"/>
        </w:rPr>
        <w:annotationRef/>
      </w:r>
      <w:r>
        <w:t>Комментарий как выше</w:t>
      </w:r>
    </w:p>
  </w:comment>
  <w:comment w:id="214" w:author="Соболева Анна" w:date="2026-07-13T17:34:00Z" w:initials="СА">
    <w:p w14:paraId="2DA2E054" w14:textId="0FC121EC"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 w:id="223" w:author="Сергей Сенцов" w:date="2026-07-10T14:09:00Z" w:initials="СС">
    <w:p w14:paraId="24EDB556" w14:textId="0650DAB2" w:rsidR="00F97CAE" w:rsidRDefault="00F97CAE">
      <w:pPr>
        <w:pStyle w:val="af3"/>
      </w:pPr>
      <w:r>
        <w:rPr>
          <w:rStyle w:val="af2"/>
        </w:rPr>
        <w:annotationRef/>
      </w:r>
      <w:r>
        <w:t>Комментарий как выше</w:t>
      </w:r>
    </w:p>
  </w:comment>
  <w:comment w:id="224" w:author="Соболева Анна" w:date="2026-07-13T17:34:00Z" w:initials="СА">
    <w:p w14:paraId="2B7123DD" w14:textId="685EA0B9"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 w:id="233" w:author="Сергей Сенцов" w:date="2026-07-10T14:09:00Z" w:initials="СС">
    <w:p w14:paraId="799BA318" w14:textId="7B8D51F1" w:rsidR="00F97CAE" w:rsidRDefault="00F97CAE">
      <w:pPr>
        <w:pStyle w:val="af3"/>
      </w:pPr>
      <w:r>
        <w:rPr>
          <w:rStyle w:val="af2"/>
        </w:rPr>
        <w:annotationRef/>
      </w:r>
      <w:r>
        <w:t>Комментарий как выше</w:t>
      </w:r>
    </w:p>
  </w:comment>
  <w:comment w:id="234" w:author="Соболева Анна" w:date="2026-07-13T17:35:00Z" w:initials="СА">
    <w:p w14:paraId="01AE0874" w14:textId="19AF4B69"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 w:id="254" w:author="Сергей Сенцов" w:date="2026-07-10T14:09:00Z" w:initials="СС">
    <w:p w14:paraId="51DC7751" w14:textId="1F4A0618" w:rsidR="00F97CAE" w:rsidRDefault="00F97CAE">
      <w:pPr>
        <w:pStyle w:val="af3"/>
      </w:pPr>
      <w:r>
        <w:rPr>
          <w:rStyle w:val="af2"/>
        </w:rPr>
        <w:annotationRef/>
      </w:r>
      <w:r>
        <w:t>Комментарий как выше</w:t>
      </w:r>
    </w:p>
  </w:comment>
  <w:comment w:id="255" w:author="Соболева Анна" w:date="2026-07-13T17:34:00Z" w:initials="СА">
    <w:p w14:paraId="101E8A0F" w14:textId="35C133F0"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 w:id="264" w:author="Сергей Сенцов" w:date="2026-07-10T14:09:00Z" w:initials="СС">
    <w:p w14:paraId="42486301" w14:textId="197F9153" w:rsidR="00F97CAE" w:rsidRDefault="00F97CAE">
      <w:pPr>
        <w:pStyle w:val="af3"/>
      </w:pPr>
      <w:r>
        <w:rPr>
          <w:rStyle w:val="af2"/>
        </w:rPr>
        <w:annotationRef/>
      </w:r>
      <w:r>
        <w:t>Комментарий как выше</w:t>
      </w:r>
    </w:p>
  </w:comment>
  <w:comment w:id="265" w:author="Соболева Анна" w:date="2026-07-13T17:34:00Z" w:initials="СА">
    <w:p w14:paraId="2160FF47" w14:textId="5703943C" w:rsidR="00EB6C26" w:rsidRDefault="00EB6C26">
      <w:pPr>
        <w:pStyle w:val="af3"/>
      </w:pPr>
      <w:r>
        <w:rPr>
          <w:rStyle w:val="af2"/>
        </w:rPr>
        <w:annotationRef/>
      </w:r>
      <w:r>
        <w:t xml:space="preserve">Опечатка: не убрали после того, как поменялся шаблон. Поля </w:t>
      </w:r>
      <w:proofErr w:type="spellStart"/>
      <w:r>
        <w:t>неакутальны</w:t>
      </w:r>
      <w:proofErr w:type="spellEnd"/>
      <w:r>
        <w:t>, убираю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DB43A9" w15:done="0"/>
  <w15:commentEx w15:paraId="3DEFBA48" w15:paraIdParent="40DB43A9" w15:done="0"/>
  <w15:commentEx w15:paraId="0E433ED6" w15:done="0"/>
  <w15:commentEx w15:paraId="01445271" w15:paraIdParent="0E433ED6" w15:done="0"/>
  <w15:commentEx w15:paraId="5344A9D9" w15:done="0"/>
  <w15:commentEx w15:paraId="1FB9F821" w15:paraIdParent="5344A9D9" w15:done="0"/>
  <w15:commentEx w15:paraId="03F833F4" w15:done="0"/>
  <w15:commentEx w15:paraId="73475C10" w15:paraIdParent="03F833F4" w15:done="0"/>
  <w15:commentEx w15:paraId="068FF7B4" w15:done="0"/>
  <w15:commentEx w15:paraId="20A2D681" w15:paraIdParent="068FF7B4" w15:done="0"/>
  <w15:commentEx w15:paraId="79F39362" w15:done="0"/>
  <w15:commentEx w15:paraId="43B0C527" w15:paraIdParent="79F39362" w15:done="0"/>
  <w15:commentEx w15:paraId="79B677AB" w15:done="0"/>
  <w15:commentEx w15:paraId="07035677" w15:paraIdParent="79B677AB" w15:done="0"/>
  <w15:commentEx w15:paraId="3A260D77" w15:done="0"/>
  <w15:commentEx w15:paraId="7CB5A045" w15:paraIdParent="3A260D77" w15:done="0"/>
  <w15:commentEx w15:paraId="19C6569E" w15:done="0"/>
  <w15:commentEx w15:paraId="2C23CC46" w15:paraIdParent="19C6569E" w15:done="0"/>
  <w15:commentEx w15:paraId="25CFF2A2" w15:done="0"/>
  <w15:commentEx w15:paraId="7C1C216B" w15:paraIdParent="25CFF2A2" w15:done="0"/>
  <w15:commentEx w15:paraId="57AAB8E1" w15:done="0"/>
  <w15:commentEx w15:paraId="26DFB14A" w15:paraIdParent="57AAB8E1" w15:done="0"/>
  <w15:commentEx w15:paraId="353CE40F" w15:done="0"/>
  <w15:commentEx w15:paraId="581EC6FA" w15:paraIdParent="353CE40F" w15:done="0"/>
  <w15:commentEx w15:paraId="472F423B" w15:done="0"/>
  <w15:commentEx w15:paraId="2825F9C7" w15:paraIdParent="472F423B" w15:done="0"/>
  <w15:commentEx w15:paraId="2524BFF7" w15:done="0"/>
  <w15:commentEx w15:paraId="0B84B43F" w15:paraIdParent="2524BFF7" w15:done="0"/>
  <w15:commentEx w15:paraId="43DE39CC" w15:done="0"/>
  <w15:commentEx w15:paraId="1BDC9A15" w15:paraIdParent="43DE39CC" w15:done="0"/>
  <w15:commentEx w15:paraId="75A77E44" w15:done="0"/>
  <w15:commentEx w15:paraId="5257180E" w15:paraIdParent="75A77E44" w15:done="0"/>
  <w15:commentEx w15:paraId="05157FA9" w15:done="0"/>
  <w15:commentEx w15:paraId="2DA2E054" w15:paraIdParent="05157FA9" w15:done="0"/>
  <w15:commentEx w15:paraId="24EDB556" w15:done="0"/>
  <w15:commentEx w15:paraId="2B7123DD" w15:paraIdParent="24EDB556" w15:done="0"/>
  <w15:commentEx w15:paraId="799BA318" w15:done="0"/>
  <w15:commentEx w15:paraId="01AE0874" w15:paraIdParent="799BA318" w15:done="0"/>
  <w15:commentEx w15:paraId="51DC7751" w15:done="0"/>
  <w15:commentEx w15:paraId="101E8A0F" w15:paraIdParent="51DC7751" w15:done="0"/>
  <w15:commentEx w15:paraId="42486301" w15:done="0"/>
  <w15:commentEx w15:paraId="2160FF47" w15:paraIdParent="424863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6E8A347" w16cex:dateUtc="2026-07-10T16:51:00Z"/>
  <w16cex:commentExtensible w16cex:durableId="18C819A3" w16cex:dateUtc="2026-07-10T16:50:00Z"/>
  <w16cex:commentExtensible w16cex:durableId="68494129" w16cex:dateUtc="2026-07-10T16:49:00Z"/>
  <w16cex:commentExtensible w16cex:durableId="120F4C18" w16cex:dateUtc="2026-07-10T16:48:00Z"/>
  <w16cex:commentExtensible w16cex:durableId="4AA81189" w16cex:dateUtc="2026-07-10T16:53:00Z"/>
  <w16cex:commentExtensible w16cex:durableId="19BCEA7B" w16cex:dateUtc="2026-07-10T10:58:00Z"/>
  <w16cex:commentExtensible w16cex:durableId="1C987A5D" w16cex:dateUtc="2026-07-10T09:07:00Z"/>
  <w16cex:commentExtensible w16cex:durableId="39C5B4EA" w16cex:dateUtc="2026-07-10T12:08:00Z"/>
  <w16cex:commentExtensible w16cex:durableId="0A63A1C9" w16cex:dateUtc="2026-07-10T16:51:00Z"/>
  <w16cex:commentExtensible w16cex:durableId="27202E26" w16cex:dateUtc="2026-07-10T11:56:00Z"/>
  <w16cex:commentExtensible w16cex:durableId="129C2690" w16cex:dateUtc="2026-07-10T12:09:00Z"/>
  <w16cex:commentExtensible w16cex:durableId="6E239FFB" w16cex:dateUtc="2026-07-10T11:07:00Z"/>
  <w16cex:commentExtensible w16cex:durableId="649BA894" w16cex:dateUtc="2026-07-10T11:07:00Z"/>
  <w16cex:commentExtensible w16cex:durableId="66555A7E" w16cex:dateUtc="2026-07-10T11:08:00Z"/>
  <w16cex:commentExtensible w16cex:durableId="5770CC2F" w16cex:dateUtc="2026-07-10T11:08:00Z"/>
  <w16cex:commentExtensible w16cex:durableId="1746745D" w16cex:dateUtc="2026-07-10T11:08:00Z"/>
  <w16cex:commentExtensible w16cex:durableId="07B37FA7" w16cex:dateUtc="2026-07-10T11:09:00Z"/>
  <w16cex:commentExtensible w16cex:durableId="2716253E" w16cex:dateUtc="2026-07-10T11:09:00Z"/>
  <w16cex:commentExtensible w16cex:durableId="3A6A4EAC" w16cex:dateUtc="2026-07-10T11:09:00Z"/>
  <w16cex:commentExtensible w16cex:durableId="5588FD85" w16cex:dateUtc="2026-07-10T11:09:00Z"/>
  <w16cex:commentExtensible w16cex:durableId="5322A413" w16cex:dateUtc="2026-07-10T1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DB43A9" w16cid:durableId="56E8A347"/>
  <w16cid:commentId w16cid:paraId="3DEFBA48" w16cid:durableId="2E00A7DF"/>
  <w16cid:commentId w16cid:paraId="0E433ED6" w16cid:durableId="18C819A3"/>
  <w16cid:commentId w16cid:paraId="01445271" w16cid:durableId="2E00A7E1"/>
  <w16cid:commentId w16cid:paraId="5344A9D9" w16cid:durableId="68494129"/>
  <w16cid:commentId w16cid:paraId="1FB9F821" w16cid:durableId="2E00A7E3"/>
  <w16cid:commentId w16cid:paraId="03F833F4" w16cid:durableId="120F4C18"/>
  <w16cid:commentId w16cid:paraId="73475C10" w16cid:durableId="2E00A7E5"/>
  <w16cid:commentId w16cid:paraId="068FF7B4" w16cid:durableId="4AA81189"/>
  <w16cid:commentId w16cid:paraId="20A2D681" w16cid:durableId="2E00A7E7"/>
  <w16cid:commentId w16cid:paraId="79F39362" w16cid:durableId="19BCEA7B"/>
  <w16cid:commentId w16cid:paraId="43B0C527" w16cid:durableId="2E00A7E9"/>
  <w16cid:commentId w16cid:paraId="79B677AB" w16cid:durableId="1C987A5D"/>
  <w16cid:commentId w16cid:paraId="07035677" w16cid:durableId="2E00A7EB"/>
  <w16cid:commentId w16cid:paraId="3A260D77" w16cid:durableId="39C5B4EA"/>
  <w16cid:commentId w16cid:paraId="7CB5A045" w16cid:durableId="2E00A7ED"/>
  <w16cid:commentId w16cid:paraId="19C6569E" w16cid:durableId="0A63A1C9"/>
  <w16cid:commentId w16cid:paraId="2C23CC46" w16cid:durableId="2E00A7EF"/>
  <w16cid:commentId w16cid:paraId="25CFF2A2" w16cid:durableId="27202E26"/>
  <w16cid:commentId w16cid:paraId="7C1C216B" w16cid:durableId="2E00A7F1"/>
  <w16cid:commentId w16cid:paraId="57AAB8E1" w16cid:durableId="129C2690"/>
  <w16cid:commentId w16cid:paraId="26DFB14A" w16cid:durableId="2E00A7F3"/>
  <w16cid:commentId w16cid:paraId="353CE40F" w16cid:durableId="6E239FFB"/>
  <w16cid:commentId w16cid:paraId="581EC6FA" w16cid:durableId="2E00A7F5"/>
  <w16cid:commentId w16cid:paraId="472F423B" w16cid:durableId="649BA894"/>
  <w16cid:commentId w16cid:paraId="2825F9C7" w16cid:durableId="2E00A7F7"/>
  <w16cid:commentId w16cid:paraId="2524BFF7" w16cid:durableId="66555A7E"/>
  <w16cid:commentId w16cid:paraId="0B84B43F" w16cid:durableId="2E00A7F9"/>
  <w16cid:commentId w16cid:paraId="43DE39CC" w16cid:durableId="5770CC2F"/>
  <w16cid:commentId w16cid:paraId="1BDC9A15" w16cid:durableId="2E00A7FB"/>
  <w16cid:commentId w16cid:paraId="75A77E44" w16cid:durableId="1746745D"/>
  <w16cid:commentId w16cid:paraId="5257180E" w16cid:durableId="2E00A7FD"/>
  <w16cid:commentId w16cid:paraId="05157FA9" w16cid:durableId="07B37FA7"/>
  <w16cid:commentId w16cid:paraId="2DA2E054" w16cid:durableId="2E00A7FF"/>
  <w16cid:commentId w16cid:paraId="24EDB556" w16cid:durableId="2716253E"/>
  <w16cid:commentId w16cid:paraId="2B7123DD" w16cid:durableId="2E00A801"/>
  <w16cid:commentId w16cid:paraId="799BA318" w16cid:durableId="3A6A4EAC"/>
  <w16cid:commentId w16cid:paraId="01AE0874" w16cid:durableId="2E00A803"/>
  <w16cid:commentId w16cid:paraId="51DC7751" w16cid:durableId="5588FD85"/>
  <w16cid:commentId w16cid:paraId="101E8A0F" w16cid:durableId="2E00A805"/>
  <w16cid:commentId w16cid:paraId="42486301" w16cid:durableId="5322A413"/>
  <w16cid:commentId w16cid:paraId="2160FF47" w16cid:durableId="2E00A8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CBA98" w14:textId="77777777" w:rsidR="00F9653E" w:rsidRDefault="00F9653E" w:rsidP="00FD65B5">
      <w:pPr>
        <w:spacing w:line="240" w:lineRule="auto"/>
      </w:pPr>
      <w:r>
        <w:separator/>
      </w:r>
    </w:p>
  </w:endnote>
  <w:endnote w:type="continuationSeparator" w:id="0">
    <w:p w14:paraId="00E9D52B" w14:textId="77777777" w:rsidR="00F9653E" w:rsidRDefault="00F9653E" w:rsidP="00FD65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3865104"/>
      <w:docPartObj>
        <w:docPartGallery w:val="Page Numbers (Bottom of Page)"/>
        <w:docPartUnique/>
      </w:docPartObj>
    </w:sdtPr>
    <w:sdtEndPr/>
    <w:sdtContent>
      <w:p w14:paraId="392F7CAF" w14:textId="2B8A4339" w:rsidR="00F97CAE" w:rsidRDefault="00F97CAE">
        <w:pPr>
          <w:jc w:val="center"/>
        </w:pPr>
        <w:r>
          <w:fldChar w:fldCharType="begin"/>
        </w:r>
        <w:r>
          <w:instrText>PAGE   \* MERGEFORMAT</w:instrText>
        </w:r>
        <w:r>
          <w:fldChar w:fldCharType="separate"/>
        </w:r>
        <w:r w:rsidR="001D00C4">
          <w:rPr>
            <w:noProof/>
          </w:rPr>
          <w:t>45</w:t>
        </w:r>
        <w:r>
          <w:fldChar w:fldCharType="end"/>
        </w:r>
      </w:p>
    </w:sdtContent>
  </w:sdt>
  <w:p w14:paraId="6DCF1080" w14:textId="77777777" w:rsidR="00F97CAE" w:rsidRDefault="00F97C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D3E29" w14:textId="77777777" w:rsidR="00F9653E" w:rsidRDefault="00F9653E" w:rsidP="00FD65B5">
      <w:pPr>
        <w:spacing w:line="240" w:lineRule="auto"/>
      </w:pPr>
      <w:r>
        <w:separator/>
      </w:r>
    </w:p>
  </w:footnote>
  <w:footnote w:type="continuationSeparator" w:id="0">
    <w:p w14:paraId="2FB98319" w14:textId="77777777" w:rsidR="00F9653E" w:rsidRDefault="00F9653E" w:rsidP="00FD65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561C1" w14:textId="44C4FB29" w:rsidR="00F97CAE" w:rsidRPr="00B71842" w:rsidRDefault="00F97CAE" w:rsidP="00B71842">
    <w:pPr>
      <w:ind w:firstLine="0"/>
      <w:rPr>
        <w:lang w:val="en-US"/>
      </w:rPr>
    </w:pPr>
    <w:r>
      <w:rPr>
        <w:noProof/>
        <w:lang w:eastAsia="ru-RU"/>
      </w:rPr>
      <w:t xml:space="preserve">                                                                                                 </w:t>
    </w:r>
    <w:r w:rsidRPr="003A5035">
      <w:rPr>
        <w:noProof/>
        <w:lang w:val="en-US" w:eastAsia="ru-RU"/>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D67A6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3EE43C96"/>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A99411"/>
    <w:multiLevelType w:val="multilevel"/>
    <w:tmpl w:val="5E1E18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3"/>
    <w:multiLevelType w:val="multilevel"/>
    <w:tmpl w:val="304AFEB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34D5789"/>
    <w:multiLevelType w:val="hybridMultilevel"/>
    <w:tmpl w:val="E2F6B212"/>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3BC6B24"/>
    <w:multiLevelType w:val="multilevel"/>
    <w:tmpl w:val="5E1E18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BCA0397"/>
    <w:multiLevelType w:val="hybridMultilevel"/>
    <w:tmpl w:val="F32446B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DF9384B"/>
    <w:multiLevelType w:val="hybridMultilevel"/>
    <w:tmpl w:val="898078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39318D9"/>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0" w15:restartNumberingAfterBreak="0">
    <w:nsid w:val="15DE2235"/>
    <w:multiLevelType w:val="multilevel"/>
    <w:tmpl w:val="22FEE02E"/>
    <w:lvl w:ilvl="0">
      <w:start w:val="1"/>
      <w:numFmt w:val="decimal"/>
      <w:lvlText w:val="GSR %1."/>
      <w:lvlJc w:val="left"/>
      <w:pPr>
        <w:tabs>
          <w:tab w:val="num" w:pos="0"/>
        </w:tabs>
        <w:ind w:left="720" w:hanging="360"/>
      </w:pPr>
      <w:rPr>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6014E42"/>
    <w:multiLevelType w:val="multilevel"/>
    <w:tmpl w:val="F2FA0314"/>
    <w:styleLink w:val="2"/>
    <w:lvl w:ilvl="0">
      <w:start w:val="1"/>
      <w:numFmt w:val="decimal"/>
      <w:lvlText w:val="Рисунок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7321DC4"/>
    <w:multiLevelType w:val="hybridMultilevel"/>
    <w:tmpl w:val="1BB2F2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464D6"/>
    <w:multiLevelType w:val="hybridMultilevel"/>
    <w:tmpl w:val="138C5EE8"/>
    <w:lvl w:ilvl="0" w:tplc="0419000F">
      <w:start w:val="1"/>
      <w:numFmt w:val="decimal"/>
      <w:lvlText w:val="%1."/>
      <w:lvlJc w:val="left"/>
      <w:pPr>
        <w:ind w:left="720" w:hanging="360"/>
      </w:pPr>
      <w:rPr>
        <w:rFonts w:hint="default"/>
      </w:rPr>
    </w:lvl>
    <w:lvl w:ilvl="1" w:tplc="FE7A2152">
      <w:start w:val="1"/>
      <w:numFmt w:val="bullet"/>
      <w:lvlText w:val="o"/>
      <w:lvlJc w:val="left"/>
      <w:pPr>
        <w:ind w:left="1440" w:hanging="360"/>
      </w:pPr>
      <w:rPr>
        <w:rFonts w:ascii="Courier New" w:hAnsi="Courier New" w:cs="Courier New" w:hint="default"/>
      </w:rPr>
    </w:lvl>
    <w:lvl w:ilvl="2" w:tplc="92F43E94">
      <w:start w:val="1"/>
      <w:numFmt w:val="bullet"/>
      <w:lvlText w:val=""/>
      <w:lvlJc w:val="left"/>
      <w:pPr>
        <w:ind w:left="2160" w:hanging="360"/>
      </w:pPr>
      <w:rPr>
        <w:rFonts w:ascii="Wingdings" w:hAnsi="Wingdings" w:hint="default"/>
      </w:rPr>
    </w:lvl>
    <w:lvl w:ilvl="3" w:tplc="314EF59C">
      <w:start w:val="1"/>
      <w:numFmt w:val="bullet"/>
      <w:lvlText w:val=""/>
      <w:lvlJc w:val="left"/>
      <w:pPr>
        <w:ind w:left="2880" w:hanging="360"/>
      </w:pPr>
      <w:rPr>
        <w:rFonts w:ascii="Symbol" w:hAnsi="Symbol" w:hint="default"/>
      </w:rPr>
    </w:lvl>
    <w:lvl w:ilvl="4" w:tplc="011CE6DC">
      <w:start w:val="1"/>
      <w:numFmt w:val="bullet"/>
      <w:lvlText w:val="o"/>
      <w:lvlJc w:val="left"/>
      <w:pPr>
        <w:ind w:left="3600" w:hanging="360"/>
      </w:pPr>
      <w:rPr>
        <w:rFonts w:ascii="Courier New" w:hAnsi="Courier New" w:cs="Courier New" w:hint="default"/>
      </w:rPr>
    </w:lvl>
    <w:lvl w:ilvl="5" w:tplc="43404C02">
      <w:start w:val="1"/>
      <w:numFmt w:val="bullet"/>
      <w:lvlText w:val=""/>
      <w:lvlJc w:val="left"/>
      <w:pPr>
        <w:ind w:left="4320" w:hanging="360"/>
      </w:pPr>
      <w:rPr>
        <w:rFonts w:ascii="Wingdings" w:hAnsi="Wingdings" w:hint="default"/>
      </w:rPr>
    </w:lvl>
    <w:lvl w:ilvl="6" w:tplc="761EDF7A">
      <w:start w:val="1"/>
      <w:numFmt w:val="bullet"/>
      <w:lvlText w:val=""/>
      <w:lvlJc w:val="left"/>
      <w:pPr>
        <w:ind w:left="5040" w:hanging="360"/>
      </w:pPr>
      <w:rPr>
        <w:rFonts w:ascii="Symbol" w:hAnsi="Symbol" w:hint="default"/>
      </w:rPr>
    </w:lvl>
    <w:lvl w:ilvl="7" w:tplc="F252E12C">
      <w:start w:val="1"/>
      <w:numFmt w:val="bullet"/>
      <w:lvlText w:val="o"/>
      <w:lvlJc w:val="left"/>
      <w:pPr>
        <w:ind w:left="5760" w:hanging="360"/>
      </w:pPr>
      <w:rPr>
        <w:rFonts w:ascii="Courier New" w:hAnsi="Courier New" w:cs="Courier New" w:hint="default"/>
      </w:rPr>
    </w:lvl>
    <w:lvl w:ilvl="8" w:tplc="FA066AA2">
      <w:start w:val="1"/>
      <w:numFmt w:val="bullet"/>
      <w:lvlText w:val=""/>
      <w:lvlJc w:val="left"/>
      <w:pPr>
        <w:ind w:left="6480" w:hanging="360"/>
      </w:pPr>
      <w:rPr>
        <w:rFonts w:ascii="Wingdings" w:hAnsi="Wingdings" w:hint="default"/>
      </w:rPr>
    </w:lvl>
  </w:abstractNum>
  <w:abstractNum w:abstractNumId="14" w15:restartNumberingAfterBreak="0">
    <w:nsid w:val="203B2080"/>
    <w:multiLevelType w:val="hybridMultilevel"/>
    <w:tmpl w:val="04126762"/>
    <w:lvl w:ilvl="0" w:tplc="04190019">
      <w:start w:val="1"/>
      <w:numFmt w:val="lowerLetter"/>
      <w:lvlText w:val="%1."/>
      <w:lvlJc w:val="left"/>
      <w:pPr>
        <w:ind w:left="360" w:hanging="360"/>
      </w:pPr>
      <w:rPr>
        <w:rFonts w:hint="default"/>
      </w:rPr>
    </w:lvl>
    <w:lvl w:ilvl="1" w:tplc="04190019">
      <w:start w:val="1"/>
      <w:numFmt w:val="lowerLetter"/>
      <w:lvlText w:val="%2."/>
      <w:lvlJc w:val="left"/>
      <w:pPr>
        <w:ind w:left="371" w:hanging="360"/>
      </w:pPr>
    </w:lvl>
    <w:lvl w:ilvl="2" w:tplc="0419001B" w:tentative="1">
      <w:start w:val="1"/>
      <w:numFmt w:val="lowerRoman"/>
      <w:lvlText w:val="%3."/>
      <w:lvlJc w:val="right"/>
      <w:pPr>
        <w:ind w:left="1091" w:hanging="180"/>
      </w:pPr>
    </w:lvl>
    <w:lvl w:ilvl="3" w:tplc="0419000F" w:tentative="1">
      <w:start w:val="1"/>
      <w:numFmt w:val="decimal"/>
      <w:lvlText w:val="%4."/>
      <w:lvlJc w:val="left"/>
      <w:pPr>
        <w:ind w:left="1811" w:hanging="360"/>
      </w:pPr>
    </w:lvl>
    <w:lvl w:ilvl="4" w:tplc="04190019" w:tentative="1">
      <w:start w:val="1"/>
      <w:numFmt w:val="lowerLetter"/>
      <w:lvlText w:val="%5."/>
      <w:lvlJc w:val="left"/>
      <w:pPr>
        <w:ind w:left="2531" w:hanging="360"/>
      </w:pPr>
    </w:lvl>
    <w:lvl w:ilvl="5" w:tplc="0419001B" w:tentative="1">
      <w:start w:val="1"/>
      <w:numFmt w:val="lowerRoman"/>
      <w:lvlText w:val="%6."/>
      <w:lvlJc w:val="right"/>
      <w:pPr>
        <w:ind w:left="3251" w:hanging="180"/>
      </w:pPr>
    </w:lvl>
    <w:lvl w:ilvl="6" w:tplc="0419000F" w:tentative="1">
      <w:start w:val="1"/>
      <w:numFmt w:val="decimal"/>
      <w:lvlText w:val="%7."/>
      <w:lvlJc w:val="left"/>
      <w:pPr>
        <w:ind w:left="3971" w:hanging="360"/>
      </w:pPr>
    </w:lvl>
    <w:lvl w:ilvl="7" w:tplc="04190019" w:tentative="1">
      <w:start w:val="1"/>
      <w:numFmt w:val="lowerLetter"/>
      <w:lvlText w:val="%8."/>
      <w:lvlJc w:val="left"/>
      <w:pPr>
        <w:ind w:left="4691" w:hanging="360"/>
      </w:pPr>
    </w:lvl>
    <w:lvl w:ilvl="8" w:tplc="0419001B" w:tentative="1">
      <w:start w:val="1"/>
      <w:numFmt w:val="lowerRoman"/>
      <w:lvlText w:val="%9."/>
      <w:lvlJc w:val="right"/>
      <w:pPr>
        <w:ind w:left="5411" w:hanging="180"/>
      </w:pPr>
    </w:lvl>
  </w:abstractNum>
  <w:abstractNum w:abstractNumId="15" w15:restartNumberingAfterBreak="0">
    <w:nsid w:val="24BE3379"/>
    <w:multiLevelType w:val="hybridMultilevel"/>
    <w:tmpl w:val="0220F938"/>
    <w:lvl w:ilvl="0" w:tplc="1C262D7C">
      <w:start w:val="1"/>
      <w:numFmt w:val="decimal"/>
      <w:lvlText w:val="BSR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71B775C"/>
    <w:multiLevelType w:val="hybridMultilevel"/>
    <w:tmpl w:val="73CA70A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DF45C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270984"/>
    <w:multiLevelType w:val="hybridMultilevel"/>
    <w:tmpl w:val="62C22FB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C7D65E3"/>
    <w:multiLevelType w:val="hybridMultilevel"/>
    <w:tmpl w:val="7EBEDB6C"/>
    <w:lvl w:ilvl="0" w:tplc="1E5C1F20">
      <w:start w:val="1"/>
      <w:numFmt w:val="decimal"/>
      <w:lvlText w:val="BSR %1."/>
      <w:lvlJc w:val="left"/>
      <w:pPr>
        <w:ind w:left="785" w:hanging="360"/>
      </w:pPr>
      <w:rPr>
        <w:rFonts w:hint="default"/>
        <w:b w:val="0"/>
        <w:bCs/>
      </w:rPr>
    </w:lvl>
    <w:lvl w:ilvl="1" w:tplc="FFFFFFFF">
      <w:start w:val="1"/>
      <w:numFmt w:val="lowerLetter"/>
      <w:lvlText w:val="%2."/>
      <w:lvlJc w:val="left"/>
      <w:pPr>
        <w:ind w:left="371" w:hanging="360"/>
      </w:pPr>
    </w:lvl>
    <w:lvl w:ilvl="2" w:tplc="FFFFFFFF">
      <w:start w:val="1"/>
      <w:numFmt w:val="lowerRoman"/>
      <w:lvlText w:val="%3."/>
      <w:lvlJc w:val="right"/>
      <w:pPr>
        <w:ind w:left="1091" w:hanging="180"/>
      </w:pPr>
    </w:lvl>
    <w:lvl w:ilvl="3" w:tplc="FFFFFFFF">
      <w:start w:val="1"/>
      <w:numFmt w:val="decimal"/>
      <w:lvlText w:val="%4."/>
      <w:lvlJc w:val="left"/>
      <w:pPr>
        <w:ind w:left="1811" w:hanging="360"/>
      </w:pPr>
    </w:lvl>
    <w:lvl w:ilvl="4" w:tplc="FFFFFFFF" w:tentative="1">
      <w:start w:val="1"/>
      <w:numFmt w:val="lowerLetter"/>
      <w:lvlText w:val="%5."/>
      <w:lvlJc w:val="left"/>
      <w:pPr>
        <w:ind w:left="2531" w:hanging="360"/>
      </w:pPr>
    </w:lvl>
    <w:lvl w:ilvl="5" w:tplc="FFFFFFFF" w:tentative="1">
      <w:start w:val="1"/>
      <w:numFmt w:val="lowerRoman"/>
      <w:lvlText w:val="%6."/>
      <w:lvlJc w:val="right"/>
      <w:pPr>
        <w:ind w:left="3251" w:hanging="180"/>
      </w:pPr>
    </w:lvl>
    <w:lvl w:ilvl="6" w:tplc="FFFFFFFF" w:tentative="1">
      <w:start w:val="1"/>
      <w:numFmt w:val="decimal"/>
      <w:lvlText w:val="%7."/>
      <w:lvlJc w:val="left"/>
      <w:pPr>
        <w:ind w:left="3971" w:hanging="360"/>
      </w:pPr>
    </w:lvl>
    <w:lvl w:ilvl="7" w:tplc="FFFFFFFF" w:tentative="1">
      <w:start w:val="1"/>
      <w:numFmt w:val="lowerLetter"/>
      <w:lvlText w:val="%8."/>
      <w:lvlJc w:val="left"/>
      <w:pPr>
        <w:ind w:left="4691" w:hanging="360"/>
      </w:pPr>
    </w:lvl>
    <w:lvl w:ilvl="8" w:tplc="FFFFFFFF" w:tentative="1">
      <w:start w:val="1"/>
      <w:numFmt w:val="lowerRoman"/>
      <w:lvlText w:val="%9."/>
      <w:lvlJc w:val="right"/>
      <w:pPr>
        <w:ind w:left="5411" w:hanging="180"/>
      </w:pPr>
    </w:lvl>
  </w:abstractNum>
  <w:abstractNum w:abstractNumId="20" w15:restartNumberingAfterBreak="0">
    <w:nsid w:val="2D2B02AC"/>
    <w:multiLevelType w:val="hybridMultilevel"/>
    <w:tmpl w:val="3FC02C22"/>
    <w:lvl w:ilvl="0" w:tplc="C052BE18">
      <w:start w:val="1"/>
      <w:numFmt w:val="decimal"/>
      <w:lvlText w:val="GSR %1."/>
      <w:lvlJc w:val="left"/>
      <w:pPr>
        <w:ind w:left="1429"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29C5023"/>
    <w:multiLevelType w:val="hybridMultilevel"/>
    <w:tmpl w:val="64883890"/>
    <w:lvl w:ilvl="0" w:tplc="50A4F4C2">
      <w:start w:val="1"/>
      <w:numFmt w:val="decimal"/>
      <w:suff w:val="space"/>
      <w:lvlText w:val="GSR %1."/>
      <w:lvlJc w:val="left"/>
      <w:pPr>
        <w:ind w:left="360" w:hanging="360"/>
      </w:pPr>
      <w:rPr>
        <w:rFonts w:hint="default"/>
      </w:rPr>
    </w:lvl>
    <w:lvl w:ilvl="1" w:tplc="04190019">
      <w:start w:val="1"/>
      <w:numFmt w:val="lowerLetter"/>
      <w:lvlText w:val="%2."/>
      <w:lvlJc w:val="left"/>
      <w:pPr>
        <w:ind w:left="371" w:hanging="360"/>
      </w:pPr>
    </w:lvl>
    <w:lvl w:ilvl="2" w:tplc="0419001B">
      <w:start w:val="1"/>
      <w:numFmt w:val="lowerRoman"/>
      <w:lvlText w:val="%3."/>
      <w:lvlJc w:val="right"/>
      <w:pPr>
        <w:ind w:left="1091" w:hanging="180"/>
      </w:pPr>
    </w:lvl>
    <w:lvl w:ilvl="3" w:tplc="0419000F">
      <w:start w:val="1"/>
      <w:numFmt w:val="decimal"/>
      <w:lvlText w:val="%4."/>
      <w:lvlJc w:val="left"/>
      <w:pPr>
        <w:ind w:left="1811" w:hanging="360"/>
      </w:pPr>
    </w:lvl>
    <w:lvl w:ilvl="4" w:tplc="04190019" w:tentative="1">
      <w:start w:val="1"/>
      <w:numFmt w:val="lowerLetter"/>
      <w:lvlText w:val="%5."/>
      <w:lvlJc w:val="left"/>
      <w:pPr>
        <w:ind w:left="2531" w:hanging="360"/>
      </w:pPr>
    </w:lvl>
    <w:lvl w:ilvl="5" w:tplc="0419001B" w:tentative="1">
      <w:start w:val="1"/>
      <w:numFmt w:val="lowerRoman"/>
      <w:lvlText w:val="%6."/>
      <w:lvlJc w:val="right"/>
      <w:pPr>
        <w:ind w:left="3251" w:hanging="180"/>
      </w:pPr>
    </w:lvl>
    <w:lvl w:ilvl="6" w:tplc="0419000F" w:tentative="1">
      <w:start w:val="1"/>
      <w:numFmt w:val="decimal"/>
      <w:lvlText w:val="%7."/>
      <w:lvlJc w:val="left"/>
      <w:pPr>
        <w:ind w:left="3971" w:hanging="360"/>
      </w:pPr>
    </w:lvl>
    <w:lvl w:ilvl="7" w:tplc="04190019" w:tentative="1">
      <w:start w:val="1"/>
      <w:numFmt w:val="lowerLetter"/>
      <w:lvlText w:val="%8."/>
      <w:lvlJc w:val="left"/>
      <w:pPr>
        <w:ind w:left="4691" w:hanging="360"/>
      </w:pPr>
    </w:lvl>
    <w:lvl w:ilvl="8" w:tplc="0419001B" w:tentative="1">
      <w:start w:val="1"/>
      <w:numFmt w:val="lowerRoman"/>
      <w:lvlText w:val="%9."/>
      <w:lvlJc w:val="right"/>
      <w:pPr>
        <w:ind w:left="5411" w:hanging="180"/>
      </w:pPr>
    </w:lvl>
  </w:abstractNum>
  <w:abstractNum w:abstractNumId="22" w15:restartNumberingAfterBreak="0">
    <w:nsid w:val="33B727A5"/>
    <w:multiLevelType w:val="hybridMultilevel"/>
    <w:tmpl w:val="CBC4CB06"/>
    <w:lvl w:ilvl="0" w:tplc="D99CDC2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40A29C8"/>
    <w:multiLevelType w:val="hybridMultilevel"/>
    <w:tmpl w:val="4DDE90A6"/>
    <w:lvl w:ilvl="0" w:tplc="14C4E94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60C2866"/>
    <w:multiLevelType w:val="hybridMultilevel"/>
    <w:tmpl w:val="4CD4F7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7184E01"/>
    <w:multiLevelType w:val="hybridMultilevel"/>
    <w:tmpl w:val="283859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0B0D53"/>
    <w:multiLevelType w:val="hybridMultilevel"/>
    <w:tmpl w:val="97E2289A"/>
    <w:lvl w:ilvl="0" w:tplc="9DF06EEE">
      <w:start w:val="1"/>
      <w:numFmt w:val="bullet"/>
      <w:lvlText w:val=""/>
      <w:lvlJc w:val="left"/>
      <w:pPr>
        <w:ind w:left="720" w:hanging="360"/>
      </w:pPr>
      <w:rPr>
        <w:rFonts w:ascii="Symbol" w:hAnsi="Symbol" w:hint="default"/>
      </w:rPr>
    </w:lvl>
    <w:lvl w:ilvl="1" w:tplc="3E4A07CC">
      <w:start w:val="1"/>
      <w:numFmt w:val="bullet"/>
      <w:lvlText w:val="o"/>
      <w:lvlJc w:val="left"/>
      <w:pPr>
        <w:ind w:left="1440" w:hanging="360"/>
      </w:pPr>
      <w:rPr>
        <w:rFonts w:ascii="Courier New" w:hAnsi="Courier New" w:cs="Courier New" w:hint="default"/>
      </w:rPr>
    </w:lvl>
    <w:lvl w:ilvl="2" w:tplc="70BE9FF6">
      <w:start w:val="1"/>
      <w:numFmt w:val="bullet"/>
      <w:lvlText w:val=""/>
      <w:lvlJc w:val="left"/>
      <w:pPr>
        <w:ind w:left="2160" w:hanging="360"/>
      </w:pPr>
      <w:rPr>
        <w:rFonts w:ascii="Wingdings" w:hAnsi="Wingdings" w:hint="default"/>
      </w:rPr>
    </w:lvl>
    <w:lvl w:ilvl="3" w:tplc="07B894C0">
      <w:start w:val="1"/>
      <w:numFmt w:val="bullet"/>
      <w:lvlText w:val=""/>
      <w:lvlJc w:val="left"/>
      <w:pPr>
        <w:ind w:left="2880" w:hanging="360"/>
      </w:pPr>
      <w:rPr>
        <w:rFonts w:ascii="Symbol" w:hAnsi="Symbol" w:hint="default"/>
      </w:rPr>
    </w:lvl>
    <w:lvl w:ilvl="4" w:tplc="0B122DCE">
      <w:start w:val="1"/>
      <w:numFmt w:val="bullet"/>
      <w:lvlText w:val="o"/>
      <w:lvlJc w:val="left"/>
      <w:pPr>
        <w:ind w:left="3600" w:hanging="360"/>
      </w:pPr>
      <w:rPr>
        <w:rFonts w:ascii="Courier New" w:hAnsi="Courier New" w:cs="Courier New" w:hint="default"/>
      </w:rPr>
    </w:lvl>
    <w:lvl w:ilvl="5" w:tplc="8CBEBB86">
      <w:start w:val="1"/>
      <w:numFmt w:val="bullet"/>
      <w:lvlText w:val=""/>
      <w:lvlJc w:val="left"/>
      <w:pPr>
        <w:ind w:left="4320" w:hanging="360"/>
      </w:pPr>
      <w:rPr>
        <w:rFonts w:ascii="Wingdings" w:hAnsi="Wingdings" w:hint="default"/>
      </w:rPr>
    </w:lvl>
    <w:lvl w:ilvl="6" w:tplc="80B403FC">
      <w:start w:val="1"/>
      <w:numFmt w:val="bullet"/>
      <w:lvlText w:val=""/>
      <w:lvlJc w:val="left"/>
      <w:pPr>
        <w:ind w:left="5040" w:hanging="360"/>
      </w:pPr>
      <w:rPr>
        <w:rFonts w:ascii="Symbol" w:hAnsi="Symbol" w:hint="default"/>
      </w:rPr>
    </w:lvl>
    <w:lvl w:ilvl="7" w:tplc="53E614C4">
      <w:start w:val="1"/>
      <w:numFmt w:val="bullet"/>
      <w:lvlText w:val="o"/>
      <w:lvlJc w:val="left"/>
      <w:pPr>
        <w:ind w:left="5760" w:hanging="360"/>
      </w:pPr>
      <w:rPr>
        <w:rFonts w:ascii="Courier New" w:hAnsi="Courier New" w:cs="Courier New" w:hint="default"/>
      </w:rPr>
    </w:lvl>
    <w:lvl w:ilvl="8" w:tplc="F08A9D5A">
      <w:start w:val="1"/>
      <w:numFmt w:val="bullet"/>
      <w:lvlText w:val=""/>
      <w:lvlJc w:val="left"/>
      <w:pPr>
        <w:ind w:left="6480" w:hanging="360"/>
      </w:pPr>
      <w:rPr>
        <w:rFonts w:ascii="Wingdings" w:hAnsi="Wingdings" w:hint="default"/>
      </w:rPr>
    </w:lvl>
  </w:abstractNum>
  <w:abstractNum w:abstractNumId="27" w15:restartNumberingAfterBreak="0">
    <w:nsid w:val="3B21282F"/>
    <w:multiLevelType w:val="hybridMultilevel"/>
    <w:tmpl w:val="BBDEB59A"/>
    <w:lvl w:ilvl="0" w:tplc="95D44972">
      <w:start w:val="1"/>
      <w:numFmt w:val="bullet"/>
      <w:lvlText w:val=""/>
      <w:lvlJc w:val="left"/>
      <w:pPr>
        <w:ind w:left="720" w:hanging="360"/>
      </w:pPr>
      <w:rPr>
        <w:rFonts w:ascii="Symbol" w:hAnsi="Symbol" w:hint="default"/>
      </w:rPr>
    </w:lvl>
    <w:lvl w:ilvl="1" w:tplc="18F2590A">
      <w:start w:val="1"/>
      <w:numFmt w:val="bullet"/>
      <w:lvlText w:val="o"/>
      <w:lvlJc w:val="left"/>
      <w:pPr>
        <w:ind w:left="1440" w:hanging="360"/>
      </w:pPr>
      <w:rPr>
        <w:rFonts w:ascii="Courier New" w:hAnsi="Courier New" w:cs="Courier New" w:hint="default"/>
      </w:rPr>
    </w:lvl>
    <w:lvl w:ilvl="2" w:tplc="29FC3036">
      <w:start w:val="1"/>
      <w:numFmt w:val="bullet"/>
      <w:lvlText w:val=""/>
      <w:lvlJc w:val="left"/>
      <w:pPr>
        <w:ind w:left="2160" w:hanging="360"/>
      </w:pPr>
      <w:rPr>
        <w:rFonts w:ascii="Wingdings" w:hAnsi="Wingdings" w:hint="default"/>
      </w:rPr>
    </w:lvl>
    <w:lvl w:ilvl="3" w:tplc="046E69A6">
      <w:start w:val="1"/>
      <w:numFmt w:val="bullet"/>
      <w:lvlText w:val=""/>
      <w:lvlJc w:val="left"/>
      <w:pPr>
        <w:ind w:left="2880" w:hanging="360"/>
      </w:pPr>
      <w:rPr>
        <w:rFonts w:ascii="Symbol" w:hAnsi="Symbol" w:hint="default"/>
      </w:rPr>
    </w:lvl>
    <w:lvl w:ilvl="4" w:tplc="86E0DB7A">
      <w:start w:val="1"/>
      <w:numFmt w:val="bullet"/>
      <w:lvlText w:val="o"/>
      <w:lvlJc w:val="left"/>
      <w:pPr>
        <w:ind w:left="3600" w:hanging="360"/>
      </w:pPr>
      <w:rPr>
        <w:rFonts w:ascii="Courier New" w:hAnsi="Courier New" w:cs="Courier New" w:hint="default"/>
      </w:rPr>
    </w:lvl>
    <w:lvl w:ilvl="5" w:tplc="53E02C78">
      <w:start w:val="1"/>
      <w:numFmt w:val="bullet"/>
      <w:lvlText w:val=""/>
      <w:lvlJc w:val="left"/>
      <w:pPr>
        <w:ind w:left="4320" w:hanging="360"/>
      </w:pPr>
      <w:rPr>
        <w:rFonts w:ascii="Wingdings" w:hAnsi="Wingdings" w:hint="default"/>
      </w:rPr>
    </w:lvl>
    <w:lvl w:ilvl="6" w:tplc="62D86000">
      <w:start w:val="1"/>
      <w:numFmt w:val="bullet"/>
      <w:lvlText w:val=""/>
      <w:lvlJc w:val="left"/>
      <w:pPr>
        <w:ind w:left="5040" w:hanging="360"/>
      </w:pPr>
      <w:rPr>
        <w:rFonts w:ascii="Symbol" w:hAnsi="Symbol" w:hint="default"/>
      </w:rPr>
    </w:lvl>
    <w:lvl w:ilvl="7" w:tplc="709A4348">
      <w:start w:val="1"/>
      <w:numFmt w:val="bullet"/>
      <w:lvlText w:val="o"/>
      <w:lvlJc w:val="left"/>
      <w:pPr>
        <w:ind w:left="5760" w:hanging="360"/>
      </w:pPr>
      <w:rPr>
        <w:rFonts w:ascii="Courier New" w:hAnsi="Courier New" w:cs="Courier New" w:hint="default"/>
      </w:rPr>
    </w:lvl>
    <w:lvl w:ilvl="8" w:tplc="76C26D78">
      <w:start w:val="1"/>
      <w:numFmt w:val="bullet"/>
      <w:lvlText w:val=""/>
      <w:lvlJc w:val="left"/>
      <w:pPr>
        <w:ind w:left="6480" w:hanging="360"/>
      </w:pPr>
      <w:rPr>
        <w:rFonts w:ascii="Wingdings" w:hAnsi="Wingdings" w:hint="default"/>
      </w:rPr>
    </w:lvl>
  </w:abstractNum>
  <w:abstractNum w:abstractNumId="28" w15:restartNumberingAfterBreak="0">
    <w:nsid w:val="3FC1237D"/>
    <w:multiLevelType w:val="multilevel"/>
    <w:tmpl w:val="5E1E18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30F6036"/>
    <w:multiLevelType w:val="hybridMultilevel"/>
    <w:tmpl w:val="7E7A89E4"/>
    <w:lvl w:ilvl="0" w:tplc="14C4E94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5A05674"/>
    <w:multiLevelType w:val="multilevel"/>
    <w:tmpl w:val="76AE5F16"/>
    <w:styleLink w:val="3"/>
    <w:lvl w:ilvl="0">
      <w:start w:val="1"/>
      <w:numFmt w:val="decimal"/>
      <w:lvlText w:val="Рисунок %1"/>
      <w:lvlJc w:val="left"/>
      <w:pPr>
        <w:ind w:left="72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5B560B3"/>
    <w:multiLevelType w:val="multilevel"/>
    <w:tmpl w:val="2B68918A"/>
    <w:lvl w:ilvl="0">
      <w:start w:val="2"/>
      <w:numFmt w:val="decimal"/>
      <w:lvlText w:val="%1"/>
      <w:lvlJc w:val="left"/>
      <w:pPr>
        <w:ind w:left="1429" w:hanging="357"/>
      </w:pPr>
      <w:rPr>
        <w:rFonts w:hint="default"/>
      </w:rPr>
    </w:lvl>
    <w:lvl w:ilvl="1">
      <w:start w:val="1"/>
      <w:numFmt w:val="decimal"/>
      <w:lvlRestart w:val="0"/>
      <w:lvlText w:val="%1.%2"/>
      <w:lvlJc w:val="left"/>
      <w:pPr>
        <w:ind w:left="1067" w:hanging="357"/>
      </w:pPr>
      <w:rPr>
        <w:rFonts w:hint="default"/>
      </w:rPr>
    </w:lvl>
    <w:lvl w:ilvl="2">
      <w:start w:val="1"/>
      <w:numFmt w:val="decimal"/>
      <w:lvlText w:val="%1.%2.%3."/>
      <w:lvlJc w:val="left"/>
      <w:pPr>
        <w:ind w:left="1451" w:hanging="357"/>
      </w:pPr>
      <w:rPr>
        <w:rFonts w:hint="default"/>
      </w:rPr>
    </w:lvl>
    <w:lvl w:ilvl="3">
      <w:start w:val="1"/>
      <w:numFmt w:val="decimal"/>
      <w:lvlText w:val="%1.%2.%3.%4"/>
      <w:lvlJc w:val="left"/>
      <w:pPr>
        <w:ind w:left="1462" w:hanging="357"/>
      </w:pPr>
      <w:rPr>
        <w:rFonts w:hint="default"/>
      </w:rPr>
    </w:lvl>
    <w:lvl w:ilvl="4">
      <w:start w:val="1"/>
      <w:numFmt w:val="decimal"/>
      <w:pStyle w:val="5"/>
      <w:lvlText w:val="Таблица %5"/>
      <w:lvlJc w:val="left"/>
      <w:pPr>
        <w:ind w:left="1473" w:hanging="357"/>
      </w:pPr>
      <w:rPr>
        <w:rFonts w:hint="default"/>
      </w:rPr>
    </w:lvl>
    <w:lvl w:ilvl="5">
      <w:start w:val="1"/>
      <w:numFmt w:val="decimal"/>
      <w:pStyle w:val="6"/>
      <w:lvlText w:val="%1.%2.%3.%4.%5.%6"/>
      <w:lvlJc w:val="left"/>
      <w:pPr>
        <w:ind w:left="1484" w:hanging="357"/>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7"/>
      <w:lvlText w:val="%1.%2.%3.%4.%5.%6.%7"/>
      <w:lvlJc w:val="left"/>
      <w:pPr>
        <w:ind w:left="1495" w:hanging="357"/>
      </w:pPr>
      <w:rPr>
        <w:rFonts w:hint="default"/>
      </w:rPr>
    </w:lvl>
    <w:lvl w:ilvl="7">
      <w:start w:val="1"/>
      <w:numFmt w:val="decimal"/>
      <w:pStyle w:val="8"/>
      <w:lvlText w:val="%1.%2.%3.%4.%5.%6.%7.%8"/>
      <w:lvlJc w:val="left"/>
      <w:pPr>
        <w:ind w:left="1506" w:hanging="357"/>
      </w:pPr>
      <w:rPr>
        <w:rFonts w:hint="default"/>
      </w:rPr>
    </w:lvl>
    <w:lvl w:ilvl="8">
      <w:start w:val="1"/>
      <w:numFmt w:val="decimal"/>
      <w:pStyle w:val="9"/>
      <w:lvlText w:val="%1.%2.%3.%4.%5.%6.%7.%8.%9"/>
      <w:lvlJc w:val="left"/>
      <w:pPr>
        <w:ind w:left="1517" w:hanging="357"/>
      </w:pPr>
      <w:rPr>
        <w:rFonts w:hint="default"/>
      </w:rPr>
    </w:lvl>
  </w:abstractNum>
  <w:abstractNum w:abstractNumId="32" w15:restartNumberingAfterBreak="0">
    <w:nsid w:val="476C4D03"/>
    <w:multiLevelType w:val="hybridMultilevel"/>
    <w:tmpl w:val="732C01F2"/>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87E58AA"/>
    <w:multiLevelType w:val="hybridMultilevel"/>
    <w:tmpl w:val="8370DCA2"/>
    <w:lvl w:ilvl="0" w:tplc="C048075A">
      <w:start w:val="1"/>
      <w:numFmt w:val="decimal"/>
      <w:lvlText w:val="%1."/>
      <w:lvlJc w:val="left"/>
      <w:pPr>
        <w:ind w:left="720" w:hanging="360"/>
      </w:pPr>
    </w:lvl>
    <w:lvl w:ilvl="1" w:tplc="67FA500C">
      <w:start w:val="1"/>
      <w:numFmt w:val="lowerLetter"/>
      <w:lvlText w:val="%2."/>
      <w:lvlJc w:val="left"/>
      <w:pPr>
        <w:ind w:left="1440" w:hanging="360"/>
      </w:pPr>
    </w:lvl>
    <w:lvl w:ilvl="2" w:tplc="351A8F0A">
      <w:start w:val="1"/>
      <w:numFmt w:val="lowerRoman"/>
      <w:lvlText w:val="%3."/>
      <w:lvlJc w:val="right"/>
      <w:pPr>
        <w:ind w:left="2160" w:hanging="180"/>
      </w:pPr>
    </w:lvl>
    <w:lvl w:ilvl="3" w:tplc="EED4C1EA">
      <w:start w:val="1"/>
      <w:numFmt w:val="decimal"/>
      <w:lvlText w:val="%4."/>
      <w:lvlJc w:val="left"/>
      <w:pPr>
        <w:ind w:left="2880" w:hanging="360"/>
      </w:pPr>
    </w:lvl>
    <w:lvl w:ilvl="4" w:tplc="D0AC16D4">
      <w:start w:val="1"/>
      <w:numFmt w:val="lowerLetter"/>
      <w:lvlText w:val="%5."/>
      <w:lvlJc w:val="left"/>
      <w:pPr>
        <w:ind w:left="3600" w:hanging="360"/>
      </w:pPr>
    </w:lvl>
    <w:lvl w:ilvl="5" w:tplc="4B5C839C">
      <w:start w:val="1"/>
      <w:numFmt w:val="lowerRoman"/>
      <w:lvlText w:val="%6."/>
      <w:lvlJc w:val="right"/>
      <w:pPr>
        <w:ind w:left="4320" w:hanging="180"/>
      </w:pPr>
    </w:lvl>
    <w:lvl w:ilvl="6" w:tplc="8E20D874">
      <w:start w:val="1"/>
      <w:numFmt w:val="decimal"/>
      <w:lvlText w:val="%7."/>
      <w:lvlJc w:val="left"/>
      <w:pPr>
        <w:ind w:left="5040" w:hanging="360"/>
      </w:pPr>
    </w:lvl>
    <w:lvl w:ilvl="7" w:tplc="599E95C8">
      <w:start w:val="1"/>
      <w:numFmt w:val="lowerLetter"/>
      <w:lvlText w:val="%8."/>
      <w:lvlJc w:val="left"/>
      <w:pPr>
        <w:ind w:left="5760" w:hanging="360"/>
      </w:pPr>
    </w:lvl>
    <w:lvl w:ilvl="8" w:tplc="AD18EB42">
      <w:start w:val="1"/>
      <w:numFmt w:val="lowerRoman"/>
      <w:lvlText w:val="%9."/>
      <w:lvlJc w:val="right"/>
      <w:pPr>
        <w:ind w:left="6480" w:hanging="180"/>
      </w:pPr>
    </w:lvl>
  </w:abstractNum>
  <w:abstractNum w:abstractNumId="34" w15:restartNumberingAfterBreak="0">
    <w:nsid w:val="4AFE2D8E"/>
    <w:multiLevelType w:val="hybridMultilevel"/>
    <w:tmpl w:val="BB229F2E"/>
    <w:lvl w:ilvl="0" w:tplc="14C4E94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C150AEB"/>
    <w:multiLevelType w:val="hybridMultilevel"/>
    <w:tmpl w:val="B0D219F0"/>
    <w:lvl w:ilvl="0" w:tplc="AB241C22">
      <w:start w:val="1"/>
      <w:numFmt w:val="decimal"/>
      <w:lvlText w:val="GSR %1."/>
      <w:lvlJc w:val="left"/>
      <w:pPr>
        <w:ind w:left="720" w:hanging="360"/>
      </w:pPr>
      <w:rPr>
        <w:rFonts w:hint="default"/>
        <w:b w:val="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D236A0E"/>
    <w:multiLevelType w:val="multilevel"/>
    <w:tmpl w:val="4E4633E0"/>
    <w:lvl w:ilvl="0">
      <w:start w:val="1"/>
      <w:numFmt w:val="decimal"/>
      <w:lvlText w:val="4.%1."/>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4.%1.%2.%3.%4.%5."/>
      <w:lvlJc w:val="left"/>
      <w:pPr>
        <w:ind w:left="2232" w:hanging="792"/>
      </w:pPr>
      <w:rPr>
        <w:rFonts w:hint="default"/>
      </w:rPr>
    </w:lvl>
    <w:lvl w:ilvl="5">
      <w:start w:val="1"/>
      <w:numFmt w:val="decimal"/>
      <w:lvlText w:val="4.%1.%2.%3.%4.%5.%6."/>
      <w:lvlJc w:val="left"/>
      <w:pPr>
        <w:ind w:left="2736" w:hanging="936"/>
      </w:pPr>
      <w:rPr>
        <w:rFonts w:hint="default"/>
      </w:rPr>
    </w:lvl>
    <w:lvl w:ilvl="6">
      <w:start w:val="1"/>
      <w:numFmt w:val="decimal"/>
      <w:lvlText w:val="4.%1.%2.%3.%4.%5.%6.%7."/>
      <w:lvlJc w:val="left"/>
      <w:pPr>
        <w:ind w:left="3240" w:hanging="1080"/>
      </w:pPr>
      <w:rPr>
        <w:rFonts w:hint="default"/>
      </w:rPr>
    </w:lvl>
    <w:lvl w:ilvl="7">
      <w:start w:val="1"/>
      <w:numFmt w:val="decimal"/>
      <w:lvlText w:val="4.%1.%2.%3.%4.%5.%6.%7.%8."/>
      <w:lvlJc w:val="left"/>
      <w:pPr>
        <w:ind w:left="3744" w:hanging="1224"/>
      </w:pPr>
      <w:rPr>
        <w:rFonts w:hint="default"/>
      </w:rPr>
    </w:lvl>
    <w:lvl w:ilvl="8">
      <w:start w:val="1"/>
      <w:numFmt w:val="decimal"/>
      <w:lvlText w:val="4.%1.%2.%3.%4.%5.%6.%7.%8.%9."/>
      <w:lvlJc w:val="left"/>
      <w:pPr>
        <w:ind w:left="4320" w:hanging="1440"/>
      </w:pPr>
      <w:rPr>
        <w:rFonts w:hint="default"/>
      </w:rPr>
    </w:lvl>
  </w:abstractNum>
  <w:abstractNum w:abstractNumId="37" w15:restartNumberingAfterBreak="0">
    <w:nsid w:val="4D4D4B92"/>
    <w:multiLevelType w:val="hybridMultilevel"/>
    <w:tmpl w:val="A7BA052A"/>
    <w:lvl w:ilvl="0" w:tplc="04190019">
      <w:start w:val="1"/>
      <w:numFmt w:val="lowerLetter"/>
      <w:lvlText w:val="%1."/>
      <w:lvlJc w:val="left"/>
      <w:pPr>
        <w:ind w:left="360" w:hanging="360"/>
      </w:pPr>
      <w:rPr>
        <w:rFonts w:hint="default"/>
      </w:rPr>
    </w:lvl>
    <w:lvl w:ilvl="1" w:tplc="04190019">
      <w:start w:val="1"/>
      <w:numFmt w:val="lowerLetter"/>
      <w:lvlText w:val="%2."/>
      <w:lvlJc w:val="left"/>
      <w:pPr>
        <w:ind w:left="371" w:hanging="360"/>
      </w:pPr>
    </w:lvl>
    <w:lvl w:ilvl="2" w:tplc="0419001B" w:tentative="1">
      <w:start w:val="1"/>
      <w:numFmt w:val="lowerRoman"/>
      <w:lvlText w:val="%3."/>
      <w:lvlJc w:val="right"/>
      <w:pPr>
        <w:ind w:left="1091" w:hanging="180"/>
      </w:pPr>
    </w:lvl>
    <w:lvl w:ilvl="3" w:tplc="0419000F" w:tentative="1">
      <w:start w:val="1"/>
      <w:numFmt w:val="decimal"/>
      <w:lvlText w:val="%4."/>
      <w:lvlJc w:val="left"/>
      <w:pPr>
        <w:ind w:left="1811" w:hanging="360"/>
      </w:pPr>
    </w:lvl>
    <w:lvl w:ilvl="4" w:tplc="04190019" w:tentative="1">
      <w:start w:val="1"/>
      <w:numFmt w:val="lowerLetter"/>
      <w:lvlText w:val="%5."/>
      <w:lvlJc w:val="left"/>
      <w:pPr>
        <w:ind w:left="2531" w:hanging="360"/>
      </w:pPr>
    </w:lvl>
    <w:lvl w:ilvl="5" w:tplc="0419001B" w:tentative="1">
      <w:start w:val="1"/>
      <w:numFmt w:val="lowerRoman"/>
      <w:lvlText w:val="%6."/>
      <w:lvlJc w:val="right"/>
      <w:pPr>
        <w:ind w:left="3251" w:hanging="180"/>
      </w:pPr>
    </w:lvl>
    <w:lvl w:ilvl="6" w:tplc="0419000F" w:tentative="1">
      <w:start w:val="1"/>
      <w:numFmt w:val="decimal"/>
      <w:lvlText w:val="%7."/>
      <w:lvlJc w:val="left"/>
      <w:pPr>
        <w:ind w:left="3971" w:hanging="360"/>
      </w:pPr>
    </w:lvl>
    <w:lvl w:ilvl="7" w:tplc="04190019" w:tentative="1">
      <w:start w:val="1"/>
      <w:numFmt w:val="lowerLetter"/>
      <w:lvlText w:val="%8."/>
      <w:lvlJc w:val="left"/>
      <w:pPr>
        <w:ind w:left="4691" w:hanging="360"/>
      </w:pPr>
    </w:lvl>
    <w:lvl w:ilvl="8" w:tplc="0419001B" w:tentative="1">
      <w:start w:val="1"/>
      <w:numFmt w:val="lowerRoman"/>
      <w:lvlText w:val="%9."/>
      <w:lvlJc w:val="right"/>
      <w:pPr>
        <w:ind w:left="5411" w:hanging="180"/>
      </w:pPr>
    </w:lvl>
  </w:abstractNum>
  <w:abstractNum w:abstractNumId="38" w15:restartNumberingAfterBreak="0">
    <w:nsid w:val="4DE22002"/>
    <w:multiLevelType w:val="hybridMultilevel"/>
    <w:tmpl w:val="0D5CF554"/>
    <w:lvl w:ilvl="0" w:tplc="1E5C1F20">
      <w:start w:val="1"/>
      <w:numFmt w:val="decimal"/>
      <w:lvlText w:val="BSR %1."/>
      <w:lvlJc w:val="left"/>
      <w:pPr>
        <w:ind w:left="1920" w:hanging="360"/>
      </w:pPr>
      <w:rPr>
        <w:rFonts w:hint="default"/>
        <w:b w:val="0"/>
        <w:bCs/>
      </w:rPr>
    </w:lvl>
    <w:lvl w:ilvl="1" w:tplc="04190019">
      <w:start w:val="1"/>
      <w:numFmt w:val="lowerLetter"/>
      <w:lvlText w:val="%2."/>
      <w:lvlJc w:val="left"/>
      <w:pPr>
        <w:ind w:left="371" w:hanging="360"/>
      </w:pPr>
    </w:lvl>
    <w:lvl w:ilvl="2" w:tplc="0419001B">
      <w:start w:val="1"/>
      <w:numFmt w:val="lowerRoman"/>
      <w:lvlText w:val="%3."/>
      <w:lvlJc w:val="right"/>
      <w:pPr>
        <w:ind w:left="1091" w:hanging="180"/>
      </w:pPr>
    </w:lvl>
    <w:lvl w:ilvl="3" w:tplc="0419000F">
      <w:start w:val="1"/>
      <w:numFmt w:val="decimal"/>
      <w:lvlText w:val="%4."/>
      <w:lvlJc w:val="left"/>
      <w:pPr>
        <w:ind w:left="1811" w:hanging="360"/>
      </w:pPr>
    </w:lvl>
    <w:lvl w:ilvl="4" w:tplc="04190019" w:tentative="1">
      <w:start w:val="1"/>
      <w:numFmt w:val="lowerLetter"/>
      <w:lvlText w:val="%5."/>
      <w:lvlJc w:val="left"/>
      <w:pPr>
        <w:ind w:left="2531" w:hanging="360"/>
      </w:pPr>
    </w:lvl>
    <w:lvl w:ilvl="5" w:tplc="0419001B" w:tentative="1">
      <w:start w:val="1"/>
      <w:numFmt w:val="lowerRoman"/>
      <w:lvlText w:val="%6."/>
      <w:lvlJc w:val="right"/>
      <w:pPr>
        <w:ind w:left="3251" w:hanging="180"/>
      </w:pPr>
    </w:lvl>
    <w:lvl w:ilvl="6" w:tplc="0419000F" w:tentative="1">
      <w:start w:val="1"/>
      <w:numFmt w:val="decimal"/>
      <w:lvlText w:val="%7."/>
      <w:lvlJc w:val="left"/>
      <w:pPr>
        <w:ind w:left="3971" w:hanging="360"/>
      </w:pPr>
    </w:lvl>
    <w:lvl w:ilvl="7" w:tplc="04190019" w:tentative="1">
      <w:start w:val="1"/>
      <w:numFmt w:val="lowerLetter"/>
      <w:lvlText w:val="%8."/>
      <w:lvlJc w:val="left"/>
      <w:pPr>
        <w:ind w:left="4691" w:hanging="360"/>
      </w:pPr>
    </w:lvl>
    <w:lvl w:ilvl="8" w:tplc="0419001B" w:tentative="1">
      <w:start w:val="1"/>
      <w:numFmt w:val="lowerRoman"/>
      <w:lvlText w:val="%9."/>
      <w:lvlJc w:val="right"/>
      <w:pPr>
        <w:ind w:left="5411" w:hanging="180"/>
      </w:pPr>
    </w:lvl>
  </w:abstractNum>
  <w:abstractNum w:abstractNumId="39" w15:restartNumberingAfterBreak="0">
    <w:nsid w:val="51AA3A90"/>
    <w:multiLevelType w:val="hybridMultilevel"/>
    <w:tmpl w:val="C58E64E0"/>
    <w:lvl w:ilvl="0" w:tplc="30EC2D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2B002F3"/>
    <w:multiLevelType w:val="hybridMultilevel"/>
    <w:tmpl w:val="D996EC8A"/>
    <w:lvl w:ilvl="0" w:tplc="B3C86B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561810DD"/>
    <w:multiLevelType w:val="hybridMultilevel"/>
    <w:tmpl w:val="B3EE29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72F7847"/>
    <w:multiLevelType w:val="hybridMultilevel"/>
    <w:tmpl w:val="C2AAAB62"/>
    <w:lvl w:ilvl="0" w:tplc="1E5C1F20">
      <w:start w:val="1"/>
      <w:numFmt w:val="decimal"/>
      <w:lvlText w:val="BSR %1."/>
      <w:lvlJc w:val="left"/>
      <w:pPr>
        <w:ind w:left="785" w:hanging="360"/>
      </w:pPr>
      <w:rPr>
        <w:rFonts w:hint="default"/>
        <w:b w:val="0"/>
        <w:bCs/>
      </w:rPr>
    </w:lvl>
    <w:lvl w:ilvl="1" w:tplc="FFFFFFFF">
      <w:start w:val="1"/>
      <w:numFmt w:val="lowerLetter"/>
      <w:lvlText w:val="%2."/>
      <w:lvlJc w:val="left"/>
      <w:pPr>
        <w:ind w:left="371" w:hanging="360"/>
      </w:pPr>
    </w:lvl>
    <w:lvl w:ilvl="2" w:tplc="FFFFFFFF">
      <w:start w:val="1"/>
      <w:numFmt w:val="lowerRoman"/>
      <w:lvlText w:val="%3."/>
      <w:lvlJc w:val="right"/>
      <w:pPr>
        <w:ind w:left="1091" w:hanging="180"/>
      </w:pPr>
    </w:lvl>
    <w:lvl w:ilvl="3" w:tplc="FFFFFFFF">
      <w:start w:val="1"/>
      <w:numFmt w:val="decimal"/>
      <w:lvlText w:val="%4."/>
      <w:lvlJc w:val="left"/>
      <w:pPr>
        <w:ind w:left="1811" w:hanging="360"/>
      </w:pPr>
    </w:lvl>
    <w:lvl w:ilvl="4" w:tplc="FFFFFFFF" w:tentative="1">
      <w:start w:val="1"/>
      <w:numFmt w:val="lowerLetter"/>
      <w:lvlText w:val="%5."/>
      <w:lvlJc w:val="left"/>
      <w:pPr>
        <w:ind w:left="2531" w:hanging="360"/>
      </w:pPr>
    </w:lvl>
    <w:lvl w:ilvl="5" w:tplc="FFFFFFFF" w:tentative="1">
      <w:start w:val="1"/>
      <w:numFmt w:val="lowerRoman"/>
      <w:lvlText w:val="%6."/>
      <w:lvlJc w:val="right"/>
      <w:pPr>
        <w:ind w:left="3251" w:hanging="180"/>
      </w:pPr>
    </w:lvl>
    <w:lvl w:ilvl="6" w:tplc="FFFFFFFF" w:tentative="1">
      <w:start w:val="1"/>
      <w:numFmt w:val="decimal"/>
      <w:lvlText w:val="%7."/>
      <w:lvlJc w:val="left"/>
      <w:pPr>
        <w:ind w:left="3971" w:hanging="360"/>
      </w:pPr>
    </w:lvl>
    <w:lvl w:ilvl="7" w:tplc="FFFFFFFF" w:tentative="1">
      <w:start w:val="1"/>
      <w:numFmt w:val="lowerLetter"/>
      <w:lvlText w:val="%8."/>
      <w:lvlJc w:val="left"/>
      <w:pPr>
        <w:ind w:left="4691" w:hanging="360"/>
      </w:pPr>
    </w:lvl>
    <w:lvl w:ilvl="8" w:tplc="FFFFFFFF" w:tentative="1">
      <w:start w:val="1"/>
      <w:numFmt w:val="lowerRoman"/>
      <w:lvlText w:val="%9."/>
      <w:lvlJc w:val="right"/>
      <w:pPr>
        <w:ind w:left="5411" w:hanging="180"/>
      </w:pPr>
    </w:lvl>
  </w:abstractNum>
  <w:abstractNum w:abstractNumId="43" w15:restartNumberingAfterBreak="0">
    <w:nsid w:val="57924807"/>
    <w:multiLevelType w:val="hybridMultilevel"/>
    <w:tmpl w:val="11E26896"/>
    <w:lvl w:ilvl="0" w:tplc="904068C2">
      <w:start w:val="1"/>
      <w:numFmt w:val="bullet"/>
      <w:lvlText w:val=""/>
      <w:lvlJc w:val="left"/>
      <w:pPr>
        <w:ind w:left="1429" w:hanging="360"/>
      </w:pPr>
      <w:rPr>
        <w:rFonts w:ascii="Symbol" w:hAnsi="Symbol" w:hint="default"/>
      </w:rPr>
    </w:lvl>
    <w:lvl w:ilvl="1" w:tplc="5B5C2B32" w:tentative="1">
      <w:start w:val="1"/>
      <w:numFmt w:val="bullet"/>
      <w:lvlText w:val="o"/>
      <w:lvlJc w:val="left"/>
      <w:pPr>
        <w:ind w:left="2149" w:hanging="360"/>
      </w:pPr>
      <w:rPr>
        <w:rFonts w:ascii="Courier New" w:hAnsi="Courier New" w:cs="Courier New" w:hint="default"/>
      </w:rPr>
    </w:lvl>
    <w:lvl w:ilvl="2" w:tplc="A8DA257E" w:tentative="1">
      <w:start w:val="1"/>
      <w:numFmt w:val="bullet"/>
      <w:lvlText w:val=""/>
      <w:lvlJc w:val="left"/>
      <w:pPr>
        <w:ind w:left="2869" w:hanging="360"/>
      </w:pPr>
      <w:rPr>
        <w:rFonts w:ascii="Wingdings" w:hAnsi="Wingdings" w:hint="default"/>
      </w:rPr>
    </w:lvl>
    <w:lvl w:ilvl="3" w:tplc="DDA46BD4" w:tentative="1">
      <w:start w:val="1"/>
      <w:numFmt w:val="bullet"/>
      <w:lvlText w:val=""/>
      <w:lvlJc w:val="left"/>
      <w:pPr>
        <w:ind w:left="3589" w:hanging="360"/>
      </w:pPr>
      <w:rPr>
        <w:rFonts w:ascii="Symbol" w:hAnsi="Symbol" w:hint="default"/>
      </w:rPr>
    </w:lvl>
    <w:lvl w:ilvl="4" w:tplc="FB580AAE" w:tentative="1">
      <w:start w:val="1"/>
      <w:numFmt w:val="bullet"/>
      <w:lvlText w:val="o"/>
      <w:lvlJc w:val="left"/>
      <w:pPr>
        <w:ind w:left="4309" w:hanging="360"/>
      </w:pPr>
      <w:rPr>
        <w:rFonts w:ascii="Courier New" w:hAnsi="Courier New" w:cs="Courier New" w:hint="default"/>
      </w:rPr>
    </w:lvl>
    <w:lvl w:ilvl="5" w:tplc="2962DAB4" w:tentative="1">
      <w:start w:val="1"/>
      <w:numFmt w:val="bullet"/>
      <w:lvlText w:val=""/>
      <w:lvlJc w:val="left"/>
      <w:pPr>
        <w:ind w:left="5029" w:hanging="360"/>
      </w:pPr>
      <w:rPr>
        <w:rFonts w:ascii="Wingdings" w:hAnsi="Wingdings" w:hint="default"/>
      </w:rPr>
    </w:lvl>
    <w:lvl w:ilvl="6" w:tplc="BF16485C" w:tentative="1">
      <w:start w:val="1"/>
      <w:numFmt w:val="bullet"/>
      <w:lvlText w:val=""/>
      <w:lvlJc w:val="left"/>
      <w:pPr>
        <w:ind w:left="5749" w:hanging="360"/>
      </w:pPr>
      <w:rPr>
        <w:rFonts w:ascii="Symbol" w:hAnsi="Symbol" w:hint="default"/>
      </w:rPr>
    </w:lvl>
    <w:lvl w:ilvl="7" w:tplc="5DB203D0" w:tentative="1">
      <w:start w:val="1"/>
      <w:numFmt w:val="bullet"/>
      <w:lvlText w:val="o"/>
      <w:lvlJc w:val="left"/>
      <w:pPr>
        <w:ind w:left="6469" w:hanging="360"/>
      </w:pPr>
      <w:rPr>
        <w:rFonts w:ascii="Courier New" w:hAnsi="Courier New" w:cs="Courier New" w:hint="default"/>
      </w:rPr>
    </w:lvl>
    <w:lvl w:ilvl="8" w:tplc="9B9E746C" w:tentative="1">
      <w:start w:val="1"/>
      <w:numFmt w:val="bullet"/>
      <w:lvlText w:val=""/>
      <w:lvlJc w:val="left"/>
      <w:pPr>
        <w:ind w:left="7189" w:hanging="360"/>
      </w:pPr>
      <w:rPr>
        <w:rFonts w:ascii="Wingdings" w:hAnsi="Wingdings" w:hint="default"/>
      </w:rPr>
    </w:lvl>
  </w:abstractNum>
  <w:abstractNum w:abstractNumId="44" w15:restartNumberingAfterBreak="0">
    <w:nsid w:val="57FF1EA9"/>
    <w:multiLevelType w:val="hybridMultilevel"/>
    <w:tmpl w:val="7D90676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A1F15A5"/>
    <w:multiLevelType w:val="hybridMultilevel"/>
    <w:tmpl w:val="1680A7EE"/>
    <w:lvl w:ilvl="0" w:tplc="04190017">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6" w15:restartNumberingAfterBreak="0">
    <w:nsid w:val="5D36201C"/>
    <w:multiLevelType w:val="multilevel"/>
    <w:tmpl w:val="0419001F"/>
    <w:lvl w:ilvl="0">
      <w:start w:val="1"/>
      <w:numFmt w:val="decimal"/>
      <w:lvlText w:val="%1."/>
      <w:lvlJc w:val="left"/>
      <w:pPr>
        <w:ind w:left="360" w:hanging="360"/>
      </w:pPr>
    </w:lvl>
    <w:lvl w:ilvl="1">
      <w:start w:val="1"/>
      <w:numFmt w:val="decimal"/>
      <w:lvlText w:val="%1.%2."/>
      <w:lvlJc w:val="left"/>
      <w:pPr>
        <w:ind w:left="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00572D9"/>
    <w:multiLevelType w:val="hybridMultilevel"/>
    <w:tmpl w:val="FD66C4DA"/>
    <w:lvl w:ilvl="0" w:tplc="C6589EBC">
      <w:start w:val="1"/>
      <w:numFmt w:val="lowerLetter"/>
      <w:lvlText w:val="%1."/>
      <w:lvlJc w:val="left"/>
      <w:pPr>
        <w:ind w:left="360" w:hanging="360"/>
      </w:pPr>
      <w:rPr>
        <w:rFonts w:hint="default"/>
      </w:rPr>
    </w:lvl>
    <w:lvl w:ilvl="1" w:tplc="17B82CDC">
      <w:start w:val="1"/>
      <w:numFmt w:val="lowerLetter"/>
      <w:lvlText w:val="%2."/>
      <w:lvlJc w:val="left"/>
      <w:pPr>
        <w:ind w:left="371" w:hanging="360"/>
      </w:pPr>
    </w:lvl>
    <w:lvl w:ilvl="2" w:tplc="80DA94FE">
      <w:start w:val="1"/>
      <w:numFmt w:val="lowerRoman"/>
      <w:lvlText w:val="%3."/>
      <w:lvlJc w:val="right"/>
      <w:pPr>
        <w:ind w:left="1091" w:hanging="180"/>
      </w:pPr>
    </w:lvl>
    <w:lvl w:ilvl="3" w:tplc="6958C008" w:tentative="1">
      <w:start w:val="1"/>
      <w:numFmt w:val="decimal"/>
      <w:lvlText w:val="%4."/>
      <w:lvlJc w:val="left"/>
      <w:pPr>
        <w:ind w:left="1811" w:hanging="360"/>
      </w:pPr>
    </w:lvl>
    <w:lvl w:ilvl="4" w:tplc="99F4C90A" w:tentative="1">
      <w:start w:val="1"/>
      <w:numFmt w:val="lowerLetter"/>
      <w:lvlText w:val="%5."/>
      <w:lvlJc w:val="left"/>
      <w:pPr>
        <w:ind w:left="2531" w:hanging="360"/>
      </w:pPr>
    </w:lvl>
    <w:lvl w:ilvl="5" w:tplc="29309F48" w:tentative="1">
      <w:start w:val="1"/>
      <w:numFmt w:val="lowerRoman"/>
      <w:lvlText w:val="%6."/>
      <w:lvlJc w:val="right"/>
      <w:pPr>
        <w:ind w:left="3251" w:hanging="180"/>
      </w:pPr>
    </w:lvl>
    <w:lvl w:ilvl="6" w:tplc="2D1AA1D6" w:tentative="1">
      <w:start w:val="1"/>
      <w:numFmt w:val="decimal"/>
      <w:lvlText w:val="%7."/>
      <w:lvlJc w:val="left"/>
      <w:pPr>
        <w:ind w:left="3971" w:hanging="360"/>
      </w:pPr>
    </w:lvl>
    <w:lvl w:ilvl="7" w:tplc="294CC276" w:tentative="1">
      <w:start w:val="1"/>
      <w:numFmt w:val="lowerLetter"/>
      <w:lvlText w:val="%8."/>
      <w:lvlJc w:val="left"/>
      <w:pPr>
        <w:ind w:left="4691" w:hanging="360"/>
      </w:pPr>
    </w:lvl>
    <w:lvl w:ilvl="8" w:tplc="D158A630" w:tentative="1">
      <w:start w:val="1"/>
      <w:numFmt w:val="lowerRoman"/>
      <w:lvlText w:val="%9."/>
      <w:lvlJc w:val="right"/>
      <w:pPr>
        <w:ind w:left="5411" w:hanging="180"/>
      </w:pPr>
    </w:lvl>
  </w:abstractNum>
  <w:abstractNum w:abstractNumId="48" w15:restartNumberingAfterBreak="0">
    <w:nsid w:val="68723A07"/>
    <w:multiLevelType w:val="hybridMultilevel"/>
    <w:tmpl w:val="967226AC"/>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8AF55A6"/>
    <w:multiLevelType w:val="hybridMultilevel"/>
    <w:tmpl w:val="2FDC65AE"/>
    <w:lvl w:ilvl="0" w:tplc="14C4E94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692F736E"/>
    <w:multiLevelType w:val="hybridMultilevel"/>
    <w:tmpl w:val="3C806C4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69A5346A"/>
    <w:multiLevelType w:val="hybridMultilevel"/>
    <w:tmpl w:val="05C470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6C222C12"/>
    <w:multiLevelType w:val="hybridMultilevel"/>
    <w:tmpl w:val="2838591C"/>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6CF71EFE"/>
    <w:multiLevelType w:val="hybridMultilevel"/>
    <w:tmpl w:val="693C8E36"/>
    <w:lvl w:ilvl="0" w:tplc="9C807A0C">
      <w:start w:val="1"/>
      <w:numFmt w:val="bullet"/>
      <w:lvlText w:val=""/>
      <w:lvlJc w:val="left"/>
      <w:pPr>
        <w:ind w:left="1429" w:hanging="360"/>
      </w:pPr>
      <w:rPr>
        <w:rFonts w:ascii="Symbol" w:hAnsi="Symbol" w:hint="default"/>
        <w:b/>
        <w:color w:val="auto"/>
      </w:rPr>
    </w:lvl>
    <w:lvl w:ilvl="1" w:tplc="B9D6FF24">
      <w:start w:val="1"/>
      <w:numFmt w:val="lowerLetter"/>
      <w:lvlText w:val="%2."/>
      <w:lvlJc w:val="left"/>
      <w:pPr>
        <w:ind w:left="2149" w:hanging="360"/>
      </w:pPr>
    </w:lvl>
    <w:lvl w:ilvl="2" w:tplc="AAD89B1C" w:tentative="1">
      <w:start w:val="1"/>
      <w:numFmt w:val="lowerRoman"/>
      <w:lvlText w:val="%3."/>
      <w:lvlJc w:val="right"/>
      <w:pPr>
        <w:ind w:left="2869" w:hanging="180"/>
      </w:pPr>
    </w:lvl>
    <w:lvl w:ilvl="3" w:tplc="138428A2" w:tentative="1">
      <w:start w:val="1"/>
      <w:numFmt w:val="decimal"/>
      <w:lvlText w:val="%4."/>
      <w:lvlJc w:val="left"/>
      <w:pPr>
        <w:ind w:left="3589" w:hanging="360"/>
      </w:pPr>
    </w:lvl>
    <w:lvl w:ilvl="4" w:tplc="22F2ED38" w:tentative="1">
      <w:start w:val="1"/>
      <w:numFmt w:val="lowerLetter"/>
      <w:lvlText w:val="%5."/>
      <w:lvlJc w:val="left"/>
      <w:pPr>
        <w:ind w:left="4309" w:hanging="360"/>
      </w:pPr>
    </w:lvl>
    <w:lvl w:ilvl="5" w:tplc="3F7000B0" w:tentative="1">
      <w:start w:val="1"/>
      <w:numFmt w:val="lowerRoman"/>
      <w:lvlText w:val="%6."/>
      <w:lvlJc w:val="right"/>
      <w:pPr>
        <w:ind w:left="5029" w:hanging="180"/>
      </w:pPr>
    </w:lvl>
    <w:lvl w:ilvl="6" w:tplc="B7467F5E" w:tentative="1">
      <w:start w:val="1"/>
      <w:numFmt w:val="decimal"/>
      <w:lvlText w:val="%7."/>
      <w:lvlJc w:val="left"/>
      <w:pPr>
        <w:ind w:left="5749" w:hanging="360"/>
      </w:pPr>
    </w:lvl>
    <w:lvl w:ilvl="7" w:tplc="9850C136" w:tentative="1">
      <w:start w:val="1"/>
      <w:numFmt w:val="lowerLetter"/>
      <w:lvlText w:val="%8."/>
      <w:lvlJc w:val="left"/>
      <w:pPr>
        <w:ind w:left="6469" w:hanging="360"/>
      </w:pPr>
    </w:lvl>
    <w:lvl w:ilvl="8" w:tplc="EEB8B464" w:tentative="1">
      <w:start w:val="1"/>
      <w:numFmt w:val="lowerRoman"/>
      <w:lvlText w:val="%9."/>
      <w:lvlJc w:val="right"/>
      <w:pPr>
        <w:ind w:left="7189" w:hanging="180"/>
      </w:pPr>
    </w:lvl>
  </w:abstractNum>
  <w:abstractNum w:abstractNumId="54" w15:restartNumberingAfterBreak="0">
    <w:nsid w:val="6DFA602E"/>
    <w:multiLevelType w:val="hybridMultilevel"/>
    <w:tmpl w:val="2F065118"/>
    <w:lvl w:ilvl="0" w:tplc="1E5C1F20">
      <w:start w:val="1"/>
      <w:numFmt w:val="decimal"/>
      <w:lvlText w:val="BSR %1."/>
      <w:lvlJc w:val="left"/>
      <w:pPr>
        <w:ind w:left="785" w:hanging="360"/>
      </w:pPr>
      <w:rPr>
        <w:rFonts w:hint="default"/>
        <w:b w:val="0"/>
        <w:bCs/>
      </w:rPr>
    </w:lvl>
    <w:lvl w:ilvl="1" w:tplc="04190019">
      <w:start w:val="1"/>
      <w:numFmt w:val="lowerLetter"/>
      <w:lvlText w:val="%2."/>
      <w:lvlJc w:val="left"/>
      <w:pPr>
        <w:ind w:left="371" w:hanging="360"/>
      </w:pPr>
    </w:lvl>
    <w:lvl w:ilvl="2" w:tplc="0419001B">
      <w:start w:val="1"/>
      <w:numFmt w:val="lowerRoman"/>
      <w:lvlText w:val="%3."/>
      <w:lvlJc w:val="right"/>
      <w:pPr>
        <w:ind w:left="1091" w:hanging="180"/>
      </w:pPr>
    </w:lvl>
    <w:lvl w:ilvl="3" w:tplc="0419000F">
      <w:start w:val="1"/>
      <w:numFmt w:val="decimal"/>
      <w:lvlText w:val="%4."/>
      <w:lvlJc w:val="left"/>
      <w:pPr>
        <w:ind w:left="1811" w:hanging="360"/>
      </w:pPr>
    </w:lvl>
    <w:lvl w:ilvl="4" w:tplc="04190019" w:tentative="1">
      <w:start w:val="1"/>
      <w:numFmt w:val="lowerLetter"/>
      <w:lvlText w:val="%5."/>
      <w:lvlJc w:val="left"/>
      <w:pPr>
        <w:ind w:left="2531" w:hanging="360"/>
      </w:pPr>
    </w:lvl>
    <w:lvl w:ilvl="5" w:tplc="0419001B" w:tentative="1">
      <w:start w:val="1"/>
      <w:numFmt w:val="lowerRoman"/>
      <w:lvlText w:val="%6."/>
      <w:lvlJc w:val="right"/>
      <w:pPr>
        <w:ind w:left="3251" w:hanging="180"/>
      </w:pPr>
    </w:lvl>
    <w:lvl w:ilvl="6" w:tplc="0419000F" w:tentative="1">
      <w:start w:val="1"/>
      <w:numFmt w:val="decimal"/>
      <w:lvlText w:val="%7."/>
      <w:lvlJc w:val="left"/>
      <w:pPr>
        <w:ind w:left="3971" w:hanging="360"/>
      </w:pPr>
    </w:lvl>
    <w:lvl w:ilvl="7" w:tplc="04190019" w:tentative="1">
      <w:start w:val="1"/>
      <w:numFmt w:val="lowerLetter"/>
      <w:lvlText w:val="%8."/>
      <w:lvlJc w:val="left"/>
      <w:pPr>
        <w:ind w:left="4691" w:hanging="360"/>
      </w:pPr>
    </w:lvl>
    <w:lvl w:ilvl="8" w:tplc="0419001B" w:tentative="1">
      <w:start w:val="1"/>
      <w:numFmt w:val="lowerRoman"/>
      <w:lvlText w:val="%9."/>
      <w:lvlJc w:val="right"/>
      <w:pPr>
        <w:ind w:left="5411" w:hanging="180"/>
      </w:pPr>
    </w:lvl>
  </w:abstractNum>
  <w:abstractNum w:abstractNumId="55" w15:restartNumberingAfterBreak="0">
    <w:nsid w:val="6F530B2A"/>
    <w:multiLevelType w:val="multilevel"/>
    <w:tmpl w:val="F62C8DC6"/>
    <w:styleLink w:val="1"/>
    <w:lvl w:ilvl="0">
      <w:start w:val="2"/>
      <w:numFmt w:val="decimal"/>
      <w:lvlText w:val="%1"/>
      <w:lvlJc w:val="left"/>
      <w:pPr>
        <w:ind w:left="1429" w:hanging="357"/>
      </w:pPr>
      <w:rPr>
        <w:rFonts w:hint="default"/>
      </w:rPr>
    </w:lvl>
    <w:lvl w:ilvl="1">
      <w:start w:val="1"/>
      <w:numFmt w:val="decimal"/>
      <w:lvlRestart w:val="0"/>
      <w:lvlText w:val="%1.%2"/>
      <w:lvlJc w:val="left"/>
      <w:pPr>
        <w:ind w:left="1067" w:hanging="357"/>
      </w:pPr>
      <w:rPr>
        <w:rFonts w:hint="default"/>
      </w:rPr>
    </w:lvl>
    <w:lvl w:ilvl="2">
      <w:start w:val="1"/>
      <w:numFmt w:val="decimal"/>
      <w:lvlText w:val="%1.%2.%3."/>
      <w:lvlJc w:val="left"/>
      <w:pPr>
        <w:ind w:left="1451" w:hanging="357"/>
      </w:pPr>
      <w:rPr>
        <w:rFonts w:hint="default"/>
      </w:rPr>
    </w:lvl>
    <w:lvl w:ilvl="3">
      <w:start w:val="1"/>
      <w:numFmt w:val="decimal"/>
      <w:lvlText w:val="%1.%2.%3.%4"/>
      <w:lvlJc w:val="left"/>
      <w:pPr>
        <w:ind w:left="1462" w:hanging="357"/>
      </w:pPr>
      <w:rPr>
        <w:rFonts w:hint="default"/>
      </w:rPr>
    </w:lvl>
    <w:lvl w:ilvl="4">
      <w:start w:val="1"/>
      <w:numFmt w:val="decimal"/>
      <w:lvlText w:val="%1.%2.%3.%4.%5"/>
      <w:lvlJc w:val="left"/>
      <w:pPr>
        <w:ind w:left="1473" w:hanging="357"/>
      </w:pPr>
      <w:rPr>
        <w:rFonts w:hint="default"/>
      </w:rPr>
    </w:lvl>
    <w:lvl w:ilvl="5">
      <w:start w:val="1"/>
      <w:numFmt w:val="decimal"/>
      <w:lvlText w:val="%1.%2.%3.%4.%5.%6"/>
      <w:lvlJc w:val="left"/>
      <w:pPr>
        <w:ind w:left="1484" w:hanging="357"/>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495" w:hanging="357"/>
      </w:pPr>
      <w:rPr>
        <w:rFonts w:hint="default"/>
      </w:rPr>
    </w:lvl>
    <w:lvl w:ilvl="7">
      <w:start w:val="1"/>
      <w:numFmt w:val="decimal"/>
      <w:lvlText w:val="%1.%2.%3.%4.%5.%6.%7.%8"/>
      <w:lvlJc w:val="left"/>
      <w:pPr>
        <w:ind w:left="1506" w:hanging="357"/>
      </w:pPr>
      <w:rPr>
        <w:rFonts w:hint="default"/>
      </w:rPr>
    </w:lvl>
    <w:lvl w:ilvl="8">
      <w:start w:val="1"/>
      <w:numFmt w:val="decimal"/>
      <w:lvlText w:val="%1.%2.%3.%4.%5.%6.%7.%8.%9"/>
      <w:lvlJc w:val="left"/>
      <w:pPr>
        <w:ind w:left="1517" w:hanging="357"/>
      </w:pPr>
      <w:rPr>
        <w:rFonts w:hint="default"/>
      </w:rPr>
    </w:lvl>
  </w:abstractNum>
  <w:abstractNum w:abstractNumId="56" w15:restartNumberingAfterBreak="0">
    <w:nsid w:val="6F5C5F74"/>
    <w:multiLevelType w:val="hybridMultilevel"/>
    <w:tmpl w:val="48B01824"/>
    <w:lvl w:ilvl="0" w:tplc="01569EC4">
      <w:start w:val="1"/>
      <w:numFmt w:val="decimal"/>
      <w:lvlText w:val="%1"/>
      <w:lvlJc w:val="left"/>
      <w:pPr>
        <w:ind w:left="0" w:firstLine="0"/>
      </w:pPr>
      <w:rPr>
        <w:sz w:val="20"/>
      </w:rPr>
    </w:lvl>
    <w:lvl w:ilvl="1" w:tplc="359CFE3C">
      <w:start w:val="1"/>
      <w:numFmt w:val="lowerLetter"/>
      <w:lvlText w:val="%2."/>
      <w:lvlJc w:val="left"/>
      <w:pPr>
        <w:ind w:left="1440" w:hanging="360"/>
      </w:pPr>
    </w:lvl>
    <w:lvl w:ilvl="2" w:tplc="05167BE4">
      <w:start w:val="1"/>
      <w:numFmt w:val="lowerRoman"/>
      <w:lvlText w:val="%3."/>
      <w:lvlJc w:val="right"/>
      <w:pPr>
        <w:ind w:left="2160" w:hanging="180"/>
      </w:pPr>
    </w:lvl>
    <w:lvl w:ilvl="3" w:tplc="3EF00C1C">
      <w:start w:val="1"/>
      <w:numFmt w:val="decimal"/>
      <w:lvlText w:val="%4."/>
      <w:lvlJc w:val="left"/>
      <w:pPr>
        <w:ind w:left="2880" w:hanging="360"/>
      </w:pPr>
    </w:lvl>
    <w:lvl w:ilvl="4" w:tplc="FF04EB6C">
      <w:start w:val="1"/>
      <w:numFmt w:val="lowerLetter"/>
      <w:lvlText w:val="%5."/>
      <w:lvlJc w:val="left"/>
      <w:pPr>
        <w:ind w:left="3600" w:hanging="360"/>
      </w:pPr>
    </w:lvl>
    <w:lvl w:ilvl="5" w:tplc="2E98C480">
      <w:start w:val="1"/>
      <w:numFmt w:val="lowerRoman"/>
      <w:lvlText w:val="%6."/>
      <w:lvlJc w:val="right"/>
      <w:pPr>
        <w:ind w:left="4320" w:hanging="180"/>
      </w:pPr>
    </w:lvl>
    <w:lvl w:ilvl="6" w:tplc="E294C96C">
      <w:start w:val="1"/>
      <w:numFmt w:val="decimal"/>
      <w:lvlText w:val="%7."/>
      <w:lvlJc w:val="left"/>
      <w:pPr>
        <w:ind w:left="5040" w:hanging="360"/>
      </w:pPr>
    </w:lvl>
    <w:lvl w:ilvl="7" w:tplc="E432D698">
      <w:start w:val="1"/>
      <w:numFmt w:val="lowerLetter"/>
      <w:lvlText w:val="%8."/>
      <w:lvlJc w:val="left"/>
      <w:pPr>
        <w:ind w:left="5760" w:hanging="360"/>
      </w:pPr>
    </w:lvl>
    <w:lvl w:ilvl="8" w:tplc="3060314C">
      <w:start w:val="1"/>
      <w:numFmt w:val="lowerRoman"/>
      <w:lvlText w:val="%9."/>
      <w:lvlJc w:val="right"/>
      <w:pPr>
        <w:ind w:left="6480" w:hanging="180"/>
      </w:pPr>
    </w:lvl>
  </w:abstractNum>
  <w:abstractNum w:abstractNumId="57" w15:restartNumberingAfterBreak="0">
    <w:nsid w:val="70C63D62"/>
    <w:multiLevelType w:val="hybridMultilevel"/>
    <w:tmpl w:val="41D6251C"/>
    <w:lvl w:ilvl="0" w:tplc="CA96505C">
      <w:start w:val="1"/>
      <w:numFmt w:val="bullet"/>
      <w:lvlText w:val=""/>
      <w:lvlJc w:val="left"/>
      <w:pPr>
        <w:ind w:left="1028" w:hanging="360"/>
      </w:pPr>
      <w:rPr>
        <w:rFonts w:ascii="Symbol" w:hAnsi="Symbol" w:hint="default"/>
        <w:b w:val="0"/>
      </w:rPr>
    </w:lvl>
    <w:lvl w:ilvl="1" w:tplc="5FF6FCD4">
      <w:start w:val="1"/>
      <w:numFmt w:val="lowerLetter"/>
      <w:lvlText w:val="%2."/>
      <w:lvlJc w:val="left"/>
      <w:pPr>
        <w:ind w:left="731" w:hanging="360"/>
      </w:pPr>
    </w:lvl>
    <w:lvl w:ilvl="2" w:tplc="EDB6FA0A">
      <w:start w:val="1"/>
      <w:numFmt w:val="lowerRoman"/>
      <w:lvlText w:val="%3."/>
      <w:lvlJc w:val="right"/>
      <w:pPr>
        <w:ind w:left="1451" w:hanging="180"/>
      </w:pPr>
    </w:lvl>
    <w:lvl w:ilvl="3" w:tplc="E3C8F810" w:tentative="1">
      <w:start w:val="1"/>
      <w:numFmt w:val="decimal"/>
      <w:lvlText w:val="%4."/>
      <w:lvlJc w:val="left"/>
      <w:pPr>
        <w:ind w:left="2171" w:hanging="360"/>
      </w:pPr>
    </w:lvl>
    <w:lvl w:ilvl="4" w:tplc="07221CFE" w:tentative="1">
      <w:start w:val="1"/>
      <w:numFmt w:val="lowerLetter"/>
      <w:lvlText w:val="%5."/>
      <w:lvlJc w:val="left"/>
      <w:pPr>
        <w:ind w:left="2891" w:hanging="360"/>
      </w:pPr>
    </w:lvl>
    <w:lvl w:ilvl="5" w:tplc="AF1A22F0" w:tentative="1">
      <w:start w:val="1"/>
      <w:numFmt w:val="lowerRoman"/>
      <w:lvlText w:val="%6."/>
      <w:lvlJc w:val="right"/>
      <w:pPr>
        <w:ind w:left="3611" w:hanging="180"/>
      </w:pPr>
    </w:lvl>
    <w:lvl w:ilvl="6" w:tplc="D0C6D82C" w:tentative="1">
      <w:start w:val="1"/>
      <w:numFmt w:val="decimal"/>
      <w:lvlText w:val="%7."/>
      <w:lvlJc w:val="left"/>
      <w:pPr>
        <w:ind w:left="4331" w:hanging="360"/>
      </w:pPr>
    </w:lvl>
    <w:lvl w:ilvl="7" w:tplc="B77A64C4" w:tentative="1">
      <w:start w:val="1"/>
      <w:numFmt w:val="lowerLetter"/>
      <w:lvlText w:val="%8."/>
      <w:lvlJc w:val="left"/>
      <w:pPr>
        <w:ind w:left="5051" w:hanging="360"/>
      </w:pPr>
    </w:lvl>
    <w:lvl w:ilvl="8" w:tplc="21203302" w:tentative="1">
      <w:start w:val="1"/>
      <w:numFmt w:val="lowerRoman"/>
      <w:lvlText w:val="%9."/>
      <w:lvlJc w:val="right"/>
      <w:pPr>
        <w:ind w:left="5771" w:hanging="180"/>
      </w:pPr>
    </w:lvl>
  </w:abstractNum>
  <w:abstractNum w:abstractNumId="58" w15:restartNumberingAfterBreak="0">
    <w:nsid w:val="722556FC"/>
    <w:multiLevelType w:val="hybridMultilevel"/>
    <w:tmpl w:val="6E8EC5B0"/>
    <w:lvl w:ilvl="0" w:tplc="1E5C1F20">
      <w:start w:val="1"/>
      <w:numFmt w:val="decimal"/>
      <w:lvlText w:val="BSR %1."/>
      <w:lvlJc w:val="left"/>
      <w:pPr>
        <w:ind w:left="785" w:hanging="360"/>
      </w:pPr>
      <w:rPr>
        <w:rFonts w:hint="default"/>
        <w:b w:val="0"/>
        <w:bCs/>
      </w:rPr>
    </w:lvl>
    <w:lvl w:ilvl="1" w:tplc="FFFFFFFF">
      <w:start w:val="1"/>
      <w:numFmt w:val="lowerLetter"/>
      <w:lvlText w:val="%2."/>
      <w:lvlJc w:val="left"/>
      <w:pPr>
        <w:ind w:left="371" w:hanging="360"/>
      </w:pPr>
    </w:lvl>
    <w:lvl w:ilvl="2" w:tplc="FFFFFFFF">
      <w:start w:val="1"/>
      <w:numFmt w:val="lowerRoman"/>
      <w:lvlText w:val="%3."/>
      <w:lvlJc w:val="right"/>
      <w:pPr>
        <w:ind w:left="1091" w:hanging="180"/>
      </w:pPr>
    </w:lvl>
    <w:lvl w:ilvl="3" w:tplc="FFFFFFFF">
      <w:start w:val="1"/>
      <w:numFmt w:val="decimal"/>
      <w:lvlText w:val="%4."/>
      <w:lvlJc w:val="left"/>
      <w:pPr>
        <w:ind w:left="1811" w:hanging="360"/>
      </w:pPr>
    </w:lvl>
    <w:lvl w:ilvl="4" w:tplc="FFFFFFFF" w:tentative="1">
      <w:start w:val="1"/>
      <w:numFmt w:val="lowerLetter"/>
      <w:lvlText w:val="%5."/>
      <w:lvlJc w:val="left"/>
      <w:pPr>
        <w:ind w:left="2531" w:hanging="360"/>
      </w:pPr>
    </w:lvl>
    <w:lvl w:ilvl="5" w:tplc="FFFFFFFF" w:tentative="1">
      <w:start w:val="1"/>
      <w:numFmt w:val="lowerRoman"/>
      <w:lvlText w:val="%6."/>
      <w:lvlJc w:val="right"/>
      <w:pPr>
        <w:ind w:left="3251" w:hanging="180"/>
      </w:pPr>
    </w:lvl>
    <w:lvl w:ilvl="6" w:tplc="FFFFFFFF" w:tentative="1">
      <w:start w:val="1"/>
      <w:numFmt w:val="decimal"/>
      <w:lvlText w:val="%7."/>
      <w:lvlJc w:val="left"/>
      <w:pPr>
        <w:ind w:left="3971" w:hanging="360"/>
      </w:pPr>
    </w:lvl>
    <w:lvl w:ilvl="7" w:tplc="FFFFFFFF" w:tentative="1">
      <w:start w:val="1"/>
      <w:numFmt w:val="lowerLetter"/>
      <w:lvlText w:val="%8."/>
      <w:lvlJc w:val="left"/>
      <w:pPr>
        <w:ind w:left="4691" w:hanging="360"/>
      </w:pPr>
    </w:lvl>
    <w:lvl w:ilvl="8" w:tplc="FFFFFFFF" w:tentative="1">
      <w:start w:val="1"/>
      <w:numFmt w:val="lowerRoman"/>
      <w:lvlText w:val="%9."/>
      <w:lvlJc w:val="right"/>
      <w:pPr>
        <w:ind w:left="5411" w:hanging="180"/>
      </w:pPr>
    </w:lvl>
  </w:abstractNum>
  <w:abstractNum w:abstractNumId="59" w15:restartNumberingAfterBreak="0">
    <w:nsid w:val="73850FF2"/>
    <w:multiLevelType w:val="hybridMultilevel"/>
    <w:tmpl w:val="16D07886"/>
    <w:lvl w:ilvl="0" w:tplc="992CC6F0">
      <w:start w:val="1"/>
      <w:numFmt w:val="decimal"/>
      <w:pStyle w:val="4"/>
      <w:lvlText w:val="Рисунок %1 "/>
      <w:lvlJc w:val="left"/>
      <w:pPr>
        <w:ind w:left="720" w:hanging="360"/>
      </w:pPr>
      <w:rPr>
        <w:rFonts w:hint="default"/>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79BB4CF3"/>
    <w:multiLevelType w:val="hybridMultilevel"/>
    <w:tmpl w:val="283859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A1B2D0A"/>
    <w:multiLevelType w:val="hybridMultilevel"/>
    <w:tmpl w:val="370C184E"/>
    <w:lvl w:ilvl="0" w:tplc="14C4E948">
      <w:start w:val="1"/>
      <w:numFmt w:val="bullet"/>
      <w:lvlText w:val="-"/>
      <w:lvlJc w:val="left"/>
      <w:pPr>
        <w:ind w:left="720" w:hanging="360"/>
      </w:pPr>
      <w:rPr>
        <w:rFonts w:ascii="Times New Roman" w:eastAsia="Times New Roman" w:hAnsi="Times New Roman" w:cs="Times New Roman" w:hint="default"/>
      </w:rPr>
    </w:lvl>
    <w:lvl w:ilvl="1" w:tplc="F6280FE0">
      <w:start w:val="1"/>
      <w:numFmt w:val="bullet"/>
      <w:lvlText w:val="o"/>
      <w:lvlJc w:val="left"/>
      <w:pPr>
        <w:ind w:left="1440" w:hanging="360"/>
      </w:pPr>
      <w:rPr>
        <w:rFonts w:ascii="Courier New" w:hAnsi="Courier New" w:cs="Courier New" w:hint="default"/>
      </w:rPr>
    </w:lvl>
    <w:lvl w:ilvl="2" w:tplc="4CDAB846">
      <w:start w:val="1"/>
      <w:numFmt w:val="bullet"/>
      <w:lvlText w:val=""/>
      <w:lvlJc w:val="left"/>
      <w:pPr>
        <w:ind w:left="2160" w:hanging="360"/>
      </w:pPr>
      <w:rPr>
        <w:rFonts w:ascii="Wingdings" w:hAnsi="Wingdings" w:hint="default"/>
      </w:rPr>
    </w:lvl>
    <w:lvl w:ilvl="3" w:tplc="EB0CB20C">
      <w:start w:val="1"/>
      <w:numFmt w:val="bullet"/>
      <w:lvlText w:val=""/>
      <w:lvlJc w:val="left"/>
      <w:pPr>
        <w:ind w:left="2880" w:hanging="360"/>
      </w:pPr>
      <w:rPr>
        <w:rFonts w:ascii="Symbol" w:hAnsi="Symbol" w:hint="default"/>
      </w:rPr>
    </w:lvl>
    <w:lvl w:ilvl="4" w:tplc="FB9297F4">
      <w:start w:val="1"/>
      <w:numFmt w:val="bullet"/>
      <w:lvlText w:val="o"/>
      <w:lvlJc w:val="left"/>
      <w:pPr>
        <w:ind w:left="3600" w:hanging="360"/>
      </w:pPr>
      <w:rPr>
        <w:rFonts w:ascii="Courier New" w:hAnsi="Courier New" w:cs="Courier New" w:hint="default"/>
      </w:rPr>
    </w:lvl>
    <w:lvl w:ilvl="5" w:tplc="08D64694">
      <w:start w:val="1"/>
      <w:numFmt w:val="bullet"/>
      <w:lvlText w:val=""/>
      <w:lvlJc w:val="left"/>
      <w:pPr>
        <w:ind w:left="4320" w:hanging="360"/>
      </w:pPr>
      <w:rPr>
        <w:rFonts w:ascii="Wingdings" w:hAnsi="Wingdings" w:hint="default"/>
      </w:rPr>
    </w:lvl>
    <w:lvl w:ilvl="6" w:tplc="EE084ED8">
      <w:start w:val="1"/>
      <w:numFmt w:val="bullet"/>
      <w:lvlText w:val=""/>
      <w:lvlJc w:val="left"/>
      <w:pPr>
        <w:ind w:left="5040" w:hanging="360"/>
      </w:pPr>
      <w:rPr>
        <w:rFonts w:ascii="Symbol" w:hAnsi="Symbol" w:hint="default"/>
      </w:rPr>
    </w:lvl>
    <w:lvl w:ilvl="7" w:tplc="418E605A">
      <w:start w:val="1"/>
      <w:numFmt w:val="bullet"/>
      <w:lvlText w:val="o"/>
      <w:lvlJc w:val="left"/>
      <w:pPr>
        <w:ind w:left="5760" w:hanging="360"/>
      </w:pPr>
      <w:rPr>
        <w:rFonts w:ascii="Courier New" w:hAnsi="Courier New" w:cs="Courier New" w:hint="default"/>
      </w:rPr>
    </w:lvl>
    <w:lvl w:ilvl="8" w:tplc="D13A2B1A">
      <w:start w:val="1"/>
      <w:numFmt w:val="bullet"/>
      <w:lvlText w:val=""/>
      <w:lvlJc w:val="left"/>
      <w:pPr>
        <w:ind w:left="6480" w:hanging="360"/>
      </w:pPr>
      <w:rPr>
        <w:rFonts w:ascii="Wingdings" w:hAnsi="Wingdings" w:hint="default"/>
      </w:rPr>
    </w:lvl>
  </w:abstractNum>
  <w:abstractNum w:abstractNumId="62" w15:restartNumberingAfterBreak="0">
    <w:nsid w:val="7AB7204C"/>
    <w:multiLevelType w:val="hybridMultilevel"/>
    <w:tmpl w:val="57B2AF92"/>
    <w:lvl w:ilvl="0" w:tplc="11345150">
      <w:start w:val="1"/>
      <w:numFmt w:val="decimal"/>
      <w:lvlText w:val="Таблица %1 -"/>
      <w:lvlJc w:val="left"/>
      <w:pPr>
        <w:ind w:left="1211"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3" w15:restartNumberingAfterBreak="0">
    <w:nsid w:val="7F3D2068"/>
    <w:multiLevelType w:val="multilevel"/>
    <w:tmpl w:val="4E4633E0"/>
    <w:lvl w:ilvl="0">
      <w:start w:val="1"/>
      <w:numFmt w:val="decimal"/>
      <w:lvlText w:val="4.%1."/>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4.%1.%2.%3.%4."/>
      <w:lvlJc w:val="left"/>
      <w:pPr>
        <w:ind w:left="1728" w:hanging="648"/>
      </w:pPr>
      <w:rPr>
        <w:rFonts w:hint="default"/>
      </w:rPr>
    </w:lvl>
    <w:lvl w:ilvl="4">
      <w:start w:val="1"/>
      <w:numFmt w:val="decimal"/>
      <w:lvlText w:val="4.%1.%2.%3.%4.%5."/>
      <w:lvlJc w:val="left"/>
      <w:pPr>
        <w:ind w:left="2232" w:hanging="792"/>
      </w:pPr>
      <w:rPr>
        <w:rFonts w:hint="default"/>
      </w:rPr>
    </w:lvl>
    <w:lvl w:ilvl="5">
      <w:start w:val="1"/>
      <w:numFmt w:val="decimal"/>
      <w:lvlText w:val="4.%1.%2.%3.%4.%5.%6."/>
      <w:lvlJc w:val="left"/>
      <w:pPr>
        <w:ind w:left="2736" w:hanging="936"/>
      </w:pPr>
      <w:rPr>
        <w:rFonts w:hint="default"/>
      </w:rPr>
    </w:lvl>
    <w:lvl w:ilvl="6">
      <w:start w:val="1"/>
      <w:numFmt w:val="decimal"/>
      <w:lvlText w:val="4.%1.%2.%3.%4.%5.%6.%7."/>
      <w:lvlJc w:val="left"/>
      <w:pPr>
        <w:ind w:left="3240" w:hanging="1080"/>
      </w:pPr>
      <w:rPr>
        <w:rFonts w:hint="default"/>
      </w:rPr>
    </w:lvl>
    <w:lvl w:ilvl="7">
      <w:start w:val="1"/>
      <w:numFmt w:val="decimal"/>
      <w:lvlText w:val="4.%1.%2.%3.%4.%5.%6.%7.%8."/>
      <w:lvlJc w:val="left"/>
      <w:pPr>
        <w:ind w:left="3744" w:hanging="1224"/>
      </w:pPr>
      <w:rPr>
        <w:rFonts w:hint="default"/>
      </w:rPr>
    </w:lvl>
    <w:lvl w:ilvl="8">
      <w:start w:val="1"/>
      <w:numFmt w:val="decimal"/>
      <w:lvlText w:val="4.%1.%2.%3.%4.%5.%6.%7.%8.%9."/>
      <w:lvlJc w:val="left"/>
      <w:pPr>
        <w:ind w:left="4320" w:hanging="1440"/>
      </w:pPr>
      <w:rPr>
        <w:rFonts w:hint="default"/>
      </w:rPr>
    </w:lvl>
  </w:abstractNum>
  <w:abstractNum w:abstractNumId="64" w15:restartNumberingAfterBreak="0">
    <w:nsid w:val="7F926727"/>
    <w:multiLevelType w:val="hybridMultilevel"/>
    <w:tmpl w:val="20C21DE0"/>
    <w:lvl w:ilvl="0" w:tplc="14C4E94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num>
  <w:num w:numId="2">
    <w:abstractNumId w:val="1"/>
  </w:num>
  <w:num w:numId="3">
    <w:abstractNumId w:val="31"/>
  </w:num>
  <w:num w:numId="4">
    <w:abstractNumId w:val="38"/>
  </w:num>
  <w:num w:numId="5">
    <w:abstractNumId w:val="14"/>
  </w:num>
  <w:num w:numId="6">
    <w:abstractNumId w:val="37"/>
  </w:num>
  <w:num w:numId="7">
    <w:abstractNumId w:val="53"/>
  </w:num>
  <w:num w:numId="8">
    <w:abstractNumId w:val="26"/>
  </w:num>
  <w:num w:numId="9">
    <w:abstractNumId w:val="47"/>
  </w:num>
  <w:num w:numId="10">
    <w:abstractNumId w:val="57"/>
  </w:num>
  <w:num w:numId="11">
    <w:abstractNumId w:val="13"/>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num>
  <w:num w:numId="14">
    <w:abstractNumId w:val="61"/>
  </w:num>
  <w:num w:numId="1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41"/>
  </w:num>
  <w:num w:numId="20">
    <w:abstractNumId w:val="0"/>
  </w:num>
  <w:num w:numId="21">
    <w:abstractNumId w:val="51"/>
  </w:num>
  <w:num w:numId="22">
    <w:abstractNumId w:val="49"/>
  </w:num>
  <w:num w:numId="23">
    <w:abstractNumId w:val="34"/>
  </w:num>
  <w:num w:numId="24">
    <w:abstractNumId w:val="64"/>
  </w:num>
  <w:num w:numId="25">
    <w:abstractNumId w:val="29"/>
  </w:num>
  <w:num w:numId="26">
    <w:abstractNumId w:val="10"/>
  </w:num>
  <w:num w:numId="27">
    <w:abstractNumId w:val="23"/>
  </w:num>
  <w:num w:numId="28">
    <w:abstractNumId w:val="62"/>
  </w:num>
  <w:num w:numId="29">
    <w:abstractNumId w:val="35"/>
  </w:num>
  <w:num w:numId="30">
    <w:abstractNumId w:val="43"/>
  </w:num>
  <w:num w:numId="31">
    <w:abstractNumId w:val="20"/>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
  </w:num>
  <w:num w:numId="38">
    <w:abstractNumId w:val="63"/>
  </w:num>
  <w:num w:numId="39">
    <w:abstractNumId w:val="9"/>
  </w:num>
  <w:num w:numId="40">
    <w:abstractNumId w:val="17"/>
  </w:num>
  <w:num w:numId="41">
    <w:abstractNumId w:val="21"/>
  </w:num>
  <w:num w:numId="42">
    <w:abstractNumId w:val="12"/>
  </w:num>
  <w:num w:numId="43">
    <w:abstractNumId w:val="15"/>
  </w:num>
  <w:num w:numId="44">
    <w:abstractNumId w:val="55"/>
  </w:num>
  <w:num w:numId="45">
    <w:abstractNumId w:val="59"/>
  </w:num>
  <w:num w:numId="46">
    <w:abstractNumId w:val="11"/>
  </w:num>
  <w:num w:numId="47">
    <w:abstractNumId w:val="30"/>
  </w:num>
  <w:num w:numId="48">
    <w:abstractNumId w:val="46"/>
  </w:num>
  <w:num w:numId="49">
    <w:abstractNumId w:val="36"/>
  </w:num>
  <w:num w:numId="50">
    <w:abstractNumId w:val="42"/>
  </w:num>
  <w:num w:numId="51">
    <w:abstractNumId w:val="19"/>
  </w:num>
  <w:num w:numId="52">
    <w:abstractNumId w:val="58"/>
  </w:num>
  <w:num w:numId="53">
    <w:abstractNumId w:val="48"/>
  </w:num>
  <w:num w:numId="54">
    <w:abstractNumId w:val="32"/>
  </w:num>
  <w:num w:numId="55">
    <w:abstractNumId w:val="2"/>
  </w:num>
  <w:num w:numId="56">
    <w:abstractNumId w:val="45"/>
  </w:num>
  <w:num w:numId="57">
    <w:abstractNumId w:val="5"/>
  </w:num>
  <w:num w:numId="58">
    <w:abstractNumId w:val="7"/>
  </w:num>
  <w:num w:numId="59">
    <w:abstractNumId w:val="50"/>
  </w:num>
  <w:num w:numId="60">
    <w:abstractNumId w:val="18"/>
  </w:num>
  <w:num w:numId="61">
    <w:abstractNumId w:val="52"/>
  </w:num>
  <w:num w:numId="62">
    <w:abstractNumId w:val="44"/>
  </w:num>
  <w:num w:numId="63">
    <w:abstractNumId w:val="16"/>
  </w:num>
  <w:num w:numId="64">
    <w:abstractNumId w:val="25"/>
  </w:num>
  <w:num w:numId="65">
    <w:abstractNumId w:val="60"/>
  </w:num>
  <w:num w:numId="66">
    <w:abstractNumId w:val="40"/>
  </w:num>
  <w:num w:numId="67">
    <w:abstractNumId w:val="28"/>
  </w:num>
  <w:num w:numId="68">
    <w:abstractNumId w:val="54"/>
  </w:num>
  <w:num w:numId="69">
    <w:abstractNumId w:val="39"/>
  </w:num>
  <w:num w:numId="70">
    <w:abstractNumId w:val="6"/>
  </w:num>
  <w:num w:numId="71">
    <w:abstractNumId w:val="24"/>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оболева Анна">
    <w15:presenceInfo w15:providerId="None" w15:userId="Соболева Анна"/>
  </w15:person>
  <w15:person w15:author="NOVINKOV Daniil">
    <w15:presenceInfo w15:providerId="AD" w15:userId="S-1-5-21-1901500866-2826245353-34003121-2263"/>
  </w15:person>
  <w15:person w15:author="Сергей Сенцов">
    <w15:presenceInfo w15:providerId="Windows Live" w15:userId="ac69a502c5f64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29F"/>
    <w:rsid w:val="0000042C"/>
    <w:rsid w:val="000004E8"/>
    <w:rsid w:val="00000522"/>
    <w:rsid w:val="000027C8"/>
    <w:rsid w:val="000038A5"/>
    <w:rsid w:val="0000600B"/>
    <w:rsid w:val="00007141"/>
    <w:rsid w:val="00010DCD"/>
    <w:rsid w:val="00011952"/>
    <w:rsid w:val="00016DED"/>
    <w:rsid w:val="00017490"/>
    <w:rsid w:val="00020798"/>
    <w:rsid w:val="00020DA8"/>
    <w:rsid w:val="00021FC2"/>
    <w:rsid w:val="0002279F"/>
    <w:rsid w:val="000247D8"/>
    <w:rsid w:val="00024E06"/>
    <w:rsid w:val="00025AD2"/>
    <w:rsid w:val="000262D9"/>
    <w:rsid w:val="00027E7E"/>
    <w:rsid w:val="00030FF1"/>
    <w:rsid w:val="00031139"/>
    <w:rsid w:val="000328E5"/>
    <w:rsid w:val="00034B26"/>
    <w:rsid w:val="00034F8D"/>
    <w:rsid w:val="0003617F"/>
    <w:rsid w:val="00036871"/>
    <w:rsid w:val="00036E3A"/>
    <w:rsid w:val="00040115"/>
    <w:rsid w:val="0004066D"/>
    <w:rsid w:val="00041A9B"/>
    <w:rsid w:val="00042B24"/>
    <w:rsid w:val="00042F59"/>
    <w:rsid w:val="00043EBA"/>
    <w:rsid w:val="00047890"/>
    <w:rsid w:val="000516FD"/>
    <w:rsid w:val="000524B8"/>
    <w:rsid w:val="0005281D"/>
    <w:rsid w:val="00052F5C"/>
    <w:rsid w:val="00054E66"/>
    <w:rsid w:val="00055328"/>
    <w:rsid w:val="000558BE"/>
    <w:rsid w:val="0005744F"/>
    <w:rsid w:val="000575BC"/>
    <w:rsid w:val="00060604"/>
    <w:rsid w:val="000612EC"/>
    <w:rsid w:val="00063EA5"/>
    <w:rsid w:val="000641B0"/>
    <w:rsid w:val="00065584"/>
    <w:rsid w:val="00065983"/>
    <w:rsid w:val="0006657A"/>
    <w:rsid w:val="000677E3"/>
    <w:rsid w:val="00070886"/>
    <w:rsid w:val="000750E0"/>
    <w:rsid w:val="00076932"/>
    <w:rsid w:val="000819C1"/>
    <w:rsid w:val="00082AD0"/>
    <w:rsid w:val="00082C6B"/>
    <w:rsid w:val="000831E6"/>
    <w:rsid w:val="00083768"/>
    <w:rsid w:val="00087C4E"/>
    <w:rsid w:val="00087C84"/>
    <w:rsid w:val="00087CDB"/>
    <w:rsid w:val="00090E36"/>
    <w:rsid w:val="00090F2E"/>
    <w:rsid w:val="00095AFE"/>
    <w:rsid w:val="000A3C0B"/>
    <w:rsid w:val="000A4165"/>
    <w:rsid w:val="000A6A53"/>
    <w:rsid w:val="000A7AB2"/>
    <w:rsid w:val="000A7F5E"/>
    <w:rsid w:val="000B384A"/>
    <w:rsid w:val="000B3FE2"/>
    <w:rsid w:val="000B4A52"/>
    <w:rsid w:val="000B5F67"/>
    <w:rsid w:val="000B61C5"/>
    <w:rsid w:val="000C268A"/>
    <w:rsid w:val="000C3B5D"/>
    <w:rsid w:val="000C6E5F"/>
    <w:rsid w:val="000D0E6C"/>
    <w:rsid w:val="000D1BF3"/>
    <w:rsid w:val="000D2844"/>
    <w:rsid w:val="000D2912"/>
    <w:rsid w:val="000D71E8"/>
    <w:rsid w:val="000D7C42"/>
    <w:rsid w:val="000E3744"/>
    <w:rsid w:val="000E50AC"/>
    <w:rsid w:val="000E535D"/>
    <w:rsid w:val="000E5609"/>
    <w:rsid w:val="000E787B"/>
    <w:rsid w:val="000F2BDA"/>
    <w:rsid w:val="000F2E0C"/>
    <w:rsid w:val="000F43A4"/>
    <w:rsid w:val="000F467B"/>
    <w:rsid w:val="000F6DBD"/>
    <w:rsid w:val="001002D8"/>
    <w:rsid w:val="00101C18"/>
    <w:rsid w:val="00102D3C"/>
    <w:rsid w:val="00103ED5"/>
    <w:rsid w:val="001067F0"/>
    <w:rsid w:val="0010695C"/>
    <w:rsid w:val="001109CE"/>
    <w:rsid w:val="00111591"/>
    <w:rsid w:val="001115CC"/>
    <w:rsid w:val="001120C9"/>
    <w:rsid w:val="001137C7"/>
    <w:rsid w:val="00113981"/>
    <w:rsid w:val="0011407E"/>
    <w:rsid w:val="001140A0"/>
    <w:rsid w:val="00114577"/>
    <w:rsid w:val="0011489F"/>
    <w:rsid w:val="00116387"/>
    <w:rsid w:val="001168A4"/>
    <w:rsid w:val="00117B33"/>
    <w:rsid w:val="0012129F"/>
    <w:rsid w:val="00121DF7"/>
    <w:rsid w:val="00122A19"/>
    <w:rsid w:val="00122D48"/>
    <w:rsid w:val="00125CC3"/>
    <w:rsid w:val="0012684F"/>
    <w:rsid w:val="00126F2D"/>
    <w:rsid w:val="00127D14"/>
    <w:rsid w:val="001318A4"/>
    <w:rsid w:val="00131D02"/>
    <w:rsid w:val="0013276D"/>
    <w:rsid w:val="00133494"/>
    <w:rsid w:val="00133FA6"/>
    <w:rsid w:val="001363B3"/>
    <w:rsid w:val="00136FA9"/>
    <w:rsid w:val="00137627"/>
    <w:rsid w:val="001411E8"/>
    <w:rsid w:val="00141211"/>
    <w:rsid w:val="0014148F"/>
    <w:rsid w:val="0014367D"/>
    <w:rsid w:val="00145D34"/>
    <w:rsid w:val="00145E3F"/>
    <w:rsid w:val="00147A81"/>
    <w:rsid w:val="00150698"/>
    <w:rsid w:val="0015097B"/>
    <w:rsid w:val="00151846"/>
    <w:rsid w:val="001529B1"/>
    <w:rsid w:val="00152C73"/>
    <w:rsid w:val="00152FAA"/>
    <w:rsid w:val="00153007"/>
    <w:rsid w:val="001534B4"/>
    <w:rsid w:val="00154388"/>
    <w:rsid w:val="001549FE"/>
    <w:rsid w:val="00155A6A"/>
    <w:rsid w:val="00156390"/>
    <w:rsid w:val="00157D43"/>
    <w:rsid w:val="00160109"/>
    <w:rsid w:val="00160CF3"/>
    <w:rsid w:val="00161AFB"/>
    <w:rsid w:val="00162932"/>
    <w:rsid w:val="001635A6"/>
    <w:rsid w:val="00164874"/>
    <w:rsid w:val="00167649"/>
    <w:rsid w:val="00170053"/>
    <w:rsid w:val="001725B5"/>
    <w:rsid w:val="00173056"/>
    <w:rsid w:val="0017316D"/>
    <w:rsid w:val="001738C7"/>
    <w:rsid w:val="00173ABC"/>
    <w:rsid w:val="00174295"/>
    <w:rsid w:val="00174848"/>
    <w:rsid w:val="00174D2A"/>
    <w:rsid w:val="00177079"/>
    <w:rsid w:val="00181277"/>
    <w:rsid w:val="0018249D"/>
    <w:rsid w:val="00183AF8"/>
    <w:rsid w:val="0018571B"/>
    <w:rsid w:val="00185BD1"/>
    <w:rsid w:val="00185E48"/>
    <w:rsid w:val="001876D1"/>
    <w:rsid w:val="00187B9A"/>
    <w:rsid w:val="00190B03"/>
    <w:rsid w:val="001914F8"/>
    <w:rsid w:val="0019448F"/>
    <w:rsid w:val="001948F0"/>
    <w:rsid w:val="00196EC3"/>
    <w:rsid w:val="001975A1"/>
    <w:rsid w:val="001A105C"/>
    <w:rsid w:val="001A116C"/>
    <w:rsid w:val="001A3A88"/>
    <w:rsid w:val="001A3CFA"/>
    <w:rsid w:val="001A6CE0"/>
    <w:rsid w:val="001A70B0"/>
    <w:rsid w:val="001B0DE3"/>
    <w:rsid w:val="001B1F5A"/>
    <w:rsid w:val="001B248E"/>
    <w:rsid w:val="001B50FA"/>
    <w:rsid w:val="001B7219"/>
    <w:rsid w:val="001B7259"/>
    <w:rsid w:val="001B762A"/>
    <w:rsid w:val="001C1F0D"/>
    <w:rsid w:val="001C1F27"/>
    <w:rsid w:val="001C475F"/>
    <w:rsid w:val="001C4A3D"/>
    <w:rsid w:val="001C6408"/>
    <w:rsid w:val="001C7C57"/>
    <w:rsid w:val="001D00C4"/>
    <w:rsid w:val="001D60BE"/>
    <w:rsid w:val="001D6796"/>
    <w:rsid w:val="001E05AF"/>
    <w:rsid w:val="001E0C01"/>
    <w:rsid w:val="001E1872"/>
    <w:rsid w:val="001E1B90"/>
    <w:rsid w:val="001E295E"/>
    <w:rsid w:val="001E3443"/>
    <w:rsid w:val="001E3895"/>
    <w:rsid w:val="001E3B9D"/>
    <w:rsid w:val="001E5480"/>
    <w:rsid w:val="001E62EF"/>
    <w:rsid w:val="001E64CA"/>
    <w:rsid w:val="001E6C8D"/>
    <w:rsid w:val="001E7E95"/>
    <w:rsid w:val="001F017D"/>
    <w:rsid w:val="001F0FE5"/>
    <w:rsid w:val="001F165A"/>
    <w:rsid w:val="001F3CD2"/>
    <w:rsid w:val="001F4BA8"/>
    <w:rsid w:val="001F589E"/>
    <w:rsid w:val="0020053A"/>
    <w:rsid w:val="0020129E"/>
    <w:rsid w:val="0020329B"/>
    <w:rsid w:val="00204173"/>
    <w:rsid w:val="002042B7"/>
    <w:rsid w:val="00205D3A"/>
    <w:rsid w:val="00206E67"/>
    <w:rsid w:val="0020740C"/>
    <w:rsid w:val="00207444"/>
    <w:rsid w:val="002077BD"/>
    <w:rsid w:val="00207901"/>
    <w:rsid w:val="0021091C"/>
    <w:rsid w:val="00210EC8"/>
    <w:rsid w:val="00211AF2"/>
    <w:rsid w:val="0021430F"/>
    <w:rsid w:val="002200D3"/>
    <w:rsid w:val="0022295B"/>
    <w:rsid w:val="00226694"/>
    <w:rsid w:val="0022708E"/>
    <w:rsid w:val="002309F7"/>
    <w:rsid w:val="0023272D"/>
    <w:rsid w:val="002339B6"/>
    <w:rsid w:val="002351AA"/>
    <w:rsid w:val="0023534C"/>
    <w:rsid w:val="00235AB3"/>
    <w:rsid w:val="00241ED4"/>
    <w:rsid w:val="00243547"/>
    <w:rsid w:val="00247142"/>
    <w:rsid w:val="00247BB5"/>
    <w:rsid w:val="002502A2"/>
    <w:rsid w:val="00255492"/>
    <w:rsid w:val="00255B22"/>
    <w:rsid w:val="00255EB0"/>
    <w:rsid w:val="00256232"/>
    <w:rsid w:val="00256C4B"/>
    <w:rsid w:val="00256CDF"/>
    <w:rsid w:val="0025708C"/>
    <w:rsid w:val="002576B6"/>
    <w:rsid w:val="00260717"/>
    <w:rsid w:val="00261C70"/>
    <w:rsid w:val="00263821"/>
    <w:rsid w:val="002638E5"/>
    <w:rsid w:val="0026432E"/>
    <w:rsid w:val="00266BC7"/>
    <w:rsid w:val="00267D23"/>
    <w:rsid w:val="00270CD5"/>
    <w:rsid w:val="00274D95"/>
    <w:rsid w:val="00276584"/>
    <w:rsid w:val="0027686E"/>
    <w:rsid w:val="0028154D"/>
    <w:rsid w:val="0028239E"/>
    <w:rsid w:val="00282BD6"/>
    <w:rsid w:val="00283B81"/>
    <w:rsid w:val="00284200"/>
    <w:rsid w:val="00285158"/>
    <w:rsid w:val="002852DB"/>
    <w:rsid w:val="00292770"/>
    <w:rsid w:val="00292907"/>
    <w:rsid w:val="00293067"/>
    <w:rsid w:val="00293542"/>
    <w:rsid w:val="002941BD"/>
    <w:rsid w:val="00294944"/>
    <w:rsid w:val="00294DB4"/>
    <w:rsid w:val="00296C70"/>
    <w:rsid w:val="002975D7"/>
    <w:rsid w:val="002A07F5"/>
    <w:rsid w:val="002A1659"/>
    <w:rsid w:val="002A1739"/>
    <w:rsid w:val="002A422D"/>
    <w:rsid w:val="002A50C2"/>
    <w:rsid w:val="002A5372"/>
    <w:rsid w:val="002A6655"/>
    <w:rsid w:val="002B015D"/>
    <w:rsid w:val="002B0767"/>
    <w:rsid w:val="002B2916"/>
    <w:rsid w:val="002B411E"/>
    <w:rsid w:val="002C2460"/>
    <w:rsid w:val="002C300C"/>
    <w:rsid w:val="002C4FC1"/>
    <w:rsid w:val="002C5298"/>
    <w:rsid w:val="002C5F1F"/>
    <w:rsid w:val="002C7155"/>
    <w:rsid w:val="002C7CFF"/>
    <w:rsid w:val="002C7EA9"/>
    <w:rsid w:val="002D23F2"/>
    <w:rsid w:val="002D2820"/>
    <w:rsid w:val="002D33CA"/>
    <w:rsid w:val="002D4E14"/>
    <w:rsid w:val="002D58A0"/>
    <w:rsid w:val="002D7484"/>
    <w:rsid w:val="002E0E8D"/>
    <w:rsid w:val="002E179A"/>
    <w:rsid w:val="002E1ACF"/>
    <w:rsid w:val="002E27DD"/>
    <w:rsid w:val="002E2DE1"/>
    <w:rsid w:val="002E2F61"/>
    <w:rsid w:val="002E47C8"/>
    <w:rsid w:val="002E5508"/>
    <w:rsid w:val="002E6288"/>
    <w:rsid w:val="002F22A1"/>
    <w:rsid w:val="002F25D6"/>
    <w:rsid w:val="002F25F8"/>
    <w:rsid w:val="002F459D"/>
    <w:rsid w:val="002F490E"/>
    <w:rsid w:val="002F4EA8"/>
    <w:rsid w:val="002F5DD7"/>
    <w:rsid w:val="002F6723"/>
    <w:rsid w:val="00300F41"/>
    <w:rsid w:val="003016B6"/>
    <w:rsid w:val="00304574"/>
    <w:rsid w:val="003045C5"/>
    <w:rsid w:val="0031001F"/>
    <w:rsid w:val="003118AD"/>
    <w:rsid w:val="003131D3"/>
    <w:rsid w:val="003144D5"/>
    <w:rsid w:val="00314C2F"/>
    <w:rsid w:val="00316750"/>
    <w:rsid w:val="0031758D"/>
    <w:rsid w:val="003206A7"/>
    <w:rsid w:val="00320C86"/>
    <w:rsid w:val="00320E85"/>
    <w:rsid w:val="0032135B"/>
    <w:rsid w:val="003219B8"/>
    <w:rsid w:val="003220EA"/>
    <w:rsid w:val="00322BAD"/>
    <w:rsid w:val="003231FB"/>
    <w:rsid w:val="0032504F"/>
    <w:rsid w:val="00325468"/>
    <w:rsid w:val="00327B26"/>
    <w:rsid w:val="00331111"/>
    <w:rsid w:val="00332EEA"/>
    <w:rsid w:val="003333EA"/>
    <w:rsid w:val="00333507"/>
    <w:rsid w:val="00334BF4"/>
    <w:rsid w:val="00335AB2"/>
    <w:rsid w:val="00335EFF"/>
    <w:rsid w:val="00336AD6"/>
    <w:rsid w:val="003370BB"/>
    <w:rsid w:val="00337827"/>
    <w:rsid w:val="003416BB"/>
    <w:rsid w:val="00341782"/>
    <w:rsid w:val="0034211F"/>
    <w:rsid w:val="00342622"/>
    <w:rsid w:val="00342E4D"/>
    <w:rsid w:val="0034304A"/>
    <w:rsid w:val="00343136"/>
    <w:rsid w:val="00344E65"/>
    <w:rsid w:val="00344EA0"/>
    <w:rsid w:val="00347ACA"/>
    <w:rsid w:val="00347BEE"/>
    <w:rsid w:val="00347F82"/>
    <w:rsid w:val="00351591"/>
    <w:rsid w:val="00354F9A"/>
    <w:rsid w:val="00360839"/>
    <w:rsid w:val="0036092F"/>
    <w:rsid w:val="0036113C"/>
    <w:rsid w:val="00362169"/>
    <w:rsid w:val="00364DC4"/>
    <w:rsid w:val="00367CC3"/>
    <w:rsid w:val="00372DDE"/>
    <w:rsid w:val="00373165"/>
    <w:rsid w:val="003744CA"/>
    <w:rsid w:val="00374D29"/>
    <w:rsid w:val="003813B1"/>
    <w:rsid w:val="00381927"/>
    <w:rsid w:val="00383545"/>
    <w:rsid w:val="00383877"/>
    <w:rsid w:val="00386C91"/>
    <w:rsid w:val="00386D85"/>
    <w:rsid w:val="00387976"/>
    <w:rsid w:val="00387B71"/>
    <w:rsid w:val="00390085"/>
    <w:rsid w:val="00391872"/>
    <w:rsid w:val="003918DF"/>
    <w:rsid w:val="00391D2E"/>
    <w:rsid w:val="00393117"/>
    <w:rsid w:val="003935EB"/>
    <w:rsid w:val="003954F4"/>
    <w:rsid w:val="00396185"/>
    <w:rsid w:val="00397230"/>
    <w:rsid w:val="003A133E"/>
    <w:rsid w:val="003A1E6C"/>
    <w:rsid w:val="003A2F6D"/>
    <w:rsid w:val="003A385B"/>
    <w:rsid w:val="003A4CB2"/>
    <w:rsid w:val="003A5035"/>
    <w:rsid w:val="003A5135"/>
    <w:rsid w:val="003A66DC"/>
    <w:rsid w:val="003A71A9"/>
    <w:rsid w:val="003B01C4"/>
    <w:rsid w:val="003B06FF"/>
    <w:rsid w:val="003B0F20"/>
    <w:rsid w:val="003B4E96"/>
    <w:rsid w:val="003B5C7E"/>
    <w:rsid w:val="003B6D14"/>
    <w:rsid w:val="003B7CA4"/>
    <w:rsid w:val="003C015E"/>
    <w:rsid w:val="003C0213"/>
    <w:rsid w:val="003C03F0"/>
    <w:rsid w:val="003C1DA2"/>
    <w:rsid w:val="003C49DC"/>
    <w:rsid w:val="003D0C43"/>
    <w:rsid w:val="003D1DD0"/>
    <w:rsid w:val="003D246D"/>
    <w:rsid w:val="003D26B5"/>
    <w:rsid w:val="003D3AA2"/>
    <w:rsid w:val="003D6300"/>
    <w:rsid w:val="003E1B11"/>
    <w:rsid w:val="003E1B47"/>
    <w:rsid w:val="003E3EAC"/>
    <w:rsid w:val="003E40DF"/>
    <w:rsid w:val="003E52CF"/>
    <w:rsid w:val="003F1C91"/>
    <w:rsid w:val="003F1E1E"/>
    <w:rsid w:val="003F2BA4"/>
    <w:rsid w:val="003F4963"/>
    <w:rsid w:val="003F53C3"/>
    <w:rsid w:val="003F57FC"/>
    <w:rsid w:val="003F66D1"/>
    <w:rsid w:val="003F68B0"/>
    <w:rsid w:val="003F6980"/>
    <w:rsid w:val="003F6FD9"/>
    <w:rsid w:val="003F785A"/>
    <w:rsid w:val="00400CC0"/>
    <w:rsid w:val="00404592"/>
    <w:rsid w:val="00407D51"/>
    <w:rsid w:val="0041099D"/>
    <w:rsid w:val="00411B63"/>
    <w:rsid w:val="00413C94"/>
    <w:rsid w:val="0041434C"/>
    <w:rsid w:val="00417ABE"/>
    <w:rsid w:val="0042096B"/>
    <w:rsid w:val="004214D4"/>
    <w:rsid w:val="00421A37"/>
    <w:rsid w:val="00422166"/>
    <w:rsid w:val="004221A6"/>
    <w:rsid w:val="004228AD"/>
    <w:rsid w:val="00422D38"/>
    <w:rsid w:val="00426C15"/>
    <w:rsid w:val="00427DFE"/>
    <w:rsid w:val="0043116F"/>
    <w:rsid w:val="0043127E"/>
    <w:rsid w:val="00433EB1"/>
    <w:rsid w:val="00436E33"/>
    <w:rsid w:val="0043719A"/>
    <w:rsid w:val="004402AA"/>
    <w:rsid w:val="004405C3"/>
    <w:rsid w:val="00441538"/>
    <w:rsid w:val="004421B1"/>
    <w:rsid w:val="00443D73"/>
    <w:rsid w:val="00445104"/>
    <w:rsid w:val="00445DAF"/>
    <w:rsid w:val="0044605E"/>
    <w:rsid w:val="0044625F"/>
    <w:rsid w:val="0044781C"/>
    <w:rsid w:val="004500F9"/>
    <w:rsid w:val="00452D3C"/>
    <w:rsid w:val="00454541"/>
    <w:rsid w:val="00454C03"/>
    <w:rsid w:val="0045511D"/>
    <w:rsid w:val="00456715"/>
    <w:rsid w:val="00456D9E"/>
    <w:rsid w:val="00457FBF"/>
    <w:rsid w:val="00460123"/>
    <w:rsid w:val="004609EF"/>
    <w:rsid w:val="00461562"/>
    <w:rsid w:val="00461CF3"/>
    <w:rsid w:val="00462E1D"/>
    <w:rsid w:val="0046366B"/>
    <w:rsid w:val="004644EA"/>
    <w:rsid w:val="0046473F"/>
    <w:rsid w:val="00465557"/>
    <w:rsid w:val="00470C28"/>
    <w:rsid w:val="004718A1"/>
    <w:rsid w:val="00472F78"/>
    <w:rsid w:val="00475A51"/>
    <w:rsid w:val="00476230"/>
    <w:rsid w:val="00477076"/>
    <w:rsid w:val="00480197"/>
    <w:rsid w:val="00482819"/>
    <w:rsid w:val="00483FB4"/>
    <w:rsid w:val="00484048"/>
    <w:rsid w:val="00484A24"/>
    <w:rsid w:val="00484B12"/>
    <w:rsid w:val="00486E5E"/>
    <w:rsid w:val="0048795D"/>
    <w:rsid w:val="00487A84"/>
    <w:rsid w:val="00495087"/>
    <w:rsid w:val="004975A3"/>
    <w:rsid w:val="00497EB3"/>
    <w:rsid w:val="00497FA5"/>
    <w:rsid w:val="004A0E56"/>
    <w:rsid w:val="004A215F"/>
    <w:rsid w:val="004A22EA"/>
    <w:rsid w:val="004A3AF7"/>
    <w:rsid w:val="004A3BC4"/>
    <w:rsid w:val="004A3EF2"/>
    <w:rsid w:val="004A4F99"/>
    <w:rsid w:val="004A5214"/>
    <w:rsid w:val="004A5D4F"/>
    <w:rsid w:val="004A6220"/>
    <w:rsid w:val="004A6ABD"/>
    <w:rsid w:val="004B0179"/>
    <w:rsid w:val="004B096B"/>
    <w:rsid w:val="004B0C67"/>
    <w:rsid w:val="004B118B"/>
    <w:rsid w:val="004B49AC"/>
    <w:rsid w:val="004B4A35"/>
    <w:rsid w:val="004B4C15"/>
    <w:rsid w:val="004B525A"/>
    <w:rsid w:val="004B6414"/>
    <w:rsid w:val="004B65C8"/>
    <w:rsid w:val="004B6BB0"/>
    <w:rsid w:val="004B7533"/>
    <w:rsid w:val="004B783A"/>
    <w:rsid w:val="004B7880"/>
    <w:rsid w:val="004C068B"/>
    <w:rsid w:val="004C13C7"/>
    <w:rsid w:val="004C2B2F"/>
    <w:rsid w:val="004C2DF8"/>
    <w:rsid w:val="004C338A"/>
    <w:rsid w:val="004C4848"/>
    <w:rsid w:val="004C5E3F"/>
    <w:rsid w:val="004C6E0E"/>
    <w:rsid w:val="004C70D6"/>
    <w:rsid w:val="004C75A9"/>
    <w:rsid w:val="004D0024"/>
    <w:rsid w:val="004D03E7"/>
    <w:rsid w:val="004D0974"/>
    <w:rsid w:val="004D4C00"/>
    <w:rsid w:val="004E13E6"/>
    <w:rsid w:val="004E17A4"/>
    <w:rsid w:val="004E1ABE"/>
    <w:rsid w:val="004E1D7A"/>
    <w:rsid w:val="004E2EE5"/>
    <w:rsid w:val="004E31B2"/>
    <w:rsid w:val="004E5101"/>
    <w:rsid w:val="004E6394"/>
    <w:rsid w:val="004E68B5"/>
    <w:rsid w:val="004E6935"/>
    <w:rsid w:val="004F05CA"/>
    <w:rsid w:val="004F3363"/>
    <w:rsid w:val="004F3C22"/>
    <w:rsid w:val="004F3E09"/>
    <w:rsid w:val="004F5016"/>
    <w:rsid w:val="004F558B"/>
    <w:rsid w:val="004F5B74"/>
    <w:rsid w:val="004F6016"/>
    <w:rsid w:val="004F798F"/>
    <w:rsid w:val="00503450"/>
    <w:rsid w:val="005034B0"/>
    <w:rsid w:val="005034EC"/>
    <w:rsid w:val="00503F37"/>
    <w:rsid w:val="0050429E"/>
    <w:rsid w:val="00504D6D"/>
    <w:rsid w:val="00510499"/>
    <w:rsid w:val="00510F7D"/>
    <w:rsid w:val="0051315D"/>
    <w:rsid w:val="0051349D"/>
    <w:rsid w:val="00513C64"/>
    <w:rsid w:val="00514A44"/>
    <w:rsid w:val="00515652"/>
    <w:rsid w:val="00515E21"/>
    <w:rsid w:val="00516C6F"/>
    <w:rsid w:val="00517A52"/>
    <w:rsid w:val="0052086D"/>
    <w:rsid w:val="00521021"/>
    <w:rsid w:val="0052157B"/>
    <w:rsid w:val="00522D23"/>
    <w:rsid w:val="00526072"/>
    <w:rsid w:val="00527F61"/>
    <w:rsid w:val="00530284"/>
    <w:rsid w:val="005315BE"/>
    <w:rsid w:val="00531B4A"/>
    <w:rsid w:val="00532EB5"/>
    <w:rsid w:val="00533EB4"/>
    <w:rsid w:val="005361CB"/>
    <w:rsid w:val="00537615"/>
    <w:rsid w:val="00540115"/>
    <w:rsid w:val="0054041F"/>
    <w:rsid w:val="00540696"/>
    <w:rsid w:val="005406DC"/>
    <w:rsid w:val="00543CBB"/>
    <w:rsid w:val="00545102"/>
    <w:rsid w:val="005451FA"/>
    <w:rsid w:val="005454D6"/>
    <w:rsid w:val="005462A2"/>
    <w:rsid w:val="00546CD8"/>
    <w:rsid w:val="00546DE5"/>
    <w:rsid w:val="00546F04"/>
    <w:rsid w:val="00547454"/>
    <w:rsid w:val="00547A40"/>
    <w:rsid w:val="00547E3F"/>
    <w:rsid w:val="005512B3"/>
    <w:rsid w:val="005519F0"/>
    <w:rsid w:val="0055254D"/>
    <w:rsid w:val="00555E24"/>
    <w:rsid w:val="00556A3D"/>
    <w:rsid w:val="00557767"/>
    <w:rsid w:val="005620EB"/>
    <w:rsid w:val="00563219"/>
    <w:rsid w:val="00563415"/>
    <w:rsid w:val="00563903"/>
    <w:rsid w:val="0056404C"/>
    <w:rsid w:val="00565B24"/>
    <w:rsid w:val="00567638"/>
    <w:rsid w:val="00570365"/>
    <w:rsid w:val="00570D37"/>
    <w:rsid w:val="00570FB9"/>
    <w:rsid w:val="00572A3A"/>
    <w:rsid w:val="00572A8F"/>
    <w:rsid w:val="0057665E"/>
    <w:rsid w:val="0058019D"/>
    <w:rsid w:val="00582CBE"/>
    <w:rsid w:val="00582DB2"/>
    <w:rsid w:val="00584CA3"/>
    <w:rsid w:val="00585984"/>
    <w:rsid w:val="0058614F"/>
    <w:rsid w:val="0058628A"/>
    <w:rsid w:val="00591061"/>
    <w:rsid w:val="00591136"/>
    <w:rsid w:val="00593B2D"/>
    <w:rsid w:val="00596D26"/>
    <w:rsid w:val="005A003B"/>
    <w:rsid w:val="005A2B05"/>
    <w:rsid w:val="005A4439"/>
    <w:rsid w:val="005B0A7E"/>
    <w:rsid w:val="005B255A"/>
    <w:rsid w:val="005B2BED"/>
    <w:rsid w:val="005B4E48"/>
    <w:rsid w:val="005B51F4"/>
    <w:rsid w:val="005B5502"/>
    <w:rsid w:val="005B64DF"/>
    <w:rsid w:val="005B6FD6"/>
    <w:rsid w:val="005C07FF"/>
    <w:rsid w:val="005C1364"/>
    <w:rsid w:val="005C19BB"/>
    <w:rsid w:val="005C2D06"/>
    <w:rsid w:val="005C3BED"/>
    <w:rsid w:val="005D0F32"/>
    <w:rsid w:val="005D10C8"/>
    <w:rsid w:val="005D1986"/>
    <w:rsid w:val="005D1BB5"/>
    <w:rsid w:val="005D257A"/>
    <w:rsid w:val="005D35D6"/>
    <w:rsid w:val="005D5845"/>
    <w:rsid w:val="005D738D"/>
    <w:rsid w:val="005D74D1"/>
    <w:rsid w:val="005D7AB1"/>
    <w:rsid w:val="005E012A"/>
    <w:rsid w:val="005E0BD4"/>
    <w:rsid w:val="005E30A8"/>
    <w:rsid w:val="005E5B66"/>
    <w:rsid w:val="005E619A"/>
    <w:rsid w:val="005E667F"/>
    <w:rsid w:val="005E7E7E"/>
    <w:rsid w:val="005F1740"/>
    <w:rsid w:val="005F1C7C"/>
    <w:rsid w:val="005F21A5"/>
    <w:rsid w:val="005F287C"/>
    <w:rsid w:val="005F42FF"/>
    <w:rsid w:val="005F4C58"/>
    <w:rsid w:val="005F4EEA"/>
    <w:rsid w:val="005F525B"/>
    <w:rsid w:val="005F5E3E"/>
    <w:rsid w:val="005F7C76"/>
    <w:rsid w:val="00600E8B"/>
    <w:rsid w:val="00601019"/>
    <w:rsid w:val="006016A9"/>
    <w:rsid w:val="00601B36"/>
    <w:rsid w:val="00602C95"/>
    <w:rsid w:val="00603A0E"/>
    <w:rsid w:val="006049A4"/>
    <w:rsid w:val="00604ED4"/>
    <w:rsid w:val="00606ACD"/>
    <w:rsid w:val="00610259"/>
    <w:rsid w:val="0061172E"/>
    <w:rsid w:val="00612C60"/>
    <w:rsid w:val="00613DD5"/>
    <w:rsid w:val="00614A42"/>
    <w:rsid w:val="00616F08"/>
    <w:rsid w:val="00620512"/>
    <w:rsid w:val="00620D3C"/>
    <w:rsid w:val="00623058"/>
    <w:rsid w:val="0062414F"/>
    <w:rsid w:val="0062422F"/>
    <w:rsid w:val="006258D8"/>
    <w:rsid w:val="0062635B"/>
    <w:rsid w:val="00626B33"/>
    <w:rsid w:val="00627B76"/>
    <w:rsid w:val="00630308"/>
    <w:rsid w:val="00630EAC"/>
    <w:rsid w:val="00631933"/>
    <w:rsid w:val="006337B1"/>
    <w:rsid w:val="00634241"/>
    <w:rsid w:val="006357EF"/>
    <w:rsid w:val="00635859"/>
    <w:rsid w:val="00635F03"/>
    <w:rsid w:val="006362CF"/>
    <w:rsid w:val="006400E2"/>
    <w:rsid w:val="006432EF"/>
    <w:rsid w:val="0064340C"/>
    <w:rsid w:val="00643BC3"/>
    <w:rsid w:val="00644025"/>
    <w:rsid w:val="006440A6"/>
    <w:rsid w:val="0065063E"/>
    <w:rsid w:val="00653068"/>
    <w:rsid w:val="00653752"/>
    <w:rsid w:val="00654AA2"/>
    <w:rsid w:val="00656068"/>
    <w:rsid w:val="0065638E"/>
    <w:rsid w:val="0065686A"/>
    <w:rsid w:val="0065762F"/>
    <w:rsid w:val="00657EF3"/>
    <w:rsid w:val="0066077F"/>
    <w:rsid w:val="006610C8"/>
    <w:rsid w:val="00661990"/>
    <w:rsid w:val="00663773"/>
    <w:rsid w:val="00663C74"/>
    <w:rsid w:val="00664CF6"/>
    <w:rsid w:val="0066501D"/>
    <w:rsid w:val="006654BF"/>
    <w:rsid w:val="006654F5"/>
    <w:rsid w:val="00665970"/>
    <w:rsid w:val="006678EE"/>
    <w:rsid w:val="0067020C"/>
    <w:rsid w:val="00670260"/>
    <w:rsid w:val="0067192F"/>
    <w:rsid w:val="00671E14"/>
    <w:rsid w:val="00672ED1"/>
    <w:rsid w:val="006748B3"/>
    <w:rsid w:val="00675E6A"/>
    <w:rsid w:val="00677B70"/>
    <w:rsid w:val="0068261B"/>
    <w:rsid w:val="0068379D"/>
    <w:rsid w:val="0068551E"/>
    <w:rsid w:val="006906BB"/>
    <w:rsid w:val="006922BD"/>
    <w:rsid w:val="00694619"/>
    <w:rsid w:val="00695003"/>
    <w:rsid w:val="00695B14"/>
    <w:rsid w:val="00696E55"/>
    <w:rsid w:val="006A21D5"/>
    <w:rsid w:val="006A325F"/>
    <w:rsid w:val="006A3DF9"/>
    <w:rsid w:val="006A4B20"/>
    <w:rsid w:val="006A5206"/>
    <w:rsid w:val="006A543C"/>
    <w:rsid w:val="006A7175"/>
    <w:rsid w:val="006B053E"/>
    <w:rsid w:val="006B0AF2"/>
    <w:rsid w:val="006B60AB"/>
    <w:rsid w:val="006B639C"/>
    <w:rsid w:val="006C02B4"/>
    <w:rsid w:val="006C5320"/>
    <w:rsid w:val="006C7EB1"/>
    <w:rsid w:val="006D0019"/>
    <w:rsid w:val="006D28D0"/>
    <w:rsid w:val="006D69C6"/>
    <w:rsid w:val="006E2040"/>
    <w:rsid w:val="006E21D4"/>
    <w:rsid w:val="006E4983"/>
    <w:rsid w:val="006F17BD"/>
    <w:rsid w:val="006F25AB"/>
    <w:rsid w:val="006F656D"/>
    <w:rsid w:val="006F77E6"/>
    <w:rsid w:val="006F7BC9"/>
    <w:rsid w:val="00700623"/>
    <w:rsid w:val="00700759"/>
    <w:rsid w:val="00701740"/>
    <w:rsid w:val="007039CD"/>
    <w:rsid w:val="00705D28"/>
    <w:rsid w:val="00705D4B"/>
    <w:rsid w:val="00705D5B"/>
    <w:rsid w:val="00707745"/>
    <w:rsid w:val="0070790B"/>
    <w:rsid w:val="00710D67"/>
    <w:rsid w:val="0071172A"/>
    <w:rsid w:val="00711814"/>
    <w:rsid w:val="00711B65"/>
    <w:rsid w:val="00711B67"/>
    <w:rsid w:val="00711F2C"/>
    <w:rsid w:val="00714503"/>
    <w:rsid w:val="007146C5"/>
    <w:rsid w:val="00715B12"/>
    <w:rsid w:val="0071637D"/>
    <w:rsid w:val="00720200"/>
    <w:rsid w:val="00720F21"/>
    <w:rsid w:val="007219CA"/>
    <w:rsid w:val="00722360"/>
    <w:rsid w:val="0072289D"/>
    <w:rsid w:val="00724172"/>
    <w:rsid w:val="00724242"/>
    <w:rsid w:val="007262F1"/>
    <w:rsid w:val="007300D9"/>
    <w:rsid w:val="00730626"/>
    <w:rsid w:val="007317F9"/>
    <w:rsid w:val="00732B8D"/>
    <w:rsid w:val="007336A9"/>
    <w:rsid w:val="0073598A"/>
    <w:rsid w:val="00740142"/>
    <w:rsid w:val="007410C4"/>
    <w:rsid w:val="00742E08"/>
    <w:rsid w:val="00743F8A"/>
    <w:rsid w:val="007446B5"/>
    <w:rsid w:val="007473C1"/>
    <w:rsid w:val="00747608"/>
    <w:rsid w:val="00747C88"/>
    <w:rsid w:val="007500E2"/>
    <w:rsid w:val="00750F95"/>
    <w:rsid w:val="0075165C"/>
    <w:rsid w:val="00752645"/>
    <w:rsid w:val="00754C23"/>
    <w:rsid w:val="00754C9F"/>
    <w:rsid w:val="00754D5F"/>
    <w:rsid w:val="007568CD"/>
    <w:rsid w:val="00761730"/>
    <w:rsid w:val="00763FEB"/>
    <w:rsid w:val="00765711"/>
    <w:rsid w:val="00767086"/>
    <w:rsid w:val="00771BF9"/>
    <w:rsid w:val="00771D29"/>
    <w:rsid w:val="0077381D"/>
    <w:rsid w:val="007739A6"/>
    <w:rsid w:val="00773F0A"/>
    <w:rsid w:val="007744AF"/>
    <w:rsid w:val="00776217"/>
    <w:rsid w:val="00776660"/>
    <w:rsid w:val="00780350"/>
    <w:rsid w:val="007820FE"/>
    <w:rsid w:val="00783431"/>
    <w:rsid w:val="00784DA4"/>
    <w:rsid w:val="00790436"/>
    <w:rsid w:val="007907DC"/>
    <w:rsid w:val="007915A2"/>
    <w:rsid w:val="007930A8"/>
    <w:rsid w:val="00797919"/>
    <w:rsid w:val="007A0EA9"/>
    <w:rsid w:val="007A336A"/>
    <w:rsid w:val="007A38EC"/>
    <w:rsid w:val="007A3BB6"/>
    <w:rsid w:val="007A63E0"/>
    <w:rsid w:val="007A7AFF"/>
    <w:rsid w:val="007B0794"/>
    <w:rsid w:val="007B1F25"/>
    <w:rsid w:val="007B1F8E"/>
    <w:rsid w:val="007B2186"/>
    <w:rsid w:val="007B245B"/>
    <w:rsid w:val="007B35B3"/>
    <w:rsid w:val="007B3996"/>
    <w:rsid w:val="007B7C22"/>
    <w:rsid w:val="007C3862"/>
    <w:rsid w:val="007C4AD4"/>
    <w:rsid w:val="007C5A37"/>
    <w:rsid w:val="007C7A04"/>
    <w:rsid w:val="007D01A4"/>
    <w:rsid w:val="007D11B0"/>
    <w:rsid w:val="007D2362"/>
    <w:rsid w:val="007D2884"/>
    <w:rsid w:val="007D3FAC"/>
    <w:rsid w:val="007D4492"/>
    <w:rsid w:val="007D4947"/>
    <w:rsid w:val="007D514F"/>
    <w:rsid w:val="007D58E9"/>
    <w:rsid w:val="007D5905"/>
    <w:rsid w:val="007E0921"/>
    <w:rsid w:val="007E125E"/>
    <w:rsid w:val="007E26F8"/>
    <w:rsid w:val="007E2C26"/>
    <w:rsid w:val="007E39E0"/>
    <w:rsid w:val="007E513C"/>
    <w:rsid w:val="007E5F84"/>
    <w:rsid w:val="007E6957"/>
    <w:rsid w:val="007F1E8F"/>
    <w:rsid w:val="007F3BAD"/>
    <w:rsid w:val="007F3C4B"/>
    <w:rsid w:val="007F3D7B"/>
    <w:rsid w:val="007F6E20"/>
    <w:rsid w:val="007F6FC4"/>
    <w:rsid w:val="00800008"/>
    <w:rsid w:val="008015B0"/>
    <w:rsid w:val="008016E8"/>
    <w:rsid w:val="00801C9D"/>
    <w:rsid w:val="00803AAB"/>
    <w:rsid w:val="00805A71"/>
    <w:rsid w:val="0080770B"/>
    <w:rsid w:val="00811055"/>
    <w:rsid w:val="0081172A"/>
    <w:rsid w:val="00811F51"/>
    <w:rsid w:val="00814829"/>
    <w:rsid w:val="0081595D"/>
    <w:rsid w:val="00822848"/>
    <w:rsid w:val="00822EED"/>
    <w:rsid w:val="008238CD"/>
    <w:rsid w:val="00823F64"/>
    <w:rsid w:val="008247CA"/>
    <w:rsid w:val="008315C8"/>
    <w:rsid w:val="008326EA"/>
    <w:rsid w:val="00833DA2"/>
    <w:rsid w:val="008365AB"/>
    <w:rsid w:val="00836E62"/>
    <w:rsid w:val="00836EE7"/>
    <w:rsid w:val="008370F3"/>
    <w:rsid w:val="00837C4C"/>
    <w:rsid w:val="008402B9"/>
    <w:rsid w:val="00840EE3"/>
    <w:rsid w:val="00847854"/>
    <w:rsid w:val="00847F86"/>
    <w:rsid w:val="008503C6"/>
    <w:rsid w:val="008527BD"/>
    <w:rsid w:val="00854982"/>
    <w:rsid w:val="00857A19"/>
    <w:rsid w:val="00857E19"/>
    <w:rsid w:val="008609F2"/>
    <w:rsid w:val="008610B9"/>
    <w:rsid w:val="00861C37"/>
    <w:rsid w:val="00862B97"/>
    <w:rsid w:val="0086659A"/>
    <w:rsid w:val="0086668E"/>
    <w:rsid w:val="008666B9"/>
    <w:rsid w:val="008730F6"/>
    <w:rsid w:val="008747F4"/>
    <w:rsid w:val="00874B23"/>
    <w:rsid w:val="00874B24"/>
    <w:rsid w:val="00875A5B"/>
    <w:rsid w:val="008803B5"/>
    <w:rsid w:val="00880973"/>
    <w:rsid w:val="008813DF"/>
    <w:rsid w:val="00881413"/>
    <w:rsid w:val="008817BD"/>
    <w:rsid w:val="0088524C"/>
    <w:rsid w:val="00885CE1"/>
    <w:rsid w:val="008868DE"/>
    <w:rsid w:val="00887988"/>
    <w:rsid w:val="00890362"/>
    <w:rsid w:val="008913E0"/>
    <w:rsid w:val="00891825"/>
    <w:rsid w:val="00892528"/>
    <w:rsid w:val="0089273D"/>
    <w:rsid w:val="00893108"/>
    <w:rsid w:val="00893161"/>
    <w:rsid w:val="00893A01"/>
    <w:rsid w:val="00894FD6"/>
    <w:rsid w:val="00895CBE"/>
    <w:rsid w:val="008965A5"/>
    <w:rsid w:val="008A0DE8"/>
    <w:rsid w:val="008A2B52"/>
    <w:rsid w:val="008A4AEE"/>
    <w:rsid w:val="008A5A72"/>
    <w:rsid w:val="008A6C6A"/>
    <w:rsid w:val="008B3B40"/>
    <w:rsid w:val="008B4F40"/>
    <w:rsid w:val="008B5D28"/>
    <w:rsid w:val="008B73F9"/>
    <w:rsid w:val="008B75E1"/>
    <w:rsid w:val="008C1A49"/>
    <w:rsid w:val="008C2CF8"/>
    <w:rsid w:val="008C3511"/>
    <w:rsid w:val="008C7623"/>
    <w:rsid w:val="008C7F4E"/>
    <w:rsid w:val="008D0BBB"/>
    <w:rsid w:val="008D20CA"/>
    <w:rsid w:val="008D3FBE"/>
    <w:rsid w:val="008D57D0"/>
    <w:rsid w:val="008D7B9B"/>
    <w:rsid w:val="008D7F3C"/>
    <w:rsid w:val="008E4E8B"/>
    <w:rsid w:val="008E5634"/>
    <w:rsid w:val="008E5A98"/>
    <w:rsid w:val="008E5E86"/>
    <w:rsid w:val="008E61D3"/>
    <w:rsid w:val="008E645C"/>
    <w:rsid w:val="008E669A"/>
    <w:rsid w:val="008E6F02"/>
    <w:rsid w:val="008F1312"/>
    <w:rsid w:val="008F26B4"/>
    <w:rsid w:val="008F2ECC"/>
    <w:rsid w:val="008F2F2E"/>
    <w:rsid w:val="008F3F18"/>
    <w:rsid w:val="008F463B"/>
    <w:rsid w:val="008F6E09"/>
    <w:rsid w:val="009004B6"/>
    <w:rsid w:val="009008BB"/>
    <w:rsid w:val="00901320"/>
    <w:rsid w:val="00901A70"/>
    <w:rsid w:val="00902B08"/>
    <w:rsid w:val="009036BC"/>
    <w:rsid w:val="00903CCB"/>
    <w:rsid w:val="009047A9"/>
    <w:rsid w:val="00905AAE"/>
    <w:rsid w:val="00905F46"/>
    <w:rsid w:val="0090674C"/>
    <w:rsid w:val="009068CE"/>
    <w:rsid w:val="00912AAC"/>
    <w:rsid w:val="0091322A"/>
    <w:rsid w:val="00915A0F"/>
    <w:rsid w:val="00915E3E"/>
    <w:rsid w:val="00916B13"/>
    <w:rsid w:val="00917C55"/>
    <w:rsid w:val="00920F7B"/>
    <w:rsid w:val="0092198B"/>
    <w:rsid w:val="0092271D"/>
    <w:rsid w:val="00923542"/>
    <w:rsid w:val="0092538F"/>
    <w:rsid w:val="0092569A"/>
    <w:rsid w:val="00927312"/>
    <w:rsid w:val="009279DF"/>
    <w:rsid w:val="00930150"/>
    <w:rsid w:val="00932EC6"/>
    <w:rsid w:val="00934C64"/>
    <w:rsid w:val="00941E47"/>
    <w:rsid w:val="00943787"/>
    <w:rsid w:val="00943FCD"/>
    <w:rsid w:val="00944492"/>
    <w:rsid w:val="009449FD"/>
    <w:rsid w:val="00947801"/>
    <w:rsid w:val="00951FD0"/>
    <w:rsid w:val="00956D00"/>
    <w:rsid w:val="00963F73"/>
    <w:rsid w:val="00964B30"/>
    <w:rsid w:val="00967542"/>
    <w:rsid w:val="00970A24"/>
    <w:rsid w:val="00972061"/>
    <w:rsid w:val="00973A3E"/>
    <w:rsid w:val="00973A5B"/>
    <w:rsid w:val="00977BA3"/>
    <w:rsid w:val="00981661"/>
    <w:rsid w:val="00982E5C"/>
    <w:rsid w:val="0098417B"/>
    <w:rsid w:val="00987053"/>
    <w:rsid w:val="00987638"/>
    <w:rsid w:val="00990750"/>
    <w:rsid w:val="00993977"/>
    <w:rsid w:val="00994928"/>
    <w:rsid w:val="009963B2"/>
    <w:rsid w:val="00996778"/>
    <w:rsid w:val="00996B26"/>
    <w:rsid w:val="009A13FF"/>
    <w:rsid w:val="009A14ED"/>
    <w:rsid w:val="009A2E84"/>
    <w:rsid w:val="009A3063"/>
    <w:rsid w:val="009A5519"/>
    <w:rsid w:val="009A5D35"/>
    <w:rsid w:val="009A6AEC"/>
    <w:rsid w:val="009A706E"/>
    <w:rsid w:val="009B088F"/>
    <w:rsid w:val="009B1190"/>
    <w:rsid w:val="009B23B9"/>
    <w:rsid w:val="009B4D18"/>
    <w:rsid w:val="009B5B2C"/>
    <w:rsid w:val="009B7D57"/>
    <w:rsid w:val="009B7E0C"/>
    <w:rsid w:val="009B7E36"/>
    <w:rsid w:val="009B7E4D"/>
    <w:rsid w:val="009C04F1"/>
    <w:rsid w:val="009C086B"/>
    <w:rsid w:val="009C0FBB"/>
    <w:rsid w:val="009C26B5"/>
    <w:rsid w:val="009C29CC"/>
    <w:rsid w:val="009C2A56"/>
    <w:rsid w:val="009C2B32"/>
    <w:rsid w:val="009C2CA9"/>
    <w:rsid w:val="009C409B"/>
    <w:rsid w:val="009C4C45"/>
    <w:rsid w:val="009C6B23"/>
    <w:rsid w:val="009C7206"/>
    <w:rsid w:val="009C7D7B"/>
    <w:rsid w:val="009D0B58"/>
    <w:rsid w:val="009D2686"/>
    <w:rsid w:val="009D369C"/>
    <w:rsid w:val="009D4F89"/>
    <w:rsid w:val="009D7078"/>
    <w:rsid w:val="009D7B34"/>
    <w:rsid w:val="009E18EC"/>
    <w:rsid w:val="009E26D4"/>
    <w:rsid w:val="009E329E"/>
    <w:rsid w:val="009E4045"/>
    <w:rsid w:val="009E5134"/>
    <w:rsid w:val="009F0165"/>
    <w:rsid w:val="009F04CA"/>
    <w:rsid w:val="009F1206"/>
    <w:rsid w:val="009F2C37"/>
    <w:rsid w:val="009F3282"/>
    <w:rsid w:val="009F5666"/>
    <w:rsid w:val="00A002DC"/>
    <w:rsid w:val="00A00475"/>
    <w:rsid w:val="00A00E0C"/>
    <w:rsid w:val="00A01184"/>
    <w:rsid w:val="00A013C8"/>
    <w:rsid w:val="00A02519"/>
    <w:rsid w:val="00A0254F"/>
    <w:rsid w:val="00A03006"/>
    <w:rsid w:val="00A03BDF"/>
    <w:rsid w:val="00A042F6"/>
    <w:rsid w:val="00A0440B"/>
    <w:rsid w:val="00A05147"/>
    <w:rsid w:val="00A12454"/>
    <w:rsid w:val="00A146F5"/>
    <w:rsid w:val="00A14FB0"/>
    <w:rsid w:val="00A16190"/>
    <w:rsid w:val="00A16293"/>
    <w:rsid w:val="00A1664E"/>
    <w:rsid w:val="00A16B23"/>
    <w:rsid w:val="00A16EF0"/>
    <w:rsid w:val="00A17EE0"/>
    <w:rsid w:val="00A210CF"/>
    <w:rsid w:val="00A2366B"/>
    <w:rsid w:val="00A23A5D"/>
    <w:rsid w:val="00A240C3"/>
    <w:rsid w:val="00A24ADD"/>
    <w:rsid w:val="00A24EFC"/>
    <w:rsid w:val="00A27526"/>
    <w:rsid w:val="00A3381F"/>
    <w:rsid w:val="00A3402C"/>
    <w:rsid w:val="00A34C34"/>
    <w:rsid w:val="00A35FC3"/>
    <w:rsid w:val="00A36C98"/>
    <w:rsid w:val="00A37193"/>
    <w:rsid w:val="00A413B7"/>
    <w:rsid w:val="00A41466"/>
    <w:rsid w:val="00A41B94"/>
    <w:rsid w:val="00A42C34"/>
    <w:rsid w:val="00A43C2D"/>
    <w:rsid w:val="00A43D1D"/>
    <w:rsid w:val="00A43F13"/>
    <w:rsid w:val="00A4614F"/>
    <w:rsid w:val="00A46B03"/>
    <w:rsid w:val="00A5023B"/>
    <w:rsid w:val="00A509E1"/>
    <w:rsid w:val="00A515D5"/>
    <w:rsid w:val="00A51BAD"/>
    <w:rsid w:val="00A5235B"/>
    <w:rsid w:val="00A53984"/>
    <w:rsid w:val="00A60567"/>
    <w:rsid w:val="00A61461"/>
    <w:rsid w:val="00A64A92"/>
    <w:rsid w:val="00A65256"/>
    <w:rsid w:val="00A66C44"/>
    <w:rsid w:val="00A676C4"/>
    <w:rsid w:val="00A702FC"/>
    <w:rsid w:val="00A707F9"/>
    <w:rsid w:val="00A70F8A"/>
    <w:rsid w:val="00A725B5"/>
    <w:rsid w:val="00A729BE"/>
    <w:rsid w:val="00A72A34"/>
    <w:rsid w:val="00A734D5"/>
    <w:rsid w:val="00A7373C"/>
    <w:rsid w:val="00A73C5E"/>
    <w:rsid w:val="00A73E53"/>
    <w:rsid w:val="00A74803"/>
    <w:rsid w:val="00A749B4"/>
    <w:rsid w:val="00A74F5C"/>
    <w:rsid w:val="00A75388"/>
    <w:rsid w:val="00A777FD"/>
    <w:rsid w:val="00A830E0"/>
    <w:rsid w:val="00A845A3"/>
    <w:rsid w:val="00A8460E"/>
    <w:rsid w:val="00A85002"/>
    <w:rsid w:val="00A8513C"/>
    <w:rsid w:val="00A85EA8"/>
    <w:rsid w:val="00A866F2"/>
    <w:rsid w:val="00A90092"/>
    <w:rsid w:val="00A925AB"/>
    <w:rsid w:val="00A92AD0"/>
    <w:rsid w:val="00A951A5"/>
    <w:rsid w:val="00A95945"/>
    <w:rsid w:val="00A96D00"/>
    <w:rsid w:val="00A96D9D"/>
    <w:rsid w:val="00AA0228"/>
    <w:rsid w:val="00AA1C4C"/>
    <w:rsid w:val="00AA1D5B"/>
    <w:rsid w:val="00AA32AA"/>
    <w:rsid w:val="00AA40A1"/>
    <w:rsid w:val="00AA525C"/>
    <w:rsid w:val="00AA64AB"/>
    <w:rsid w:val="00AA6E27"/>
    <w:rsid w:val="00AA7314"/>
    <w:rsid w:val="00AA7518"/>
    <w:rsid w:val="00AA76FB"/>
    <w:rsid w:val="00AB31F5"/>
    <w:rsid w:val="00AB35AA"/>
    <w:rsid w:val="00AB3C3C"/>
    <w:rsid w:val="00AB4EEA"/>
    <w:rsid w:val="00AB660A"/>
    <w:rsid w:val="00AB6935"/>
    <w:rsid w:val="00AB6BEC"/>
    <w:rsid w:val="00AB7269"/>
    <w:rsid w:val="00AC1958"/>
    <w:rsid w:val="00AC35C0"/>
    <w:rsid w:val="00AC3D00"/>
    <w:rsid w:val="00AC646A"/>
    <w:rsid w:val="00AD13AB"/>
    <w:rsid w:val="00AD18F5"/>
    <w:rsid w:val="00AE0153"/>
    <w:rsid w:val="00AE1B8C"/>
    <w:rsid w:val="00AE2DCE"/>
    <w:rsid w:val="00AE481C"/>
    <w:rsid w:val="00AE6442"/>
    <w:rsid w:val="00AE64F2"/>
    <w:rsid w:val="00AE7D55"/>
    <w:rsid w:val="00AF06A3"/>
    <w:rsid w:val="00AF18ED"/>
    <w:rsid w:val="00AF1907"/>
    <w:rsid w:val="00AF479B"/>
    <w:rsid w:val="00AF7F0E"/>
    <w:rsid w:val="00B02F1E"/>
    <w:rsid w:val="00B03DF3"/>
    <w:rsid w:val="00B044E6"/>
    <w:rsid w:val="00B055E7"/>
    <w:rsid w:val="00B05664"/>
    <w:rsid w:val="00B057E4"/>
    <w:rsid w:val="00B11433"/>
    <w:rsid w:val="00B11BD4"/>
    <w:rsid w:val="00B14200"/>
    <w:rsid w:val="00B145B1"/>
    <w:rsid w:val="00B15379"/>
    <w:rsid w:val="00B170F0"/>
    <w:rsid w:val="00B21162"/>
    <w:rsid w:val="00B21AD7"/>
    <w:rsid w:val="00B244C0"/>
    <w:rsid w:val="00B24F4B"/>
    <w:rsid w:val="00B2616B"/>
    <w:rsid w:val="00B27729"/>
    <w:rsid w:val="00B27DE3"/>
    <w:rsid w:val="00B30D8B"/>
    <w:rsid w:val="00B30F92"/>
    <w:rsid w:val="00B3143C"/>
    <w:rsid w:val="00B31A4E"/>
    <w:rsid w:val="00B31D97"/>
    <w:rsid w:val="00B33C03"/>
    <w:rsid w:val="00B34760"/>
    <w:rsid w:val="00B37011"/>
    <w:rsid w:val="00B37738"/>
    <w:rsid w:val="00B37FE4"/>
    <w:rsid w:val="00B40FC7"/>
    <w:rsid w:val="00B4164F"/>
    <w:rsid w:val="00B42C6F"/>
    <w:rsid w:val="00B42FEA"/>
    <w:rsid w:val="00B434D5"/>
    <w:rsid w:val="00B43E9C"/>
    <w:rsid w:val="00B4469A"/>
    <w:rsid w:val="00B4480B"/>
    <w:rsid w:val="00B45517"/>
    <w:rsid w:val="00B4628C"/>
    <w:rsid w:val="00B46353"/>
    <w:rsid w:val="00B464B0"/>
    <w:rsid w:val="00B46B29"/>
    <w:rsid w:val="00B46C3A"/>
    <w:rsid w:val="00B515D3"/>
    <w:rsid w:val="00B52679"/>
    <w:rsid w:val="00B53408"/>
    <w:rsid w:val="00B53C18"/>
    <w:rsid w:val="00B57A49"/>
    <w:rsid w:val="00B60F5F"/>
    <w:rsid w:val="00B61D8E"/>
    <w:rsid w:val="00B6619A"/>
    <w:rsid w:val="00B67CEF"/>
    <w:rsid w:val="00B70605"/>
    <w:rsid w:val="00B70750"/>
    <w:rsid w:val="00B71842"/>
    <w:rsid w:val="00B7348D"/>
    <w:rsid w:val="00B7358E"/>
    <w:rsid w:val="00B74169"/>
    <w:rsid w:val="00B7470D"/>
    <w:rsid w:val="00B74858"/>
    <w:rsid w:val="00B75CDD"/>
    <w:rsid w:val="00B75DD6"/>
    <w:rsid w:val="00B7693B"/>
    <w:rsid w:val="00B77ADE"/>
    <w:rsid w:val="00B805ED"/>
    <w:rsid w:val="00B81331"/>
    <w:rsid w:val="00B836D7"/>
    <w:rsid w:val="00B8632A"/>
    <w:rsid w:val="00B863FB"/>
    <w:rsid w:val="00B86AB2"/>
    <w:rsid w:val="00B8713B"/>
    <w:rsid w:val="00B87AEE"/>
    <w:rsid w:val="00B87DBA"/>
    <w:rsid w:val="00B90DE7"/>
    <w:rsid w:val="00B9382E"/>
    <w:rsid w:val="00B94DEA"/>
    <w:rsid w:val="00B94E2C"/>
    <w:rsid w:val="00BA0447"/>
    <w:rsid w:val="00BA18F6"/>
    <w:rsid w:val="00BA1AF3"/>
    <w:rsid w:val="00BA2E64"/>
    <w:rsid w:val="00BA3E05"/>
    <w:rsid w:val="00BA4EEC"/>
    <w:rsid w:val="00BA5ADE"/>
    <w:rsid w:val="00BA5D2B"/>
    <w:rsid w:val="00BA5DF8"/>
    <w:rsid w:val="00BB0A27"/>
    <w:rsid w:val="00BB0B2E"/>
    <w:rsid w:val="00BB1A03"/>
    <w:rsid w:val="00BB289C"/>
    <w:rsid w:val="00BB3D38"/>
    <w:rsid w:val="00BB3DF2"/>
    <w:rsid w:val="00BB6E52"/>
    <w:rsid w:val="00BB6F4A"/>
    <w:rsid w:val="00BB6FFF"/>
    <w:rsid w:val="00BB70FF"/>
    <w:rsid w:val="00BC4AB7"/>
    <w:rsid w:val="00BD00B7"/>
    <w:rsid w:val="00BD3ED9"/>
    <w:rsid w:val="00BD5C2E"/>
    <w:rsid w:val="00BD66E1"/>
    <w:rsid w:val="00BD6DBE"/>
    <w:rsid w:val="00BD7FFC"/>
    <w:rsid w:val="00BE2155"/>
    <w:rsid w:val="00BE268A"/>
    <w:rsid w:val="00BE4767"/>
    <w:rsid w:val="00BE5309"/>
    <w:rsid w:val="00BE6C7B"/>
    <w:rsid w:val="00BF1131"/>
    <w:rsid w:val="00BF232F"/>
    <w:rsid w:val="00BF3794"/>
    <w:rsid w:val="00BF6555"/>
    <w:rsid w:val="00BF7229"/>
    <w:rsid w:val="00BF7D6D"/>
    <w:rsid w:val="00C006A5"/>
    <w:rsid w:val="00C02EF1"/>
    <w:rsid w:val="00C035C5"/>
    <w:rsid w:val="00C04FE8"/>
    <w:rsid w:val="00C05FFB"/>
    <w:rsid w:val="00C077F0"/>
    <w:rsid w:val="00C07CEB"/>
    <w:rsid w:val="00C14CF9"/>
    <w:rsid w:val="00C16754"/>
    <w:rsid w:val="00C2084B"/>
    <w:rsid w:val="00C20AF0"/>
    <w:rsid w:val="00C21565"/>
    <w:rsid w:val="00C22B6C"/>
    <w:rsid w:val="00C274A5"/>
    <w:rsid w:val="00C27BE8"/>
    <w:rsid w:val="00C300A3"/>
    <w:rsid w:val="00C30E23"/>
    <w:rsid w:val="00C30FC3"/>
    <w:rsid w:val="00C3128B"/>
    <w:rsid w:val="00C31407"/>
    <w:rsid w:val="00C31D5C"/>
    <w:rsid w:val="00C31D6B"/>
    <w:rsid w:val="00C33523"/>
    <w:rsid w:val="00C349C2"/>
    <w:rsid w:val="00C359B9"/>
    <w:rsid w:val="00C363A4"/>
    <w:rsid w:val="00C36FE1"/>
    <w:rsid w:val="00C434D1"/>
    <w:rsid w:val="00C44CE3"/>
    <w:rsid w:val="00C44D28"/>
    <w:rsid w:val="00C50A33"/>
    <w:rsid w:val="00C51120"/>
    <w:rsid w:val="00C51504"/>
    <w:rsid w:val="00C526C5"/>
    <w:rsid w:val="00C53DAD"/>
    <w:rsid w:val="00C54BF8"/>
    <w:rsid w:val="00C5636C"/>
    <w:rsid w:val="00C57899"/>
    <w:rsid w:val="00C62172"/>
    <w:rsid w:val="00C6242C"/>
    <w:rsid w:val="00C63051"/>
    <w:rsid w:val="00C64E99"/>
    <w:rsid w:val="00C64F5F"/>
    <w:rsid w:val="00C654FD"/>
    <w:rsid w:val="00C669D0"/>
    <w:rsid w:val="00C672CE"/>
    <w:rsid w:val="00C7038C"/>
    <w:rsid w:val="00C71BC7"/>
    <w:rsid w:val="00C71F5C"/>
    <w:rsid w:val="00C7311E"/>
    <w:rsid w:val="00C743A8"/>
    <w:rsid w:val="00C749BA"/>
    <w:rsid w:val="00C778E4"/>
    <w:rsid w:val="00C80C97"/>
    <w:rsid w:val="00C81152"/>
    <w:rsid w:val="00C8148C"/>
    <w:rsid w:val="00C82D8B"/>
    <w:rsid w:val="00C84AB5"/>
    <w:rsid w:val="00C90391"/>
    <w:rsid w:val="00C9334A"/>
    <w:rsid w:val="00C93620"/>
    <w:rsid w:val="00CA0168"/>
    <w:rsid w:val="00CA11C6"/>
    <w:rsid w:val="00CA190F"/>
    <w:rsid w:val="00CA305A"/>
    <w:rsid w:val="00CA48FF"/>
    <w:rsid w:val="00CA5F71"/>
    <w:rsid w:val="00CA6423"/>
    <w:rsid w:val="00CA7DB7"/>
    <w:rsid w:val="00CB1439"/>
    <w:rsid w:val="00CB15BF"/>
    <w:rsid w:val="00CB1CA6"/>
    <w:rsid w:val="00CB2D0A"/>
    <w:rsid w:val="00CB2DE2"/>
    <w:rsid w:val="00CB434E"/>
    <w:rsid w:val="00CB503F"/>
    <w:rsid w:val="00CB5C66"/>
    <w:rsid w:val="00CB5F11"/>
    <w:rsid w:val="00CB6B56"/>
    <w:rsid w:val="00CC2B8C"/>
    <w:rsid w:val="00CC2EB1"/>
    <w:rsid w:val="00CC5224"/>
    <w:rsid w:val="00CC5E10"/>
    <w:rsid w:val="00CC6A7A"/>
    <w:rsid w:val="00CD1B22"/>
    <w:rsid w:val="00CD20D3"/>
    <w:rsid w:val="00CD2769"/>
    <w:rsid w:val="00CD408F"/>
    <w:rsid w:val="00CD4AC6"/>
    <w:rsid w:val="00CD6BF4"/>
    <w:rsid w:val="00CD7FC0"/>
    <w:rsid w:val="00CE5DF0"/>
    <w:rsid w:val="00CE603F"/>
    <w:rsid w:val="00CF4159"/>
    <w:rsid w:val="00CF41E2"/>
    <w:rsid w:val="00CF5384"/>
    <w:rsid w:val="00CF5940"/>
    <w:rsid w:val="00CF637A"/>
    <w:rsid w:val="00CF69CA"/>
    <w:rsid w:val="00D06ECF"/>
    <w:rsid w:val="00D074A8"/>
    <w:rsid w:val="00D11950"/>
    <w:rsid w:val="00D13957"/>
    <w:rsid w:val="00D154FE"/>
    <w:rsid w:val="00D16C53"/>
    <w:rsid w:val="00D22857"/>
    <w:rsid w:val="00D23F63"/>
    <w:rsid w:val="00D248E8"/>
    <w:rsid w:val="00D25CD5"/>
    <w:rsid w:val="00D2716A"/>
    <w:rsid w:val="00D27924"/>
    <w:rsid w:val="00D301C1"/>
    <w:rsid w:val="00D30683"/>
    <w:rsid w:val="00D3107A"/>
    <w:rsid w:val="00D31849"/>
    <w:rsid w:val="00D334E4"/>
    <w:rsid w:val="00D33552"/>
    <w:rsid w:val="00D33A79"/>
    <w:rsid w:val="00D33B65"/>
    <w:rsid w:val="00D34225"/>
    <w:rsid w:val="00D35F6F"/>
    <w:rsid w:val="00D366FF"/>
    <w:rsid w:val="00D379E8"/>
    <w:rsid w:val="00D43E2A"/>
    <w:rsid w:val="00D448C7"/>
    <w:rsid w:val="00D45612"/>
    <w:rsid w:val="00D4678A"/>
    <w:rsid w:val="00D51752"/>
    <w:rsid w:val="00D5299B"/>
    <w:rsid w:val="00D53085"/>
    <w:rsid w:val="00D53122"/>
    <w:rsid w:val="00D5413F"/>
    <w:rsid w:val="00D54C5A"/>
    <w:rsid w:val="00D55326"/>
    <w:rsid w:val="00D55DDC"/>
    <w:rsid w:val="00D560FC"/>
    <w:rsid w:val="00D614C8"/>
    <w:rsid w:val="00D61AAE"/>
    <w:rsid w:val="00D62378"/>
    <w:rsid w:val="00D62B59"/>
    <w:rsid w:val="00D63342"/>
    <w:rsid w:val="00D6344F"/>
    <w:rsid w:val="00D70168"/>
    <w:rsid w:val="00D70302"/>
    <w:rsid w:val="00D70D33"/>
    <w:rsid w:val="00D71477"/>
    <w:rsid w:val="00D71AB8"/>
    <w:rsid w:val="00D7266C"/>
    <w:rsid w:val="00D730B1"/>
    <w:rsid w:val="00D73D73"/>
    <w:rsid w:val="00D75B04"/>
    <w:rsid w:val="00D7640D"/>
    <w:rsid w:val="00D76521"/>
    <w:rsid w:val="00D766B5"/>
    <w:rsid w:val="00D77063"/>
    <w:rsid w:val="00D772FD"/>
    <w:rsid w:val="00D80077"/>
    <w:rsid w:val="00D806AF"/>
    <w:rsid w:val="00D82F28"/>
    <w:rsid w:val="00D82F89"/>
    <w:rsid w:val="00D8354F"/>
    <w:rsid w:val="00D840ED"/>
    <w:rsid w:val="00D85EAA"/>
    <w:rsid w:val="00D86E9C"/>
    <w:rsid w:val="00D873BD"/>
    <w:rsid w:val="00D87CAD"/>
    <w:rsid w:val="00D87F7E"/>
    <w:rsid w:val="00D90596"/>
    <w:rsid w:val="00D90A16"/>
    <w:rsid w:val="00D91550"/>
    <w:rsid w:val="00D91EB3"/>
    <w:rsid w:val="00D92695"/>
    <w:rsid w:val="00D93668"/>
    <w:rsid w:val="00D93775"/>
    <w:rsid w:val="00D93B71"/>
    <w:rsid w:val="00D943D5"/>
    <w:rsid w:val="00D94438"/>
    <w:rsid w:val="00D95D8B"/>
    <w:rsid w:val="00D96787"/>
    <w:rsid w:val="00D96B94"/>
    <w:rsid w:val="00D96BC0"/>
    <w:rsid w:val="00D97A78"/>
    <w:rsid w:val="00DA1DAA"/>
    <w:rsid w:val="00DA1F23"/>
    <w:rsid w:val="00DA67F8"/>
    <w:rsid w:val="00DA68F4"/>
    <w:rsid w:val="00DA7081"/>
    <w:rsid w:val="00DA75E3"/>
    <w:rsid w:val="00DB10E7"/>
    <w:rsid w:val="00DB21E7"/>
    <w:rsid w:val="00DB2643"/>
    <w:rsid w:val="00DB2C5F"/>
    <w:rsid w:val="00DB3279"/>
    <w:rsid w:val="00DB482C"/>
    <w:rsid w:val="00DB58F6"/>
    <w:rsid w:val="00DB6344"/>
    <w:rsid w:val="00DB7208"/>
    <w:rsid w:val="00DC0239"/>
    <w:rsid w:val="00DC0A4C"/>
    <w:rsid w:val="00DC2C81"/>
    <w:rsid w:val="00DC2E93"/>
    <w:rsid w:val="00DC4834"/>
    <w:rsid w:val="00DD0A51"/>
    <w:rsid w:val="00DD0D96"/>
    <w:rsid w:val="00DD1016"/>
    <w:rsid w:val="00DD1D9A"/>
    <w:rsid w:val="00DD1FCA"/>
    <w:rsid w:val="00DD2178"/>
    <w:rsid w:val="00DD23E8"/>
    <w:rsid w:val="00DD683B"/>
    <w:rsid w:val="00DD6D09"/>
    <w:rsid w:val="00DD77C6"/>
    <w:rsid w:val="00DD7D8F"/>
    <w:rsid w:val="00DE05C9"/>
    <w:rsid w:val="00DE0DC0"/>
    <w:rsid w:val="00DE3B83"/>
    <w:rsid w:val="00DE3DCB"/>
    <w:rsid w:val="00DE4B7D"/>
    <w:rsid w:val="00DE5205"/>
    <w:rsid w:val="00DE76BD"/>
    <w:rsid w:val="00DF118A"/>
    <w:rsid w:val="00DF3A54"/>
    <w:rsid w:val="00DF4A40"/>
    <w:rsid w:val="00DF4E4B"/>
    <w:rsid w:val="00DF6678"/>
    <w:rsid w:val="00DF6A71"/>
    <w:rsid w:val="00DF6AEE"/>
    <w:rsid w:val="00DF7DA7"/>
    <w:rsid w:val="00E03868"/>
    <w:rsid w:val="00E03B55"/>
    <w:rsid w:val="00E07AE2"/>
    <w:rsid w:val="00E102D8"/>
    <w:rsid w:val="00E1075C"/>
    <w:rsid w:val="00E157A6"/>
    <w:rsid w:val="00E15DD0"/>
    <w:rsid w:val="00E216C3"/>
    <w:rsid w:val="00E21D19"/>
    <w:rsid w:val="00E226A1"/>
    <w:rsid w:val="00E226E5"/>
    <w:rsid w:val="00E22B71"/>
    <w:rsid w:val="00E25BC8"/>
    <w:rsid w:val="00E27118"/>
    <w:rsid w:val="00E27F39"/>
    <w:rsid w:val="00E3081E"/>
    <w:rsid w:val="00E3091F"/>
    <w:rsid w:val="00E30D68"/>
    <w:rsid w:val="00E31A4A"/>
    <w:rsid w:val="00E33C5C"/>
    <w:rsid w:val="00E33F04"/>
    <w:rsid w:val="00E34306"/>
    <w:rsid w:val="00E34DC3"/>
    <w:rsid w:val="00E35A84"/>
    <w:rsid w:val="00E37D4E"/>
    <w:rsid w:val="00E403DD"/>
    <w:rsid w:val="00E40765"/>
    <w:rsid w:val="00E408D2"/>
    <w:rsid w:val="00E43B98"/>
    <w:rsid w:val="00E44C04"/>
    <w:rsid w:val="00E46AB9"/>
    <w:rsid w:val="00E47B9A"/>
    <w:rsid w:val="00E51359"/>
    <w:rsid w:val="00E52D0D"/>
    <w:rsid w:val="00E53EE0"/>
    <w:rsid w:val="00E55896"/>
    <w:rsid w:val="00E56698"/>
    <w:rsid w:val="00E57119"/>
    <w:rsid w:val="00E62442"/>
    <w:rsid w:val="00E62B6F"/>
    <w:rsid w:val="00E64458"/>
    <w:rsid w:val="00E661ED"/>
    <w:rsid w:val="00E66664"/>
    <w:rsid w:val="00E71F0A"/>
    <w:rsid w:val="00E764C5"/>
    <w:rsid w:val="00E80C5A"/>
    <w:rsid w:val="00E811B5"/>
    <w:rsid w:val="00E82B1E"/>
    <w:rsid w:val="00E85955"/>
    <w:rsid w:val="00E8784B"/>
    <w:rsid w:val="00E90BDE"/>
    <w:rsid w:val="00E911BB"/>
    <w:rsid w:val="00E931B5"/>
    <w:rsid w:val="00E9516E"/>
    <w:rsid w:val="00E95D2F"/>
    <w:rsid w:val="00E95F13"/>
    <w:rsid w:val="00E96DD2"/>
    <w:rsid w:val="00EA0E66"/>
    <w:rsid w:val="00EA123B"/>
    <w:rsid w:val="00EA580A"/>
    <w:rsid w:val="00EA6071"/>
    <w:rsid w:val="00EB1F64"/>
    <w:rsid w:val="00EB31CF"/>
    <w:rsid w:val="00EB4044"/>
    <w:rsid w:val="00EB43D9"/>
    <w:rsid w:val="00EB4978"/>
    <w:rsid w:val="00EB4EA1"/>
    <w:rsid w:val="00EB6C26"/>
    <w:rsid w:val="00EC0E7E"/>
    <w:rsid w:val="00EC1D9A"/>
    <w:rsid w:val="00EC2376"/>
    <w:rsid w:val="00EC2F03"/>
    <w:rsid w:val="00EC4158"/>
    <w:rsid w:val="00EC4589"/>
    <w:rsid w:val="00ED006B"/>
    <w:rsid w:val="00ED07BD"/>
    <w:rsid w:val="00ED17B1"/>
    <w:rsid w:val="00ED1D19"/>
    <w:rsid w:val="00ED2E06"/>
    <w:rsid w:val="00ED4056"/>
    <w:rsid w:val="00ED5757"/>
    <w:rsid w:val="00EE2EB1"/>
    <w:rsid w:val="00EE4361"/>
    <w:rsid w:val="00EE784F"/>
    <w:rsid w:val="00EF1007"/>
    <w:rsid w:val="00EF2151"/>
    <w:rsid w:val="00EF4004"/>
    <w:rsid w:val="00F00953"/>
    <w:rsid w:val="00F00A9E"/>
    <w:rsid w:val="00F01147"/>
    <w:rsid w:val="00F01B57"/>
    <w:rsid w:val="00F028D3"/>
    <w:rsid w:val="00F0432E"/>
    <w:rsid w:val="00F04355"/>
    <w:rsid w:val="00F04F13"/>
    <w:rsid w:val="00F0741D"/>
    <w:rsid w:val="00F13654"/>
    <w:rsid w:val="00F1612C"/>
    <w:rsid w:val="00F16A61"/>
    <w:rsid w:val="00F17A67"/>
    <w:rsid w:val="00F2110D"/>
    <w:rsid w:val="00F22D65"/>
    <w:rsid w:val="00F24CFF"/>
    <w:rsid w:val="00F24DE5"/>
    <w:rsid w:val="00F27685"/>
    <w:rsid w:val="00F27E61"/>
    <w:rsid w:val="00F307BB"/>
    <w:rsid w:val="00F30B90"/>
    <w:rsid w:val="00F331FB"/>
    <w:rsid w:val="00F3591F"/>
    <w:rsid w:val="00F3617D"/>
    <w:rsid w:val="00F3788F"/>
    <w:rsid w:val="00F41FDA"/>
    <w:rsid w:val="00F42645"/>
    <w:rsid w:val="00F43010"/>
    <w:rsid w:val="00F508BB"/>
    <w:rsid w:val="00F54753"/>
    <w:rsid w:val="00F56229"/>
    <w:rsid w:val="00F60B5B"/>
    <w:rsid w:val="00F624E7"/>
    <w:rsid w:val="00F62B2D"/>
    <w:rsid w:val="00F6313D"/>
    <w:rsid w:val="00F63890"/>
    <w:rsid w:val="00F6396F"/>
    <w:rsid w:val="00F6547A"/>
    <w:rsid w:val="00F65F56"/>
    <w:rsid w:val="00F714E1"/>
    <w:rsid w:val="00F71C96"/>
    <w:rsid w:val="00F72D87"/>
    <w:rsid w:val="00F74573"/>
    <w:rsid w:val="00F7516B"/>
    <w:rsid w:val="00F7661A"/>
    <w:rsid w:val="00F80BC6"/>
    <w:rsid w:val="00F80C38"/>
    <w:rsid w:val="00F83B99"/>
    <w:rsid w:val="00F83E91"/>
    <w:rsid w:val="00F851A4"/>
    <w:rsid w:val="00F85F58"/>
    <w:rsid w:val="00F864F9"/>
    <w:rsid w:val="00F868DD"/>
    <w:rsid w:val="00F87B67"/>
    <w:rsid w:val="00F90A9C"/>
    <w:rsid w:val="00F90C83"/>
    <w:rsid w:val="00F94C85"/>
    <w:rsid w:val="00F94F3E"/>
    <w:rsid w:val="00F9566B"/>
    <w:rsid w:val="00F9653E"/>
    <w:rsid w:val="00F97CAE"/>
    <w:rsid w:val="00FA108E"/>
    <w:rsid w:val="00FA1A06"/>
    <w:rsid w:val="00FA2CA1"/>
    <w:rsid w:val="00FA6579"/>
    <w:rsid w:val="00FA67C8"/>
    <w:rsid w:val="00FA6B4E"/>
    <w:rsid w:val="00FA6BD6"/>
    <w:rsid w:val="00FA76FB"/>
    <w:rsid w:val="00FB05C9"/>
    <w:rsid w:val="00FB0682"/>
    <w:rsid w:val="00FB1E8E"/>
    <w:rsid w:val="00FB1F10"/>
    <w:rsid w:val="00FB373D"/>
    <w:rsid w:val="00FB44D9"/>
    <w:rsid w:val="00FB6549"/>
    <w:rsid w:val="00FC098A"/>
    <w:rsid w:val="00FC2701"/>
    <w:rsid w:val="00FC39ED"/>
    <w:rsid w:val="00FC3EF9"/>
    <w:rsid w:val="00FC50DD"/>
    <w:rsid w:val="00FC5471"/>
    <w:rsid w:val="00FC5605"/>
    <w:rsid w:val="00FD058B"/>
    <w:rsid w:val="00FD079D"/>
    <w:rsid w:val="00FD16F7"/>
    <w:rsid w:val="00FD1C5B"/>
    <w:rsid w:val="00FD419C"/>
    <w:rsid w:val="00FD44A5"/>
    <w:rsid w:val="00FD49CB"/>
    <w:rsid w:val="00FD4F94"/>
    <w:rsid w:val="00FD63F9"/>
    <w:rsid w:val="00FD65B5"/>
    <w:rsid w:val="00FD68C4"/>
    <w:rsid w:val="00FD6DB7"/>
    <w:rsid w:val="00FD7D82"/>
    <w:rsid w:val="00FD7F35"/>
    <w:rsid w:val="00FD7F98"/>
    <w:rsid w:val="00FE038A"/>
    <w:rsid w:val="00FE17FA"/>
    <w:rsid w:val="00FE1935"/>
    <w:rsid w:val="00FE5CF1"/>
    <w:rsid w:val="00FE6F73"/>
    <w:rsid w:val="00FE723B"/>
    <w:rsid w:val="00FE735C"/>
    <w:rsid w:val="00FF1B91"/>
    <w:rsid w:val="00FF26C9"/>
    <w:rsid w:val="00FF2827"/>
    <w:rsid w:val="00FF45E3"/>
    <w:rsid w:val="00FF4985"/>
    <w:rsid w:val="00FF4B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84C1"/>
  <w15:docId w15:val="{392D8C0E-54FC-429B-BDE2-0BE866846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45C5"/>
    <w:pPr>
      <w:spacing w:after="0" w:line="360" w:lineRule="auto"/>
      <w:ind w:firstLine="709"/>
      <w:jc w:val="both"/>
    </w:pPr>
    <w:rPr>
      <w:rFonts w:ascii="Times New Roman" w:hAnsi="Times New Roman"/>
      <w:color w:val="000000" w:themeColor="text1"/>
      <w:sz w:val="24"/>
    </w:rPr>
  </w:style>
  <w:style w:type="paragraph" w:styleId="10">
    <w:name w:val="heading 1"/>
    <w:basedOn w:val="a0"/>
    <w:next w:val="a0"/>
    <w:link w:val="11"/>
    <w:uiPriority w:val="9"/>
    <w:qFormat/>
    <w:rsid w:val="002F25F8"/>
    <w:pPr>
      <w:keepNext/>
      <w:keepLines/>
      <w:ind w:firstLine="0"/>
      <w:outlineLvl w:val="0"/>
    </w:pPr>
    <w:rPr>
      <w:rFonts w:eastAsiaTheme="majorEastAsia" w:cstheme="majorBidi"/>
      <w:b/>
      <w:sz w:val="32"/>
      <w:szCs w:val="32"/>
    </w:rPr>
  </w:style>
  <w:style w:type="paragraph" w:styleId="20">
    <w:name w:val="heading 2"/>
    <w:basedOn w:val="a0"/>
    <w:next w:val="a0"/>
    <w:link w:val="21"/>
    <w:uiPriority w:val="9"/>
    <w:unhideWhenUsed/>
    <w:qFormat/>
    <w:rsid w:val="002F25F8"/>
    <w:pPr>
      <w:keepNext/>
      <w:keepLines/>
      <w:ind w:firstLine="0"/>
      <w:outlineLvl w:val="1"/>
    </w:pPr>
    <w:rPr>
      <w:rFonts w:eastAsiaTheme="majorEastAsia" w:cstheme="majorBidi"/>
      <w:b/>
      <w:sz w:val="28"/>
      <w:szCs w:val="26"/>
    </w:rPr>
  </w:style>
  <w:style w:type="paragraph" w:styleId="30">
    <w:name w:val="heading 3"/>
    <w:basedOn w:val="a0"/>
    <w:next w:val="a0"/>
    <w:link w:val="31"/>
    <w:uiPriority w:val="9"/>
    <w:unhideWhenUsed/>
    <w:qFormat/>
    <w:rsid w:val="002F25F8"/>
    <w:pPr>
      <w:keepNext/>
      <w:keepLines/>
      <w:ind w:firstLine="0"/>
      <w:outlineLvl w:val="2"/>
    </w:pPr>
    <w:rPr>
      <w:rFonts w:eastAsiaTheme="majorEastAsia" w:cstheme="majorBidi"/>
      <w:b/>
      <w:szCs w:val="24"/>
    </w:rPr>
  </w:style>
  <w:style w:type="paragraph" w:styleId="4">
    <w:name w:val="heading 4"/>
    <w:basedOn w:val="a0"/>
    <w:next w:val="a0"/>
    <w:link w:val="40"/>
    <w:uiPriority w:val="9"/>
    <w:unhideWhenUsed/>
    <w:qFormat/>
    <w:rsid w:val="00B37011"/>
    <w:pPr>
      <w:keepNext/>
      <w:keepLines/>
      <w:numPr>
        <w:numId w:val="45"/>
      </w:numPr>
      <w:jc w:val="center"/>
      <w:outlineLvl w:val="3"/>
    </w:pPr>
    <w:rPr>
      <w:rFonts w:eastAsiaTheme="majorEastAsia" w:cstheme="majorBidi"/>
      <w:iCs/>
    </w:rPr>
  </w:style>
  <w:style w:type="paragraph" w:styleId="5">
    <w:name w:val="heading 5"/>
    <w:basedOn w:val="a0"/>
    <w:next w:val="a0"/>
    <w:link w:val="50"/>
    <w:uiPriority w:val="9"/>
    <w:unhideWhenUsed/>
    <w:qFormat/>
    <w:rsid w:val="001E0C01"/>
    <w:pPr>
      <w:keepNext/>
      <w:keepLines/>
      <w:numPr>
        <w:ilvl w:val="4"/>
        <w:numId w:val="3"/>
      </w:numPr>
      <w:outlineLvl w:val="4"/>
    </w:pPr>
    <w:rPr>
      <w:rFonts w:eastAsiaTheme="majorEastAsia" w:cstheme="majorBidi"/>
    </w:rPr>
  </w:style>
  <w:style w:type="paragraph" w:styleId="6">
    <w:name w:val="heading 6"/>
    <w:basedOn w:val="a0"/>
    <w:next w:val="a0"/>
    <w:link w:val="60"/>
    <w:uiPriority w:val="9"/>
    <w:unhideWhenUsed/>
    <w:qFormat/>
    <w:rsid w:val="001E0C01"/>
    <w:pPr>
      <w:keepNext/>
      <w:keepLines/>
      <w:numPr>
        <w:ilvl w:val="5"/>
        <w:numId w:val="3"/>
      </w:numPr>
      <w:spacing w:before="40"/>
      <w:outlineLvl w:val="5"/>
    </w:pPr>
    <w:rPr>
      <w:rFonts w:eastAsiaTheme="majorEastAsia" w:cs="Times New Roman"/>
      <w:color w:val="auto"/>
    </w:rPr>
  </w:style>
  <w:style w:type="paragraph" w:styleId="7">
    <w:name w:val="heading 7"/>
    <w:basedOn w:val="a0"/>
    <w:next w:val="a0"/>
    <w:link w:val="70"/>
    <w:uiPriority w:val="9"/>
    <w:unhideWhenUsed/>
    <w:qFormat/>
    <w:rsid w:val="001E0C01"/>
    <w:pPr>
      <w:keepNext/>
      <w:keepLines/>
      <w:numPr>
        <w:ilvl w:val="6"/>
        <w:numId w:val="3"/>
      </w:numPr>
      <w:spacing w:before="40"/>
      <w:outlineLvl w:val="6"/>
    </w:pPr>
    <w:rPr>
      <w:rFonts w:eastAsiaTheme="majorEastAsia" w:cs="Times New Roman"/>
      <w:iCs/>
      <w:color w:val="auto"/>
    </w:rPr>
  </w:style>
  <w:style w:type="paragraph" w:styleId="8">
    <w:name w:val="heading 8"/>
    <w:basedOn w:val="a0"/>
    <w:next w:val="a0"/>
    <w:link w:val="80"/>
    <w:uiPriority w:val="9"/>
    <w:unhideWhenUsed/>
    <w:qFormat/>
    <w:rsid w:val="001E0C0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1E0C0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2F25F8"/>
    <w:rPr>
      <w:rFonts w:ascii="Times New Roman" w:eastAsiaTheme="majorEastAsia" w:hAnsi="Times New Roman" w:cstheme="majorBidi"/>
      <w:b/>
      <w:color w:val="000000" w:themeColor="text1"/>
      <w:sz w:val="32"/>
      <w:szCs w:val="32"/>
    </w:rPr>
  </w:style>
  <w:style w:type="character" w:customStyle="1" w:styleId="21">
    <w:name w:val="Заголовок 2 Знак"/>
    <w:basedOn w:val="a1"/>
    <w:link w:val="20"/>
    <w:uiPriority w:val="9"/>
    <w:rsid w:val="002F25F8"/>
    <w:rPr>
      <w:rFonts w:ascii="Times New Roman" w:eastAsiaTheme="majorEastAsia" w:hAnsi="Times New Roman" w:cstheme="majorBidi"/>
      <w:b/>
      <w:color w:val="000000" w:themeColor="text1"/>
      <w:sz w:val="28"/>
      <w:szCs w:val="26"/>
    </w:rPr>
  </w:style>
  <w:style w:type="character" w:customStyle="1" w:styleId="31">
    <w:name w:val="Заголовок 3 Знак"/>
    <w:basedOn w:val="a1"/>
    <w:link w:val="30"/>
    <w:uiPriority w:val="9"/>
    <w:rsid w:val="002F25F8"/>
    <w:rPr>
      <w:rFonts w:ascii="Times New Roman" w:eastAsiaTheme="majorEastAsia" w:hAnsi="Times New Roman" w:cstheme="majorBidi"/>
      <w:b/>
      <w:color w:val="000000" w:themeColor="text1"/>
      <w:sz w:val="24"/>
      <w:szCs w:val="24"/>
    </w:rPr>
  </w:style>
  <w:style w:type="character" w:customStyle="1" w:styleId="40">
    <w:name w:val="Заголовок 4 Знак"/>
    <w:basedOn w:val="a1"/>
    <w:link w:val="4"/>
    <w:uiPriority w:val="9"/>
    <w:rsid w:val="001E0C01"/>
    <w:rPr>
      <w:rFonts w:ascii="Times New Roman" w:eastAsiaTheme="majorEastAsia" w:hAnsi="Times New Roman" w:cstheme="majorBidi"/>
      <w:iCs/>
      <w:color w:val="000000" w:themeColor="text1"/>
      <w:sz w:val="24"/>
    </w:rPr>
  </w:style>
  <w:style w:type="character" w:customStyle="1" w:styleId="50">
    <w:name w:val="Заголовок 5 Знак"/>
    <w:basedOn w:val="a1"/>
    <w:link w:val="5"/>
    <w:uiPriority w:val="9"/>
    <w:rsid w:val="002F25F8"/>
    <w:rPr>
      <w:rFonts w:ascii="Times New Roman" w:eastAsiaTheme="majorEastAsia" w:hAnsi="Times New Roman" w:cstheme="majorBidi"/>
      <w:color w:val="000000" w:themeColor="text1"/>
      <w:sz w:val="24"/>
    </w:rPr>
  </w:style>
  <w:style w:type="character" w:customStyle="1" w:styleId="60">
    <w:name w:val="Заголовок 6 Знак"/>
    <w:basedOn w:val="a1"/>
    <w:link w:val="6"/>
    <w:uiPriority w:val="9"/>
    <w:rsid w:val="0062414F"/>
    <w:rPr>
      <w:rFonts w:ascii="Times New Roman" w:eastAsiaTheme="majorEastAsia" w:hAnsi="Times New Roman" w:cs="Times New Roman"/>
      <w:sz w:val="24"/>
    </w:rPr>
  </w:style>
  <w:style w:type="character" w:customStyle="1" w:styleId="70">
    <w:name w:val="Заголовок 7 Знак"/>
    <w:basedOn w:val="a1"/>
    <w:link w:val="7"/>
    <w:uiPriority w:val="9"/>
    <w:rsid w:val="00101C18"/>
    <w:rPr>
      <w:rFonts w:ascii="Times New Roman" w:eastAsiaTheme="majorEastAsia" w:hAnsi="Times New Roman" w:cs="Times New Roman"/>
      <w:iCs/>
      <w:sz w:val="24"/>
    </w:rPr>
  </w:style>
  <w:style w:type="character" w:customStyle="1" w:styleId="80">
    <w:name w:val="Заголовок 8 Знак"/>
    <w:basedOn w:val="a1"/>
    <w:link w:val="8"/>
    <w:uiPriority w:val="9"/>
    <w:rsid w:val="00101C1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101C18"/>
    <w:rPr>
      <w:rFonts w:asciiTheme="majorHAnsi" w:eastAsiaTheme="majorEastAsia" w:hAnsiTheme="majorHAnsi" w:cstheme="majorBidi"/>
      <w:i/>
      <w:iCs/>
      <w:color w:val="272727" w:themeColor="text1" w:themeTint="D8"/>
      <w:sz w:val="21"/>
      <w:szCs w:val="21"/>
    </w:rPr>
  </w:style>
  <w:style w:type="paragraph" w:styleId="a4">
    <w:name w:val="Intense Quote"/>
    <w:basedOn w:val="a0"/>
    <w:next w:val="a0"/>
    <w:link w:val="a5"/>
    <w:uiPriority w:val="30"/>
    <w:qFormat/>
    <w:rsid w:val="00CB5F11"/>
    <w:pPr>
      <w:pBdr>
        <w:bottom w:val="single" w:sz="4" w:space="4" w:color="5B9BD5" w:themeColor="accent1"/>
      </w:pBdr>
    </w:pPr>
    <w:rPr>
      <w:b/>
      <w:bCs/>
      <w:i/>
      <w:iCs/>
    </w:rPr>
  </w:style>
  <w:style w:type="character" w:customStyle="1" w:styleId="a5">
    <w:name w:val="Выделенная цитата Знак"/>
    <w:basedOn w:val="a1"/>
    <w:link w:val="a4"/>
    <w:uiPriority w:val="30"/>
    <w:rsid w:val="00CB5F11"/>
    <w:rPr>
      <w:rFonts w:ascii="Times New Roman" w:hAnsi="Times New Roman"/>
      <w:b/>
      <w:bCs/>
      <w:i/>
      <w:iCs/>
      <w:color w:val="000000" w:themeColor="text1"/>
      <w:sz w:val="24"/>
    </w:rPr>
  </w:style>
  <w:style w:type="paragraph" w:styleId="a6">
    <w:name w:val="footer"/>
    <w:basedOn w:val="a0"/>
    <w:link w:val="a7"/>
    <w:uiPriority w:val="99"/>
    <w:unhideWhenUsed/>
    <w:rsid w:val="00CB5F11"/>
    <w:pPr>
      <w:tabs>
        <w:tab w:val="center" w:pos="4677"/>
        <w:tab w:val="right" w:pos="9355"/>
      </w:tabs>
      <w:spacing w:line="240" w:lineRule="auto"/>
    </w:pPr>
  </w:style>
  <w:style w:type="character" w:customStyle="1" w:styleId="a7">
    <w:name w:val="Нижний колонтитул Знак"/>
    <w:basedOn w:val="a1"/>
    <w:link w:val="a6"/>
    <w:uiPriority w:val="99"/>
    <w:rsid w:val="00CB5F11"/>
    <w:rPr>
      <w:rFonts w:ascii="Times New Roman" w:hAnsi="Times New Roman"/>
      <w:color w:val="000000" w:themeColor="text1"/>
      <w:sz w:val="24"/>
    </w:rPr>
  </w:style>
  <w:style w:type="table" w:styleId="a8">
    <w:name w:val="Table Grid"/>
    <w:basedOn w:val="a2"/>
    <w:uiPriority w:val="39"/>
    <w:rsid w:val="00CB5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OC Heading"/>
    <w:basedOn w:val="10"/>
    <w:next w:val="a0"/>
    <w:uiPriority w:val="39"/>
    <w:unhideWhenUsed/>
    <w:qFormat/>
    <w:rsid w:val="00FD65B5"/>
    <w:pPr>
      <w:spacing w:before="240" w:line="259" w:lineRule="auto"/>
      <w:jc w:val="left"/>
      <w:outlineLvl w:val="9"/>
    </w:pPr>
    <w:rPr>
      <w:rFonts w:asciiTheme="majorHAnsi" w:hAnsiTheme="majorHAnsi"/>
      <w:b w:val="0"/>
      <w:color w:val="2E74B5" w:themeColor="accent1" w:themeShade="BF"/>
      <w:lang w:eastAsia="ru-RU"/>
    </w:rPr>
  </w:style>
  <w:style w:type="paragraph" w:styleId="12">
    <w:name w:val="toc 1"/>
    <w:basedOn w:val="a0"/>
    <w:next w:val="a0"/>
    <w:autoRedefine/>
    <w:uiPriority w:val="39"/>
    <w:unhideWhenUsed/>
    <w:rsid w:val="00FD65B5"/>
    <w:pPr>
      <w:spacing w:after="100"/>
    </w:pPr>
  </w:style>
  <w:style w:type="character" w:styleId="aa">
    <w:name w:val="Hyperlink"/>
    <w:basedOn w:val="a1"/>
    <w:uiPriority w:val="99"/>
    <w:unhideWhenUsed/>
    <w:rsid w:val="00FD65B5"/>
    <w:rPr>
      <w:color w:val="0563C1" w:themeColor="hyperlink"/>
      <w:u w:val="single"/>
    </w:rPr>
  </w:style>
  <w:style w:type="paragraph" w:styleId="ab">
    <w:name w:val="header"/>
    <w:basedOn w:val="a0"/>
    <w:link w:val="ac"/>
    <w:uiPriority w:val="99"/>
    <w:unhideWhenUsed/>
    <w:rsid w:val="00FD65B5"/>
    <w:pPr>
      <w:tabs>
        <w:tab w:val="center" w:pos="4677"/>
        <w:tab w:val="right" w:pos="9355"/>
      </w:tabs>
      <w:spacing w:line="240" w:lineRule="auto"/>
    </w:pPr>
  </w:style>
  <w:style w:type="character" w:customStyle="1" w:styleId="ac">
    <w:name w:val="Верхний колонтитул Знак"/>
    <w:basedOn w:val="a1"/>
    <w:link w:val="ab"/>
    <w:uiPriority w:val="99"/>
    <w:rsid w:val="00FD65B5"/>
    <w:rPr>
      <w:rFonts w:ascii="Times New Roman" w:hAnsi="Times New Roman"/>
      <w:color w:val="000000" w:themeColor="text1"/>
      <w:sz w:val="24"/>
    </w:rPr>
  </w:style>
  <w:style w:type="table" w:customStyle="1" w:styleId="13">
    <w:name w:val="Сетка таблицы1"/>
    <w:basedOn w:val="a2"/>
    <w:next w:val="a8"/>
    <w:uiPriority w:val="39"/>
    <w:rsid w:val="00556A3D"/>
    <w:pPr>
      <w:spacing w:after="0" w:line="240" w:lineRule="auto"/>
    </w:pPr>
    <w:rPr>
      <w:rFonts w:ascii="Calibri" w:eastAsia="Times New Roman" w:hAnsi="Calibri"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Содержимое таблицы"/>
    <w:basedOn w:val="a0"/>
    <w:qFormat/>
    <w:rsid w:val="00B244C0"/>
    <w:pPr>
      <w:widowControl w:val="0"/>
      <w:suppressLineNumbers/>
      <w:suppressAutoHyphens/>
    </w:pPr>
    <w:rPr>
      <w:rFonts w:eastAsia="SimSun" w:cs="Mangal"/>
      <w:color w:val="auto"/>
      <w:szCs w:val="24"/>
      <w:lang w:eastAsia="hi-IN" w:bidi="hi-IN"/>
    </w:rPr>
  </w:style>
  <w:style w:type="paragraph" w:styleId="ae">
    <w:name w:val="List Paragraph"/>
    <w:aliases w:val="Предусловия,List Paragraph,Table-Normal,RSHB_Table-Normal,Абзац маркированнный,Булит 1,UL,Use Case List Paragraph,FooterText,Paragraphe de liste1,Bulletr List Paragraph,列出段落,列出段落1,List Paragraph2,List Paragraph21,Headding 3,Список_Ав,List,L"/>
    <w:basedOn w:val="a0"/>
    <w:link w:val="af"/>
    <w:uiPriority w:val="34"/>
    <w:qFormat/>
    <w:rsid w:val="00B05664"/>
    <w:pPr>
      <w:ind w:left="720"/>
      <w:contextualSpacing/>
    </w:pPr>
  </w:style>
  <w:style w:type="character" w:customStyle="1" w:styleId="af">
    <w:name w:val="Абзац списка Знак"/>
    <w:aliases w:val="Предусловия Знак,List Paragraph Знак,Table-Normal Знак,RSHB_Table-Normal Знак,Абзац маркированнный Знак,Булит 1 Знак,UL Знак,Use Case List Paragraph Знак,FooterText Знак,Paragraphe de liste1 Знак,Bulletr List Paragraph Знак,列出段落 Знак"/>
    <w:link w:val="ae"/>
    <w:uiPriority w:val="34"/>
    <w:qFormat/>
    <w:locked/>
    <w:rsid w:val="00B75CDD"/>
    <w:rPr>
      <w:rFonts w:ascii="Times New Roman" w:hAnsi="Times New Roman"/>
      <w:color w:val="000000" w:themeColor="text1"/>
      <w:sz w:val="24"/>
    </w:rPr>
  </w:style>
  <w:style w:type="paragraph" w:styleId="22">
    <w:name w:val="toc 2"/>
    <w:basedOn w:val="a0"/>
    <w:next w:val="a0"/>
    <w:autoRedefine/>
    <w:uiPriority w:val="39"/>
    <w:unhideWhenUsed/>
    <w:rsid w:val="006C5320"/>
    <w:pPr>
      <w:spacing w:after="100"/>
      <w:ind w:left="240"/>
    </w:pPr>
  </w:style>
  <w:style w:type="paragraph" w:styleId="32">
    <w:name w:val="toc 3"/>
    <w:basedOn w:val="a0"/>
    <w:next w:val="a0"/>
    <w:autoRedefine/>
    <w:uiPriority w:val="39"/>
    <w:unhideWhenUsed/>
    <w:rsid w:val="006C5320"/>
    <w:pPr>
      <w:spacing w:after="100"/>
      <w:ind w:left="480"/>
    </w:pPr>
  </w:style>
  <w:style w:type="paragraph" w:styleId="af0">
    <w:name w:val="Balloon Text"/>
    <w:basedOn w:val="a0"/>
    <w:link w:val="af1"/>
    <w:uiPriority w:val="99"/>
    <w:semiHidden/>
    <w:unhideWhenUsed/>
    <w:rsid w:val="00DC4834"/>
    <w:pPr>
      <w:spacing w:line="240" w:lineRule="auto"/>
    </w:pPr>
    <w:rPr>
      <w:rFonts w:ascii="Tahoma" w:hAnsi="Tahoma" w:cs="Tahoma"/>
      <w:sz w:val="16"/>
      <w:szCs w:val="16"/>
    </w:rPr>
  </w:style>
  <w:style w:type="character" w:customStyle="1" w:styleId="af1">
    <w:name w:val="Текст выноски Знак"/>
    <w:basedOn w:val="a1"/>
    <w:link w:val="af0"/>
    <w:uiPriority w:val="99"/>
    <w:semiHidden/>
    <w:rsid w:val="00DC4834"/>
    <w:rPr>
      <w:rFonts w:ascii="Tahoma" w:hAnsi="Tahoma" w:cs="Tahoma"/>
      <w:color w:val="000000" w:themeColor="text1"/>
      <w:sz w:val="16"/>
      <w:szCs w:val="16"/>
    </w:rPr>
  </w:style>
  <w:style w:type="character" w:styleId="af2">
    <w:name w:val="annotation reference"/>
    <w:basedOn w:val="a1"/>
    <w:unhideWhenUsed/>
    <w:qFormat/>
    <w:rsid w:val="00DC4834"/>
    <w:rPr>
      <w:sz w:val="16"/>
      <w:szCs w:val="16"/>
    </w:rPr>
  </w:style>
  <w:style w:type="paragraph" w:styleId="af3">
    <w:name w:val="annotation text"/>
    <w:basedOn w:val="a0"/>
    <w:link w:val="af4"/>
    <w:uiPriority w:val="99"/>
    <w:unhideWhenUsed/>
    <w:qFormat/>
    <w:rsid w:val="00DC4834"/>
    <w:pPr>
      <w:spacing w:line="240" w:lineRule="auto"/>
    </w:pPr>
    <w:rPr>
      <w:sz w:val="20"/>
      <w:szCs w:val="20"/>
    </w:rPr>
  </w:style>
  <w:style w:type="character" w:customStyle="1" w:styleId="af4">
    <w:name w:val="Текст примечания Знак"/>
    <w:basedOn w:val="a1"/>
    <w:link w:val="af3"/>
    <w:uiPriority w:val="99"/>
    <w:rsid w:val="00DC4834"/>
    <w:rPr>
      <w:rFonts w:ascii="Times New Roman" w:hAnsi="Times New Roman"/>
      <w:color w:val="000000" w:themeColor="text1"/>
      <w:sz w:val="20"/>
      <w:szCs w:val="20"/>
    </w:rPr>
  </w:style>
  <w:style w:type="paragraph" w:styleId="af5">
    <w:name w:val="annotation subject"/>
    <w:basedOn w:val="af3"/>
    <w:next w:val="af3"/>
    <w:link w:val="af6"/>
    <w:uiPriority w:val="99"/>
    <w:semiHidden/>
    <w:unhideWhenUsed/>
    <w:rsid w:val="00DC4834"/>
    <w:rPr>
      <w:b/>
      <w:bCs/>
    </w:rPr>
  </w:style>
  <w:style w:type="character" w:customStyle="1" w:styleId="af6">
    <w:name w:val="Тема примечания Знак"/>
    <w:basedOn w:val="af4"/>
    <w:link w:val="af5"/>
    <w:uiPriority w:val="99"/>
    <w:semiHidden/>
    <w:rsid w:val="00DC4834"/>
    <w:rPr>
      <w:rFonts w:ascii="Times New Roman" w:hAnsi="Times New Roman"/>
      <w:b/>
      <w:bCs/>
      <w:color w:val="000000" w:themeColor="text1"/>
      <w:sz w:val="20"/>
      <w:szCs w:val="20"/>
    </w:rPr>
  </w:style>
  <w:style w:type="paragraph" w:styleId="a">
    <w:name w:val="List Bullet"/>
    <w:basedOn w:val="a0"/>
    <w:uiPriority w:val="99"/>
    <w:unhideWhenUsed/>
    <w:rsid w:val="003A2F6D"/>
    <w:pPr>
      <w:numPr>
        <w:numId w:val="2"/>
      </w:numPr>
      <w:contextualSpacing/>
    </w:pPr>
  </w:style>
  <w:style w:type="paragraph" w:styleId="HTML">
    <w:name w:val="HTML Preformatted"/>
    <w:basedOn w:val="a0"/>
    <w:link w:val="HTML0"/>
    <w:uiPriority w:val="99"/>
    <w:unhideWhenUsed/>
    <w:rsid w:val="006C0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lang w:eastAsia="ru-RU"/>
    </w:rPr>
  </w:style>
  <w:style w:type="character" w:customStyle="1" w:styleId="HTML0">
    <w:name w:val="Стандартный HTML Знак"/>
    <w:basedOn w:val="a1"/>
    <w:link w:val="HTML"/>
    <w:uiPriority w:val="99"/>
    <w:rsid w:val="006C02B4"/>
    <w:rPr>
      <w:rFonts w:ascii="Courier New" w:eastAsia="Times New Roman" w:hAnsi="Courier New" w:cs="Courier New"/>
      <w:sz w:val="20"/>
      <w:szCs w:val="20"/>
      <w:lang w:eastAsia="ru-RU"/>
    </w:rPr>
  </w:style>
  <w:style w:type="table" w:customStyle="1" w:styleId="af7">
    <w:name w:val="ЕАБР Таблица"/>
    <w:basedOn w:val="a2"/>
    <w:uiPriority w:val="99"/>
    <w:rsid w:val="00152C73"/>
    <w:pPr>
      <w:spacing w:after="0" w:line="240" w:lineRule="auto"/>
      <w:jc w:val="both"/>
    </w:pPr>
    <w:rPr>
      <w:rFonts w:ascii="Times New Roman" w:eastAsia="Calibri" w:hAnsi="Times New Roman" w:cs="Times New Roman"/>
      <w:sz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blStylePr w:type="firstRow">
      <w:pPr>
        <w:keepNext/>
        <w:keepLines/>
        <w:widowControl/>
        <w:wordWrap/>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Times New Roman" w:hAnsi="Times New Roman"/>
        <w:b w:val="0"/>
        <w:sz w:val="24"/>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vAlign w:val="center"/>
      </w:tcPr>
    </w:tblStylePr>
  </w:style>
  <w:style w:type="paragraph" w:styleId="af8">
    <w:name w:val="caption"/>
    <w:aliases w:val="Название рисунка"/>
    <w:basedOn w:val="a0"/>
    <w:next w:val="a0"/>
    <w:uiPriority w:val="35"/>
    <w:unhideWhenUsed/>
    <w:qFormat/>
    <w:rsid w:val="003B4E96"/>
    <w:pPr>
      <w:spacing w:after="200" w:line="240" w:lineRule="auto"/>
    </w:pPr>
    <w:rPr>
      <w:i/>
      <w:iCs/>
      <w:color w:val="44546A" w:themeColor="text2"/>
      <w:sz w:val="18"/>
      <w:szCs w:val="18"/>
    </w:rPr>
  </w:style>
  <w:style w:type="paragraph" w:styleId="af9">
    <w:name w:val="footnote text"/>
    <w:basedOn w:val="a0"/>
    <w:link w:val="afa"/>
    <w:uiPriority w:val="99"/>
    <w:unhideWhenUsed/>
    <w:rsid w:val="00156390"/>
    <w:pPr>
      <w:spacing w:line="240" w:lineRule="auto"/>
    </w:pPr>
    <w:rPr>
      <w:sz w:val="20"/>
      <w:szCs w:val="20"/>
    </w:rPr>
  </w:style>
  <w:style w:type="character" w:customStyle="1" w:styleId="afa">
    <w:name w:val="Текст сноски Знак"/>
    <w:basedOn w:val="a1"/>
    <w:link w:val="af9"/>
    <w:uiPriority w:val="99"/>
    <w:rsid w:val="00156390"/>
    <w:rPr>
      <w:rFonts w:ascii="Times New Roman" w:hAnsi="Times New Roman"/>
      <w:color w:val="000000" w:themeColor="text1"/>
      <w:sz w:val="20"/>
      <w:szCs w:val="20"/>
    </w:rPr>
  </w:style>
  <w:style w:type="character" w:styleId="afb">
    <w:name w:val="footnote reference"/>
    <w:basedOn w:val="a1"/>
    <w:uiPriority w:val="99"/>
    <w:semiHidden/>
    <w:unhideWhenUsed/>
    <w:rsid w:val="00156390"/>
    <w:rPr>
      <w:vertAlign w:val="superscript"/>
    </w:rPr>
  </w:style>
  <w:style w:type="table" w:customStyle="1" w:styleId="74">
    <w:name w:val="74"/>
    <w:basedOn w:val="a2"/>
    <w:rsid w:val="00341782"/>
    <w:pPr>
      <w:spacing w:after="0" w:line="276" w:lineRule="auto"/>
    </w:pPr>
    <w:rPr>
      <w:rFonts w:ascii="Arial" w:eastAsia="Arial" w:hAnsi="Arial" w:cs="Arial"/>
      <w:lang w:eastAsia="ru-RU"/>
    </w:rPr>
    <w:tblPr>
      <w:tblStyleRowBandSize w:val="1"/>
      <w:tblStyleColBandSize w:val="1"/>
      <w:tblInd w:w="0" w:type="nil"/>
      <w:tblCellMar>
        <w:top w:w="100" w:type="dxa"/>
        <w:left w:w="100" w:type="dxa"/>
        <w:bottom w:w="100" w:type="dxa"/>
        <w:right w:w="100" w:type="dxa"/>
      </w:tblCellMar>
    </w:tblPr>
  </w:style>
  <w:style w:type="character" w:styleId="afc">
    <w:name w:val="Strong"/>
    <w:basedOn w:val="a1"/>
    <w:uiPriority w:val="22"/>
    <w:qFormat/>
    <w:rsid w:val="008F463B"/>
    <w:rPr>
      <w:b/>
      <w:bCs/>
    </w:rPr>
  </w:style>
  <w:style w:type="character" w:customStyle="1" w:styleId="afd">
    <w:name w:val="Текст Знак"/>
    <w:basedOn w:val="a1"/>
    <w:link w:val="afe"/>
    <w:uiPriority w:val="99"/>
    <w:rsid w:val="00116387"/>
    <w:rPr>
      <w:rFonts w:ascii="Calibri" w:hAnsi="Calibri"/>
      <w:szCs w:val="21"/>
    </w:rPr>
  </w:style>
  <w:style w:type="paragraph" w:styleId="afe">
    <w:name w:val="Plain Text"/>
    <w:basedOn w:val="a0"/>
    <w:link w:val="afd"/>
    <w:uiPriority w:val="99"/>
    <w:unhideWhenUsed/>
    <w:rsid w:val="00116387"/>
    <w:pPr>
      <w:spacing w:line="240" w:lineRule="auto"/>
      <w:ind w:firstLine="0"/>
      <w:jc w:val="left"/>
    </w:pPr>
    <w:rPr>
      <w:rFonts w:ascii="Calibri" w:hAnsi="Calibri"/>
      <w:color w:val="auto"/>
      <w:sz w:val="22"/>
      <w:szCs w:val="21"/>
    </w:rPr>
  </w:style>
  <w:style w:type="table" w:customStyle="1" w:styleId="23">
    <w:name w:val="Сетка таблицы2"/>
    <w:basedOn w:val="a2"/>
    <w:next w:val="a8"/>
    <w:uiPriority w:val="39"/>
    <w:rsid w:val="00547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Revision"/>
    <w:hidden/>
    <w:uiPriority w:val="99"/>
    <w:semiHidden/>
    <w:rsid w:val="00FC5605"/>
    <w:pPr>
      <w:spacing w:after="0" w:line="240" w:lineRule="auto"/>
    </w:pPr>
    <w:rPr>
      <w:rFonts w:ascii="Times New Roman" w:hAnsi="Times New Roman"/>
      <w:color w:val="000000" w:themeColor="text1"/>
      <w:sz w:val="24"/>
    </w:rPr>
  </w:style>
  <w:style w:type="paragraph" w:styleId="aff0">
    <w:name w:val="Normal (Web)"/>
    <w:basedOn w:val="a0"/>
    <w:uiPriority w:val="99"/>
    <w:semiHidden/>
    <w:unhideWhenUsed/>
    <w:rsid w:val="00540115"/>
    <w:rPr>
      <w:rFonts w:cs="Times New Roman"/>
      <w:szCs w:val="24"/>
    </w:rPr>
  </w:style>
  <w:style w:type="character" w:styleId="aff1">
    <w:name w:val="Emphasis"/>
    <w:basedOn w:val="a1"/>
    <w:uiPriority w:val="20"/>
    <w:qFormat/>
    <w:rsid w:val="00934C64"/>
    <w:rPr>
      <w:i/>
      <w:iCs/>
    </w:rPr>
  </w:style>
  <w:style w:type="numbering" w:customStyle="1" w:styleId="1">
    <w:name w:val="Текущий список1"/>
    <w:uiPriority w:val="99"/>
    <w:rsid w:val="001E0C01"/>
    <w:pPr>
      <w:numPr>
        <w:numId w:val="44"/>
      </w:numPr>
    </w:pPr>
  </w:style>
  <w:style w:type="numbering" w:customStyle="1" w:styleId="2">
    <w:name w:val="Текущий список2"/>
    <w:uiPriority w:val="99"/>
    <w:rsid w:val="001E0C01"/>
    <w:pPr>
      <w:numPr>
        <w:numId w:val="46"/>
      </w:numPr>
    </w:pPr>
  </w:style>
  <w:style w:type="numbering" w:customStyle="1" w:styleId="3">
    <w:name w:val="Текущий список3"/>
    <w:uiPriority w:val="99"/>
    <w:rsid w:val="00B37011"/>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5077">
      <w:bodyDiv w:val="1"/>
      <w:marLeft w:val="0"/>
      <w:marRight w:val="0"/>
      <w:marTop w:val="0"/>
      <w:marBottom w:val="0"/>
      <w:divBdr>
        <w:top w:val="none" w:sz="0" w:space="0" w:color="auto"/>
        <w:left w:val="none" w:sz="0" w:space="0" w:color="auto"/>
        <w:bottom w:val="none" w:sz="0" w:space="0" w:color="auto"/>
        <w:right w:val="none" w:sz="0" w:space="0" w:color="auto"/>
      </w:divBdr>
    </w:div>
    <w:div w:id="250163295">
      <w:bodyDiv w:val="1"/>
      <w:marLeft w:val="0"/>
      <w:marRight w:val="0"/>
      <w:marTop w:val="0"/>
      <w:marBottom w:val="0"/>
      <w:divBdr>
        <w:top w:val="none" w:sz="0" w:space="0" w:color="auto"/>
        <w:left w:val="none" w:sz="0" w:space="0" w:color="auto"/>
        <w:bottom w:val="none" w:sz="0" w:space="0" w:color="auto"/>
        <w:right w:val="none" w:sz="0" w:space="0" w:color="auto"/>
      </w:divBdr>
    </w:div>
    <w:div w:id="437721597">
      <w:bodyDiv w:val="1"/>
      <w:marLeft w:val="0"/>
      <w:marRight w:val="0"/>
      <w:marTop w:val="0"/>
      <w:marBottom w:val="0"/>
      <w:divBdr>
        <w:top w:val="none" w:sz="0" w:space="0" w:color="auto"/>
        <w:left w:val="none" w:sz="0" w:space="0" w:color="auto"/>
        <w:bottom w:val="none" w:sz="0" w:space="0" w:color="auto"/>
        <w:right w:val="none" w:sz="0" w:space="0" w:color="auto"/>
      </w:divBdr>
    </w:div>
    <w:div w:id="895319397">
      <w:bodyDiv w:val="1"/>
      <w:marLeft w:val="0"/>
      <w:marRight w:val="0"/>
      <w:marTop w:val="0"/>
      <w:marBottom w:val="0"/>
      <w:divBdr>
        <w:top w:val="none" w:sz="0" w:space="0" w:color="auto"/>
        <w:left w:val="none" w:sz="0" w:space="0" w:color="auto"/>
        <w:bottom w:val="none" w:sz="0" w:space="0" w:color="auto"/>
        <w:right w:val="none" w:sz="0" w:space="0" w:color="auto"/>
      </w:divBdr>
      <w:divsChild>
        <w:div w:id="1249458762">
          <w:marLeft w:val="0"/>
          <w:marRight w:val="0"/>
          <w:marTop w:val="0"/>
          <w:marBottom w:val="0"/>
          <w:divBdr>
            <w:top w:val="none" w:sz="0" w:space="0" w:color="auto"/>
            <w:left w:val="none" w:sz="0" w:space="0" w:color="auto"/>
            <w:bottom w:val="none" w:sz="0" w:space="0" w:color="auto"/>
            <w:right w:val="none" w:sz="0" w:space="0" w:color="auto"/>
          </w:divBdr>
          <w:divsChild>
            <w:div w:id="1433011449">
              <w:marLeft w:val="0"/>
              <w:marRight w:val="0"/>
              <w:marTop w:val="0"/>
              <w:marBottom w:val="0"/>
              <w:divBdr>
                <w:top w:val="none" w:sz="0" w:space="0" w:color="auto"/>
                <w:left w:val="none" w:sz="0" w:space="0" w:color="auto"/>
                <w:bottom w:val="none" w:sz="0" w:space="0" w:color="auto"/>
                <w:right w:val="none" w:sz="0" w:space="0" w:color="auto"/>
              </w:divBdr>
              <w:divsChild>
                <w:div w:id="67073778">
                  <w:marLeft w:val="0"/>
                  <w:marRight w:val="0"/>
                  <w:marTop w:val="0"/>
                  <w:marBottom w:val="0"/>
                  <w:divBdr>
                    <w:top w:val="none" w:sz="0" w:space="0" w:color="auto"/>
                    <w:left w:val="none" w:sz="0" w:space="0" w:color="auto"/>
                    <w:bottom w:val="none" w:sz="0" w:space="0" w:color="auto"/>
                    <w:right w:val="none" w:sz="0" w:space="0" w:color="auto"/>
                  </w:divBdr>
                </w:div>
                <w:div w:id="442653465">
                  <w:marLeft w:val="0"/>
                  <w:marRight w:val="0"/>
                  <w:marTop w:val="0"/>
                  <w:marBottom w:val="0"/>
                  <w:divBdr>
                    <w:top w:val="none" w:sz="0" w:space="0" w:color="auto"/>
                    <w:left w:val="none" w:sz="0" w:space="0" w:color="auto"/>
                    <w:bottom w:val="none" w:sz="0" w:space="0" w:color="auto"/>
                    <w:right w:val="none" w:sz="0" w:space="0" w:color="auto"/>
                  </w:divBdr>
                </w:div>
                <w:div w:id="15385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175800">
      <w:bodyDiv w:val="1"/>
      <w:marLeft w:val="0"/>
      <w:marRight w:val="0"/>
      <w:marTop w:val="0"/>
      <w:marBottom w:val="0"/>
      <w:divBdr>
        <w:top w:val="none" w:sz="0" w:space="0" w:color="auto"/>
        <w:left w:val="none" w:sz="0" w:space="0" w:color="auto"/>
        <w:bottom w:val="none" w:sz="0" w:space="0" w:color="auto"/>
        <w:right w:val="none" w:sz="0" w:space="0" w:color="auto"/>
      </w:divBdr>
    </w:div>
    <w:div w:id="923028488">
      <w:bodyDiv w:val="1"/>
      <w:marLeft w:val="0"/>
      <w:marRight w:val="0"/>
      <w:marTop w:val="0"/>
      <w:marBottom w:val="0"/>
      <w:divBdr>
        <w:top w:val="none" w:sz="0" w:space="0" w:color="auto"/>
        <w:left w:val="none" w:sz="0" w:space="0" w:color="auto"/>
        <w:bottom w:val="none" w:sz="0" w:space="0" w:color="auto"/>
        <w:right w:val="none" w:sz="0" w:space="0" w:color="auto"/>
      </w:divBdr>
      <w:divsChild>
        <w:div w:id="441416344">
          <w:marLeft w:val="0"/>
          <w:marRight w:val="0"/>
          <w:marTop w:val="0"/>
          <w:marBottom w:val="0"/>
          <w:divBdr>
            <w:top w:val="none" w:sz="0" w:space="0" w:color="auto"/>
            <w:left w:val="none" w:sz="0" w:space="0" w:color="auto"/>
            <w:bottom w:val="none" w:sz="0" w:space="0" w:color="auto"/>
            <w:right w:val="none" w:sz="0" w:space="0" w:color="auto"/>
          </w:divBdr>
          <w:divsChild>
            <w:div w:id="6615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2358">
      <w:bodyDiv w:val="1"/>
      <w:marLeft w:val="0"/>
      <w:marRight w:val="0"/>
      <w:marTop w:val="0"/>
      <w:marBottom w:val="0"/>
      <w:divBdr>
        <w:top w:val="none" w:sz="0" w:space="0" w:color="auto"/>
        <w:left w:val="none" w:sz="0" w:space="0" w:color="auto"/>
        <w:bottom w:val="none" w:sz="0" w:space="0" w:color="auto"/>
        <w:right w:val="none" w:sz="0" w:space="0" w:color="auto"/>
      </w:divBdr>
    </w:div>
    <w:div w:id="1082797102">
      <w:bodyDiv w:val="1"/>
      <w:marLeft w:val="0"/>
      <w:marRight w:val="0"/>
      <w:marTop w:val="0"/>
      <w:marBottom w:val="0"/>
      <w:divBdr>
        <w:top w:val="none" w:sz="0" w:space="0" w:color="auto"/>
        <w:left w:val="none" w:sz="0" w:space="0" w:color="auto"/>
        <w:bottom w:val="none" w:sz="0" w:space="0" w:color="auto"/>
        <w:right w:val="none" w:sz="0" w:space="0" w:color="auto"/>
      </w:divBdr>
    </w:div>
    <w:div w:id="1102916719">
      <w:bodyDiv w:val="1"/>
      <w:marLeft w:val="0"/>
      <w:marRight w:val="0"/>
      <w:marTop w:val="0"/>
      <w:marBottom w:val="0"/>
      <w:divBdr>
        <w:top w:val="none" w:sz="0" w:space="0" w:color="auto"/>
        <w:left w:val="none" w:sz="0" w:space="0" w:color="auto"/>
        <w:bottom w:val="none" w:sz="0" w:space="0" w:color="auto"/>
        <w:right w:val="none" w:sz="0" w:space="0" w:color="auto"/>
      </w:divBdr>
    </w:div>
    <w:div w:id="1172836020">
      <w:bodyDiv w:val="1"/>
      <w:marLeft w:val="0"/>
      <w:marRight w:val="0"/>
      <w:marTop w:val="0"/>
      <w:marBottom w:val="0"/>
      <w:divBdr>
        <w:top w:val="none" w:sz="0" w:space="0" w:color="auto"/>
        <w:left w:val="none" w:sz="0" w:space="0" w:color="auto"/>
        <w:bottom w:val="none" w:sz="0" w:space="0" w:color="auto"/>
        <w:right w:val="none" w:sz="0" w:space="0" w:color="auto"/>
      </w:divBdr>
    </w:div>
    <w:div w:id="1186141170">
      <w:bodyDiv w:val="1"/>
      <w:marLeft w:val="0"/>
      <w:marRight w:val="0"/>
      <w:marTop w:val="0"/>
      <w:marBottom w:val="0"/>
      <w:divBdr>
        <w:top w:val="none" w:sz="0" w:space="0" w:color="auto"/>
        <w:left w:val="none" w:sz="0" w:space="0" w:color="auto"/>
        <w:bottom w:val="none" w:sz="0" w:space="0" w:color="auto"/>
        <w:right w:val="none" w:sz="0" w:space="0" w:color="auto"/>
      </w:divBdr>
    </w:div>
    <w:div w:id="1241984094">
      <w:bodyDiv w:val="1"/>
      <w:marLeft w:val="0"/>
      <w:marRight w:val="0"/>
      <w:marTop w:val="0"/>
      <w:marBottom w:val="0"/>
      <w:divBdr>
        <w:top w:val="none" w:sz="0" w:space="0" w:color="auto"/>
        <w:left w:val="none" w:sz="0" w:space="0" w:color="auto"/>
        <w:bottom w:val="none" w:sz="0" w:space="0" w:color="auto"/>
        <w:right w:val="none" w:sz="0" w:space="0" w:color="auto"/>
      </w:divBdr>
    </w:div>
    <w:div w:id="1639845647">
      <w:bodyDiv w:val="1"/>
      <w:marLeft w:val="0"/>
      <w:marRight w:val="0"/>
      <w:marTop w:val="0"/>
      <w:marBottom w:val="0"/>
      <w:divBdr>
        <w:top w:val="none" w:sz="0" w:space="0" w:color="auto"/>
        <w:left w:val="none" w:sz="0" w:space="0" w:color="auto"/>
        <w:bottom w:val="none" w:sz="0" w:space="0" w:color="auto"/>
        <w:right w:val="none" w:sz="0" w:space="0" w:color="auto"/>
      </w:divBdr>
    </w:div>
    <w:div w:id="1647540061">
      <w:bodyDiv w:val="1"/>
      <w:marLeft w:val="0"/>
      <w:marRight w:val="0"/>
      <w:marTop w:val="0"/>
      <w:marBottom w:val="0"/>
      <w:divBdr>
        <w:top w:val="none" w:sz="0" w:space="0" w:color="auto"/>
        <w:left w:val="none" w:sz="0" w:space="0" w:color="auto"/>
        <w:bottom w:val="none" w:sz="0" w:space="0" w:color="auto"/>
        <w:right w:val="none" w:sz="0" w:space="0" w:color="auto"/>
      </w:divBdr>
    </w:div>
    <w:div w:id="1656372408">
      <w:bodyDiv w:val="1"/>
      <w:marLeft w:val="0"/>
      <w:marRight w:val="0"/>
      <w:marTop w:val="0"/>
      <w:marBottom w:val="0"/>
      <w:divBdr>
        <w:top w:val="none" w:sz="0" w:space="0" w:color="auto"/>
        <w:left w:val="none" w:sz="0" w:space="0" w:color="auto"/>
        <w:bottom w:val="none" w:sz="0" w:space="0" w:color="auto"/>
        <w:right w:val="none" w:sz="0" w:space="0" w:color="auto"/>
      </w:divBdr>
      <w:divsChild>
        <w:div w:id="211620961">
          <w:marLeft w:val="0"/>
          <w:marRight w:val="0"/>
          <w:marTop w:val="0"/>
          <w:marBottom w:val="0"/>
          <w:divBdr>
            <w:top w:val="none" w:sz="0" w:space="0" w:color="auto"/>
            <w:left w:val="none" w:sz="0" w:space="0" w:color="auto"/>
            <w:bottom w:val="none" w:sz="0" w:space="0" w:color="auto"/>
            <w:right w:val="none" w:sz="0" w:space="0" w:color="auto"/>
          </w:divBdr>
          <w:divsChild>
            <w:div w:id="15078468">
              <w:marLeft w:val="0"/>
              <w:marRight w:val="0"/>
              <w:marTop w:val="0"/>
              <w:marBottom w:val="0"/>
              <w:divBdr>
                <w:top w:val="none" w:sz="0" w:space="0" w:color="auto"/>
                <w:left w:val="none" w:sz="0" w:space="0" w:color="auto"/>
                <w:bottom w:val="none" w:sz="0" w:space="0" w:color="auto"/>
                <w:right w:val="none" w:sz="0" w:space="0" w:color="auto"/>
              </w:divBdr>
              <w:divsChild>
                <w:div w:id="1184787492">
                  <w:marLeft w:val="0"/>
                  <w:marRight w:val="0"/>
                  <w:marTop w:val="0"/>
                  <w:marBottom w:val="0"/>
                  <w:divBdr>
                    <w:top w:val="none" w:sz="0" w:space="0" w:color="auto"/>
                    <w:left w:val="none" w:sz="0" w:space="0" w:color="auto"/>
                    <w:bottom w:val="none" w:sz="0" w:space="0" w:color="auto"/>
                    <w:right w:val="none" w:sz="0" w:space="0" w:color="auto"/>
                  </w:divBdr>
                </w:div>
                <w:div w:id="1418793381">
                  <w:marLeft w:val="0"/>
                  <w:marRight w:val="0"/>
                  <w:marTop w:val="0"/>
                  <w:marBottom w:val="0"/>
                  <w:divBdr>
                    <w:top w:val="none" w:sz="0" w:space="0" w:color="auto"/>
                    <w:left w:val="none" w:sz="0" w:space="0" w:color="auto"/>
                    <w:bottom w:val="none" w:sz="0" w:space="0" w:color="auto"/>
                    <w:right w:val="none" w:sz="0" w:space="0" w:color="auto"/>
                  </w:divBdr>
                </w:div>
                <w:div w:id="19526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528293">
      <w:bodyDiv w:val="1"/>
      <w:marLeft w:val="0"/>
      <w:marRight w:val="0"/>
      <w:marTop w:val="0"/>
      <w:marBottom w:val="0"/>
      <w:divBdr>
        <w:top w:val="none" w:sz="0" w:space="0" w:color="auto"/>
        <w:left w:val="none" w:sz="0" w:space="0" w:color="auto"/>
        <w:bottom w:val="none" w:sz="0" w:space="0" w:color="auto"/>
        <w:right w:val="none" w:sz="0" w:space="0" w:color="auto"/>
      </w:divBdr>
    </w:div>
    <w:div w:id="1785884300">
      <w:bodyDiv w:val="1"/>
      <w:marLeft w:val="0"/>
      <w:marRight w:val="0"/>
      <w:marTop w:val="0"/>
      <w:marBottom w:val="0"/>
      <w:divBdr>
        <w:top w:val="none" w:sz="0" w:space="0" w:color="auto"/>
        <w:left w:val="none" w:sz="0" w:space="0" w:color="auto"/>
        <w:bottom w:val="none" w:sz="0" w:space="0" w:color="auto"/>
        <w:right w:val="none" w:sz="0" w:space="0" w:color="auto"/>
      </w:divBdr>
    </w:div>
    <w:div w:id="1978752338">
      <w:bodyDiv w:val="1"/>
      <w:marLeft w:val="0"/>
      <w:marRight w:val="0"/>
      <w:marTop w:val="0"/>
      <w:marBottom w:val="0"/>
      <w:divBdr>
        <w:top w:val="none" w:sz="0" w:space="0" w:color="auto"/>
        <w:left w:val="none" w:sz="0" w:space="0" w:color="auto"/>
        <w:bottom w:val="none" w:sz="0" w:space="0" w:color="auto"/>
        <w:right w:val="none" w:sz="0" w:space="0" w:color="auto"/>
      </w:divBdr>
    </w:div>
    <w:div w:id="2020496869">
      <w:bodyDiv w:val="1"/>
      <w:marLeft w:val="0"/>
      <w:marRight w:val="0"/>
      <w:marTop w:val="0"/>
      <w:marBottom w:val="0"/>
      <w:divBdr>
        <w:top w:val="none" w:sz="0" w:space="0" w:color="auto"/>
        <w:left w:val="none" w:sz="0" w:space="0" w:color="auto"/>
        <w:bottom w:val="none" w:sz="0" w:space="0" w:color="auto"/>
        <w:right w:val="none" w:sz="0" w:space="0" w:color="auto"/>
      </w:divBdr>
      <w:divsChild>
        <w:div w:id="1225531060">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image" Target="media/image5.jpe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package" Target="embeddings/Microsoft_Word_Document.docx"/><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emf"/><Relationship Id="rId10" Type="http://schemas.openxmlformats.org/officeDocument/2006/relationships/comments" Target="comments.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51211-7AD8-46DC-B030-CD99D818E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43</Pages>
  <Words>9223</Words>
  <Characters>52576</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Ласаева Анна</dc:creator>
  <cp:keywords/>
  <dc:description/>
  <cp:lastModifiedBy>Виталий Жидков</cp:lastModifiedBy>
  <cp:revision>5</cp:revision>
  <dcterms:created xsi:type="dcterms:W3CDTF">2026-07-13T12:28:00Z</dcterms:created>
  <dcterms:modified xsi:type="dcterms:W3CDTF">2026-07-14T05:28:00Z</dcterms:modified>
</cp:coreProperties>
</file>